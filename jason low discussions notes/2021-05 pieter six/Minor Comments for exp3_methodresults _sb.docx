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AE571A" w14:textId="57DF8C93" w:rsidR="00D60F5C" w:rsidRDefault="00D60F5C">
      <w:pPr>
        <w:rPr>
          <w:rFonts w:ascii="Times New Roman" w:hAnsi="Times New Roman" w:cs="Times New Roman"/>
          <w:i/>
          <w:iCs/>
          <w:sz w:val="24"/>
          <w:szCs w:val="24"/>
        </w:rPr>
      </w:pPr>
      <w:bookmarkStart w:id="0" w:name="_Hlk70935940"/>
      <w:bookmarkEnd w:id="0"/>
      <w:r>
        <w:rPr>
          <w:rFonts w:ascii="Times New Roman" w:hAnsi="Times New Roman" w:cs="Times New Roman"/>
          <w:i/>
          <w:iCs/>
          <w:sz w:val="24"/>
          <w:szCs w:val="24"/>
        </w:rPr>
        <w:t>1. Methods</w:t>
      </w:r>
    </w:p>
    <w:p w14:paraId="3620BBBE" w14:textId="77777777" w:rsidR="00AD1147" w:rsidRDefault="00AD1147">
      <w:pPr>
        <w:rPr>
          <w:rFonts w:ascii="Times New Roman" w:hAnsi="Times New Roman" w:cs="Times New Roman"/>
          <w:i/>
          <w:iCs/>
          <w:sz w:val="24"/>
          <w:szCs w:val="24"/>
        </w:rPr>
      </w:pPr>
    </w:p>
    <w:p w14:paraId="4DA6B619" w14:textId="1E009A30" w:rsidR="00D60F5C" w:rsidRDefault="00A92C42">
      <w:pPr>
        <w:rPr>
          <w:rFonts w:ascii="Times New Roman" w:hAnsi="Times New Roman" w:cs="Times New Roman"/>
          <w:i/>
          <w:iCs/>
          <w:sz w:val="24"/>
          <w:szCs w:val="24"/>
        </w:rPr>
      </w:pPr>
      <w:r>
        <w:rPr>
          <w:rFonts w:ascii="Times New Roman" w:hAnsi="Times New Roman" w:cs="Times New Roman"/>
          <w:i/>
          <w:iCs/>
          <w:sz w:val="24"/>
          <w:szCs w:val="24"/>
        </w:rPr>
        <w:t>1.1 Participants</w:t>
      </w:r>
    </w:p>
    <w:p w14:paraId="073113C3" w14:textId="13790A2F" w:rsidR="003A6240" w:rsidRDefault="00512FD4" w:rsidP="003A624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After data cleaning</w:t>
      </w:r>
      <w:r w:rsidR="00DF495E">
        <w:rPr>
          <w:rFonts w:ascii="Times New Roman" w:hAnsi="Times New Roman" w:cs="Times New Roman"/>
          <w:sz w:val="24"/>
          <w:szCs w:val="24"/>
        </w:rPr>
        <w:t xml:space="preserve"> (see below, 1.4)</w:t>
      </w:r>
      <w:r>
        <w:rPr>
          <w:rFonts w:ascii="Times New Roman" w:hAnsi="Times New Roman" w:cs="Times New Roman"/>
          <w:sz w:val="24"/>
          <w:szCs w:val="24"/>
        </w:rPr>
        <w:t xml:space="preserve">, the total number of participants was </w:t>
      </w:r>
      <w:r>
        <w:rPr>
          <w:rFonts w:ascii="Times New Roman" w:hAnsi="Times New Roman" w:cs="Times New Roman"/>
          <w:i/>
          <w:iCs/>
          <w:sz w:val="24"/>
          <w:szCs w:val="24"/>
        </w:rPr>
        <w:t>N</w:t>
      </w:r>
      <w:r>
        <w:rPr>
          <w:rFonts w:ascii="Times New Roman" w:hAnsi="Times New Roman" w:cs="Times New Roman"/>
          <w:sz w:val="24"/>
          <w:szCs w:val="24"/>
        </w:rPr>
        <w:t xml:space="preserve"> = 4</w:t>
      </w:r>
      <w:r w:rsidR="00514029">
        <w:rPr>
          <w:rFonts w:ascii="Times New Roman" w:hAnsi="Times New Roman" w:cs="Times New Roman"/>
          <w:sz w:val="24"/>
          <w:szCs w:val="24"/>
        </w:rPr>
        <w:t>8</w:t>
      </w:r>
      <w:r>
        <w:rPr>
          <w:rFonts w:ascii="Times New Roman" w:hAnsi="Times New Roman" w:cs="Times New Roman"/>
          <w:sz w:val="24"/>
          <w:szCs w:val="24"/>
        </w:rPr>
        <w:t xml:space="preserve"> </w:t>
      </w:r>
      <w:r w:rsidR="00406374">
        <w:rPr>
          <w:rFonts w:ascii="Times New Roman" w:hAnsi="Times New Roman" w:cs="Times New Roman"/>
          <w:sz w:val="24"/>
          <w:szCs w:val="24"/>
        </w:rPr>
        <w:t xml:space="preserve">(Mean age = 19.4, SD = </w:t>
      </w:r>
      <w:r w:rsidR="00265492">
        <w:rPr>
          <w:rFonts w:ascii="Times New Roman" w:hAnsi="Times New Roman" w:cs="Times New Roman"/>
          <w:sz w:val="24"/>
          <w:szCs w:val="24"/>
        </w:rPr>
        <w:t>1.9</w:t>
      </w:r>
      <w:r w:rsidR="00CA0345">
        <w:rPr>
          <w:rFonts w:ascii="Times New Roman" w:hAnsi="Times New Roman" w:cs="Times New Roman"/>
          <w:sz w:val="24"/>
          <w:szCs w:val="24"/>
        </w:rPr>
        <w:t>76</w:t>
      </w:r>
      <w:r w:rsidR="00265492">
        <w:rPr>
          <w:rFonts w:ascii="Times New Roman" w:hAnsi="Times New Roman" w:cs="Times New Roman"/>
          <w:sz w:val="24"/>
          <w:szCs w:val="24"/>
        </w:rPr>
        <w:t>, 3</w:t>
      </w:r>
      <w:r w:rsidR="0033136D">
        <w:rPr>
          <w:rFonts w:ascii="Times New Roman" w:hAnsi="Times New Roman" w:cs="Times New Roman"/>
          <w:sz w:val="24"/>
          <w:szCs w:val="24"/>
        </w:rPr>
        <w:t>7</w:t>
      </w:r>
      <w:r w:rsidR="00265492">
        <w:rPr>
          <w:rFonts w:ascii="Times New Roman" w:hAnsi="Times New Roman" w:cs="Times New Roman"/>
          <w:sz w:val="24"/>
          <w:szCs w:val="24"/>
        </w:rPr>
        <w:t xml:space="preserve"> female, 11 male, 0 other).</w:t>
      </w:r>
      <w:r w:rsidR="003A6240">
        <w:rPr>
          <w:rFonts w:ascii="Times New Roman" w:hAnsi="Times New Roman" w:cs="Times New Roman"/>
          <w:sz w:val="24"/>
          <w:szCs w:val="24"/>
        </w:rPr>
        <w:t xml:space="preserve"> </w:t>
      </w:r>
      <w:r w:rsidR="00AA5ADA">
        <w:rPr>
          <w:rFonts w:ascii="Times New Roman" w:hAnsi="Times New Roman" w:cs="Times New Roman"/>
          <w:sz w:val="24"/>
          <w:szCs w:val="24"/>
        </w:rPr>
        <w:t xml:space="preserve"> Due to external circumstances (COVID-19) the groups were slightly unbalanced, with 20 participants in the baseline group and 2</w:t>
      </w:r>
      <w:r w:rsidR="002F0C26">
        <w:rPr>
          <w:rFonts w:ascii="Times New Roman" w:hAnsi="Times New Roman" w:cs="Times New Roman"/>
          <w:sz w:val="24"/>
          <w:szCs w:val="24"/>
        </w:rPr>
        <w:t>8</w:t>
      </w:r>
      <w:r w:rsidR="00AA5ADA">
        <w:rPr>
          <w:rFonts w:ascii="Times New Roman" w:hAnsi="Times New Roman" w:cs="Times New Roman"/>
          <w:sz w:val="24"/>
          <w:szCs w:val="24"/>
        </w:rPr>
        <w:t xml:space="preserve"> participants in the mind-tied group. </w:t>
      </w:r>
      <w:r w:rsidR="003A6240">
        <w:rPr>
          <w:rFonts w:ascii="Times New Roman" w:hAnsi="Times New Roman" w:cs="Times New Roman"/>
          <w:sz w:val="24"/>
          <w:szCs w:val="24"/>
        </w:rPr>
        <w:t>All provided informed consent and had normal to corrected vision, and no history of any neurological pathology. The experimental procedure received ethical approval from the Victoria University of Wellington School of Psychology Human Ethics Committee.</w:t>
      </w:r>
    </w:p>
    <w:p w14:paraId="25887648" w14:textId="7F2E6D63" w:rsidR="003B251A" w:rsidRDefault="003B251A" w:rsidP="003A6240">
      <w:pPr>
        <w:autoSpaceDE w:val="0"/>
        <w:autoSpaceDN w:val="0"/>
        <w:adjustRightInd w:val="0"/>
        <w:spacing w:after="0" w:line="360" w:lineRule="auto"/>
        <w:jc w:val="both"/>
        <w:rPr>
          <w:rFonts w:ascii="Times New Roman" w:hAnsi="Times New Roman" w:cs="Times New Roman"/>
          <w:sz w:val="24"/>
          <w:szCs w:val="24"/>
        </w:rPr>
      </w:pPr>
    </w:p>
    <w:p w14:paraId="09EF213C" w14:textId="7C327347" w:rsidR="003B251A" w:rsidRDefault="003B251A" w:rsidP="003B251A">
      <w:pPr>
        <w:autoSpaceDE w:val="0"/>
        <w:autoSpaceDN w:val="0"/>
        <w:adjustRightInd w:val="0"/>
        <w:spacing w:after="0" w:line="360" w:lineRule="auto"/>
        <w:jc w:val="both"/>
        <w:rPr>
          <w:rFonts w:ascii="Times New Roman" w:hAnsi="Times New Roman" w:cs="Times New Roman"/>
          <w:bCs/>
          <w:i/>
          <w:iCs/>
          <w:sz w:val="24"/>
          <w:szCs w:val="24"/>
        </w:rPr>
      </w:pPr>
      <w:r w:rsidRPr="009474AF">
        <w:rPr>
          <w:rFonts w:ascii="Times New Roman" w:hAnsi="Times New Roman" w:cs="Times New Roman"/>
          <w:bCs/>
          <w:i/>
          <w:iCs/>
          <w:sz w:val="24"/>
          <w:szCs w:val="24"/>
        </w:rPr>
        <w:t>1.2</w:t>
      </w:r>
      <w:r>
        <w:rPr>
          <w:rFonts w:ascii="Times New Roman" w:hAnsi="Times New Roman" w:cs="Times New Roman"/>
          <w:bCs/>
          <w:i/>
          <w:iCs/>
          <w:sz w:val="24"/>
          <w:szCs w:val="24"/>
        </w:rPr>
        <w:t>.</w:t>
      </w:r>
      <w:r w:rsidRPr="009474AF">
        <w:rPr>
          <w:rFonts w:ascii="Times New Roman" w:hAnsi="Times New Roman" w:cs="Times New Roman"/>
          <w:bCs/>
          <w:i/>
          <w:iCs/>
          <w:sz w:val="24"/>
          <w:szCs w:val="24"/>
        </w:rPr>
        <w:t xml:space="preserve"> Stimuli and Apparatus</w:t>
      </w:r>
    </w:p>
    <w:p w14:paraId="3BCE3074" w14:textId="7CD6ABDB" w:rsidR="009B408C" w:rsidRDefault="009B408C" w:rsidP="003B251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eye-tracking setup was analogous to previous experiments. We also used the same video stimuli as in previous experiments. However, in contrast to previous experiments the videos were cut off right before the hand appeared out of the occluder.</w:t>
      </w:r>
      <w:r w:rsidR="001D6B29">
        <w:rPr>
          <w:rFonts w:ascii="Times New Roman" w:hAnsi="Times New Roman" w:cs="Times New Roman"/>
          <w:sz w:val="24"/>
          <w:szCs w:val="24"/>
        </w:rPr>
        <w:t xml:space="preserve"> This was done by ending the video loop 8 frames prior to the “hand appearing” event in each video.</w:t>
      </w:r>
    </w:p>
    <w:p w14:paraId="528BE8F8" w14:textId="77777777" w:rsidR="00366F56" w:rsidRDefault="00366F56" w:rsidP="003B251A">
      <w:pPr>
        <w:autoSpaceDE w:val="0"/>
        <w:autoSpaceDN w:val="0"/>
        <w:adjustRightInd w:val="0"/>
        <w:spacing w:after="0" w:line="360" w:lineRule="auto"/>
        <w:jc w:val="both"/>
        <w:rPr>
          <w:rFonts w:ascii="Times New Roman" w:hAnsi="Times New Roman" w:cs="Times New Roman"/>
          <w:sz w:val="24"/>
          <w:szCs w:val="24"/>
        </w:rPr>
      </w:pPr>
    </w:p>
    <w:p w14:paraId="4E2CA770" w14:textId="5C754809" w:rsidR="00EA1EA4" w:rsidRDefault="00EA1EA4" w:rsidP="003B251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Unlike previous experiments, this experiment featured a question prompt after each trial upon participants were asked to respond vocally.</w:t>
      </w:r>
      <w:r w:rsidR="0010222D">
        <w:rPr>
          <w:rFonts w:ascii="Times New Roman" w:hAnsi="Times New Roman" w:cs="Times New Roman"/>
          <w:sz w:val="24"/>
          <w:szCs w:val="24"/>
        </w:rPr>
        <w:t xml:space="preserve"> This was the case for both experimental conditions.</w:t>
      </w:r>
      <w:r>
        <w:rPr>
          <w:rFonts w:ascii="Times New Roman" w:hAnsi="Times New Roman" w:cs="Times New Roman"/>
          <w:sz w:val="24"/>
          <w:szCs w:val="24"/>
        </w:rPr>
        <w:t xml:space="preserve"> Answers were recorded using a </w:t>
      </w:r>
      <w:r w:rsidRPr="00EA1EA4">
        <w:rPr>
          <w:rFonts w:ascii="Times New Roman" w:hAnsi="Times New Roman" w:cs="Times New Roman"/>
          <w:sz w:val="24"/>
          <w:szCs w:val="24"/>
          <w:highlight w:val="yellow"/>
        </w:rPr>
        <w:t>(insert mic here</w:t>
      </w:r>
      <w:r w:rsidR="003253A7">
        <w:rPr>
          <w:rFonts w:ascii="Times New Roman" w:hAnsi="Times New Roman" w:cs="Times New Roman"/>
          <w:sz w:val="24"/>
          <w:szCs w:val="24"/>
        </w:rPr>
        <w:t>)</w:t>
      </w:r>
      <w:r w:rsidR="00E41A5F">
        <w:rPr>
          <w:rFonts w:ascii="Times New Roman" w:hAnsi="Times New Roman" w:cs="Times New Roman"/>
          <w:sz w:val="24"/>
          <w:szCs w:val="24"/>
        </w:rPr>
        <w:t>, as well as noted down manually by the experimenter</w:t>
      </w:r>
      <w:r>
        <w:rPr>
          <w:rFonts w:ascii="Times New Roman" w:hAnsi="Times New Roman" w:cs="Times New Roman"/>
          <w:sz w:val="24"/>
          <w:szCs w:val="24"/>
        </w:rPr>
        <w:t xml:space="preserve">. </w:t>
      </w:r>
      <w:r w:rsidR="00BF5A77">
        <w:rPr>
          <w:rFonts w:ascii="Times New Roman" w:hAnsi="Times New Roman" w:cs="Times New Roman"/>
          <w:sz w:val="24"/>
          <w:szCs w:val="24"/>
        </w:rPr>
        <w:t xml:space="preserve">The </w:t>
      </w:r>
      <w:r w:rsidR="00EF3BCD">
        <w:rPr>
          <w:rFonts w:ascii="Times New Roman" w:hAnsi="Times New Roman" w:cs="Times New Roman"/>
          <w:sz w:val="24"/>
          <w:szCs w:val="24"/>
        </w:rPr>
        <w:t xml:space="preserve">voice records </w:t>
      </w:r>
      <w:r w:rsidR="00BF5A77">
        <w:rPr>
          <w:rFonts w:ascii="Times New Roman" w:hAnsi="Times New Roman" w:cs="Times New Roman"/>
          <w:sz w:val="24"/>
          <w:szCs w:val="24"/>
        </w:rPr>
        <w:t>were</w:t>
      </w:r>
      <w:r w:rsidR="007B428D">
        <w:rPr>
          <w:rFonts w:ascii="Times New Roman" w:hAnsi="Times New Roman" w:cs="Times New Roman"/>
          <w:sz w:val="24"/>
          <w:szCs w:val="24"/>
        </w:rPr>
        <w:t xml:space="preserve"> stored and</w:t>
      </w:r>
      <w:r w:rsidR="00BF5A77">
        <w:rPr>
          <w:rFonts w:ascii="Times New Roman" w:hAnsi="Times New Roman" w:cs="Times New Roman"/>
          <w:sz w:val="24"/>
          <w:szCs w:val="24"/>
        </w:rPr>
        <w:t xml:space="preserve"> analysed off-line after the main experiment sequence was completed using Google voice recognition software.</w:t>
      </w:r>
    </w:p>
    <w:p w14:paraId="1A596839" w14:textId="77777777" w:rsidR="00366F56" w:rsidRDefault="00366F56" w:rsidP="003B251A">
      <w:pPr>
        <w:autoSpaceDE w:val="0"/>
        <w:autoSpaceDN w:val="0"/>
        <w:adjustRightInd w:val="0"/>
        <w:spacing w:after="0" w:line="360" w:lineRule="auto"/>
        <w:jc w:val="both"/>
        <w:rPr>
          <w:rFonts w:ascii="Times New Roman" w:hAnsi="Times New Roman" w:cs="Times New Roman"/>
          <w:sz w:val="24"/>
          <w:szCs w:val="24"/>
        </w:rPr>
      </w:pPr>
    </w:p>
    <w:p w14:paraId="3560885F" w14:textId="249BD7FA" w:rsidR="00E45842" w:rsidRPr="009B408C" w:rsidRDefault="00AC5EA3" w:rsidP="003B251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w:t>
      </w:r>
      <w:r w:rsidR="00E45842">
        <w:rPr>
          <w:rFonts w:ascii="Times New Roman" w:hAnsi="Times New Roman" w:cs="Times New Roman"/>
          <w:sz w:val="24"/>
          <w:szCs w:val="24"/>
        </w:rPr>
        <w:t>n the mind-tied group</w:t>
      </w:r>
      <w:r w:rsidR="008D3913">
        <w:rPr>
          <w:rFonts w:ascii="Times New Roman" w:hAnsi="Times New Roman" w:cs="Times New Roman"/>
          <w:sz w:val="24"/>
          <w:szCs w:val="24"/>
        </w:rPr>
        <w:t>, this experiment also included a secondary task</w:t>
      </w:r>
      <w:r w:rsidR="00E45842">
        <w:rPr>
          <w:rFonts w:ascii="Times New Roman" w:hAnsi="Times New Roman" w:cs="Times New Roman"/>
          <w:sz w:val="24"/>
          <w:szCs w:val="24"/>
        </w:rPr>
        <w:t>.</w:t>
      </w:r>
      <w:r w:rsidR="00E52142">
        <w:rPr>
          <w:rFonts w:ascii="Times New Roman" w:hAnsi="Times New Roman" w:cs="Times New Roman"/>
          <w:sz w:val="24"/>
          <w:szCs w:val="24"/>
        </w:rPr>
        <w:t xml:space="preserve"> </w:t>
      </w:r>
      <w:r w:rsidR="00E06D4B">
        <w:rPr>
          <w:rFonts w:ascii="Times New Roman" w:hAnsi="Times New Roman" w:cs="Times New Roman"/>
          <w:sz w:val="24"/>
          <w:szCs w:val="24"/>
        </w:rPr>
        <w:t>The point of this task was to exert cognitive load upon the participants during the measurement period of the experimental trials</w:t>
      </w:r>
      <w:r w:rsidR="00100519">
        <w:rPr>
          <w:rFonts w:ascii="Times New Roman" w:hAnsi="Times New Roman" w:cs="Times New Roman"/>
          <w:sz w:val="24"/>
          <w:szCs w:val="24"/>
        </w:rPr>
        <w:t>. The task consisted of an auditory discrimination task</w:t>
      </w:r>
      <w:r w:rsidR="00E06D4B">
        <w:rPr>
          <w:rFonts w:ascii="Times New Roman" w:hAnsi="Times New Roman" w:cs="Times New Roman"/>
          <w:sz w:val="24"/>
          <w:szCs w:val="24"/>
        </w:rPr>
        <w:t xml:space="preserve"> (see 1.3). </w:t>
      </w:r>
      <w:r w:rsidR="00E52142">
        <w:rPr>
          <w:rFonts w:ascii="Times New Roman" w:hAnsi="Times New Roman" w:cs="Times New Roman"/>
          <w:sz w:val="24"/>
          <w:szCs w:val="24"/>
        </w:rPr>
        <w:t xml:space="preserve">Tones consisted of two 30 ms segments of a simple sine wave sampled at either 800 or 1200 ms. </w:t>
      </w:r>
      <w:r w:rsidR="004D77E1">
        <w:rPr>
          <w:rFonts w:ascii="Times New Roman" w:hAnsi="Times New Roman" w:cs="Times New Roman"/>
          <w:sz w:val="24"/>
          <w:szCs w:val="24"/>
        </w:rPr>
        <w:t>T</w:t>
      </w:r>
      <w:r w:rsidR="000248F9">
        <w:rPr>
          <w:rFonts w:ascii="Times New Roman" w:hAnsi="Times New Roman" w:cs="Times New Roman"/>
          <w:sz w:val="24"/>
          <w:szCs w:val="24"/>
        </w:rPr>
        <w:t>ones were offset with 2</w:t>
      </w:r>
      <w:r w:rsidR="00063F12">
        <w:rPr>
          <w:rFonts w:ascii="Times New Roman" w:hAnsi="Times New Roman" w:cs="Times New Roman"/>
          <w:sz w:val="24"/>
          <w:szCs w:val="24"/>
        </w:rPr>
        <w:t>66</w:t>
      </w:r>
      <w:r w:rsidR="000248F9">
        <w:rPr>
          <w:rFonts w:ascii="Times New Roman" w:hAnsi="Times New Roman" w:cs="Times New Roman"/>
          <w:sz w:val="24"/>
          <w:szCs w:val="24"/>
        </w:rPr>
        <w:t xml:space="preserve"> ms. </w:t>
      </w:r>
      <w:r w:rsidR="00E52142">
        <w:rPr>
          <w:rFonts w:ascii="Times New Roman" w:hAnsi="Times New Roman" w:cs="Times New Roman"/>
          <w:sz w:val="24"/>
          <w:szCs w:val="24"/>
        </w:rPr>
        <w:t>The tones were selected at random, in counter-balanced fashion</w:t>
      </w:r>
      <w:ins w:id="1" w:author="Jason Low" w:date="2021-05-19T12:36:00Z">
        <w:r w:rsidR="006D67DA">
          <w:rPr>
            <w:rFonts w:ascii="Times New Roman" w:hAnsi="Times New Roman" w:cs="Times New Roman"/>
            <w:sz w:val="24"/>
            <w:szCs w:val="24"/>
            <w:lang w:val="en-NZ"/>
          </w:rPr>
          <w:t xml:space="preserve"> (</w:t>
        </w:r>
      </w:ins>
      <w:del w:id="2" w:author="Jason Low" w:date="2021-05-19T12:36:00Z">
        <w:r w:rsidR="00E52142" w:rsidDel="006D67DA">
          <w:rPr>
            <w:rFonts w:ascii="Times New Roman" w:hAnsi="Times New Roman" w:cs="Times New Roman"/>
            <w:sz w:val="24"/>
            <w:szCs w:val="24"/>
          </w:rPr>
          <w:delText xml:space="preserve">. </w:delText>
        </w:r>
      </w:del>
      <w:ins w:id="3" w:author="Jason Low" w:date="2021-05-19T12:36:00Z">
        <w:r w:rsidR="006D67DA">
          <w:rPr>
            <w:rFonts w:ascii="Times New Roman" w:hAnsi="Times New Roman" w:cs="Times New Roman"/>
            <w:sz w:val="24"/>
            <w:szCs w:val="24"/>
            <w:lang w:val="en-NZ"/>
          </w:rPr>
          <w:t>i</w:t>
        </w:r>
      </w:ins>
      <w:del w:id="4" w:author="Jason Low" w:date="2021-05-19T12:36:00Z">
        <w:r w:rsidR="00E52142" w:rsidDel="006D67DA">
          <w:rPr>
            <w:rFonts w:ascii="Times New Roman" w:hAnsi="Times New Roman" w:cs="Times New Roman"/>
            <w:sz w:val="24"/>
            <w:szCs w:val="24"/>
          </w:rPr>
          <w:delText>I</w:delText>
        </w:r>
      </w:del>
      <w:r w:rsidR="00E52142">
        <w:rPr>
          <w:rFonts w:ascii="Times New Roman" w:hAnsi="Times New Roman" w:cs="Times New Roman"/>
          <w:sz w:val="24"/>
          <w:szCs w:val="24"/>
        </w:rPr>
        <w:t>.e., in 50% of cases the tones would match, in the other 50% of cases they would be different</w:t>
      </w:r>
      <w:ins w:id="5" w:author="Jason Low" w:date="2021-05-19T12:36:00Z">
        <w:r w:rsidR="006D67DA">
          <w:rPr>
            <w:rFonts w:ascii="Times New Roman" w:hAnsi="Times New Roman" w:cs="Times New Roman"/>
            <w:sz w:val="24"/>
            <w:szCs w:val="24"/>
            <w:lang w:val="en-NZ"/>
          </w:rPr>
          <w:t>)</w:t>
        </w:r>
      </w:ins>
      <w:r w:rsidR="00E52142">
        <w:rPr>
          <w:rFonts w:ascii="Times New Roman" w:hAnsi="Times New Roman" w:cs="Times New Roman"/>
          <w:sz w:val="24"/>
          <w:szCs w:val="24"/>
        </w:rPr>
        <w:t>.</w:t>
      </w:r>
    </w:p>
    <w:p w14:paraId="332768E0" w14:textId="1AA60303" w:rsidR="003B251A" w:rsidRDefault="003B251A" w:rsidP="003A6240">
      <w:pPr>
        <w:autoSpaceDE w:val="0"/>
        <w:autoSpaceDN w:val="0"/>
        <w:adjustRightInd w:val="0"/>
        <w:spacing w:after="0" w:line="360" w:lineRule="auto"/>
        <w:jc w:val="both"/>
        <w:rPr>
          <w:rFonts w:ascii="Times New Roman" w:hAnsi="Times New Roman" w:cs="Times New Roman"/>
          <w:sz w:val="24"/>
          <w:szCs w:val="24"/>
        </w:rPr>
      </w:pPr>
    </w:p>
    <w:p w14:paraId="4DE5A161" w14:textId="77777777" w:rsidR="00690F83" w:rsidRDefault="00690F83">
      <w:pPr>
        <w:rPr>
          <w:rFonts w:ascii="Times New Roman" w:hAnsi="Times New Roman" w:cs="Times New Roman"/>
          <w:i/>
          <w:iCs/>
          <w:sz w:val="24"/>
          <w:szCs w:val="24"/>
        </w:rPr>
      </w:pPr>
      <w:r>
        <w:rPr>
          <w:rFonts w:ascii="Times New Roman" w:hAnsi="Times New Roman" w:cs="Times New Roman"/>
          <w:i/>
          <w:iCs/>
          <w:sz w:val="24"/>
          <w:szCs w:val="24"/>
        </w:rPr>
        <w:br w:type="page"/>
      </w:r>
    </w:p>
    <w:p w14:paraId="6DCE570A" w14:textId="567E7F47" w:rsidR="003B251A" w:rsidRDefault="003B251A" w:rsidP="003A6240">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lastRenderedPageBreak/>
        <w:t>1.3 Procedure</w:t>
      </w:r>
    </w:p>
    <w:p w14:paraId="3ADDAF6A" w14:textId="0CF153A9" w:rsidR="00193E56" w:rsidRDefault="00BC2629" w:rsidP="003A624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Up until first calibration of the Eyetracker, the experimental procedure was the same as in previous experiments. However, after the first calibration participants were presented with the instructions for the main body of the experiment</w:t>
      </w:r>
      <w:r w:rsidR="00B868AF">
        <w:rPr>
          <w:rFonts w:ascii="Times New Roman" w:hAnsi="Times New Roman" w:cs="Times New Roman"/>
          <w:sz w:val="24"/>
          <w:szCs w:val="24"/>
        </w:rPr>
        <w:t>, which also introduced the explicit prediction task</w:t>
      </w:r>
      <w:r w:rsidR="006765B1">
        <w:rPr>
          <w:rFonts w:ascii="Times New Roman" w:hAnsi="Times New Roman" w:cs="Times New Roman"/>
          <w:sz w:val="24"/>
          <w:szCs w:val="24"/>
        </w:rPr>
        <w:t xml:space="preserve"> (see below)</w:t>
      </w:r>
      <w:r w:rsidR="00B868AF">
        <w:rPr>
          <w:rFonts w:ascii="Times New Roman" w:hAnsi="Times New Roman" w:cs="Times New Roman"/>
          <w:sz w:val="24"/>
          <w:szCs w:val="24"/>
        </w:rPr>
        <w:t>.</w:t>
      </w:r>
      <w:r w:rsidR="00E341E1">
        <w:rPr>
          <w:rFonts w:ascii="Times New Roman" w:hAnsi="Times New Roman" w:cs="Times New Roman"/>
          <w:sz w:val="24"/>
          <w:szCs w:val="24"/>
        </w:rPr>
        <w:t xml:space="preserve"> In the mind-tied condition, another instruction was added in regards to the tone detection task. That is, participants were instructed to memorise if they thought </w:t>
      </w:r>
      <w:r w:rsidR="00FC11F8">
        <w:rPr>
          <w:rFonts w:ascii="Times New Roman" w:hAnsi="Times New Roman" w:cs="Times New Roman"/>
          <w:sz w:val="24"/>
          <w:szCs w:val="24"/>
        </w:rPr>
        <w:t xml:space="preserve">the tones they heard were the same tone (i.e., the same frequency) or different from each other. We then tested if the participants understood the instructions by having them complete a random test-trial. This test </w:t>
      </w:r>
      <w:r w:rsidR="00034A11">
        <w:rPr>
          <w:rFonts w:ascii="Times New Roman" w:hAnsi="Times New Roman" w:cs="Times New Roman"/>
          <w:sz w:val="24"/>
          <w:szCs w:val="24"/>
        </w:rPr>
        <w:t xml:space="preserve">trial </w:t>
      </w:r>
      <w:r w:rsidR="00FC11F8">
        <w:rPr>
          <w:rFonts w:ascii="Times New Roman" w:hAnsi="Times New Roman" w:cs="Times New Roman"/>
          <w:sz w:val="24"/>
          <w:szCs w:val="24"/>
        </w:rPr>
        <w:t xml:space="preserve">would be repeated (each time </w:t>
      </w:r>
      <w:r w:rsidR="00EC3F2A">
        <w:rPr>
          <w:rFonts w:ascii="Times New Roman" w:hAnsi="Times New Roman" w:cs="Times New Roman"/>
          <w:sz w:val="24"/>
          <w:szCs w:val="24"/>
        </w:rPr>
        <w:t>with</w:t>
      </w:r>
      <w:r w:rsidR="00FC11F8">
        <w:rPr>
          <w:rFonts w:ascii="Times New Roman" w:hAnsi="Times New Roman" w:cs="Times New Roman"/>
          <w:sz w:val="24"/>
          <w:szCs w:val="24"/>
        </w:rPr>
        <w:t xml:space="preserve"> a new random video)</w:t>
      </w:r>
      <w:r w:rsidR="00CF3913">
        <w:rPr>
          <w:rFonts w:ascii="Times New Roman" w:hAnsi="Times New Roman" w:cs="Times New Roman"/>
          <w:sz w:val="24"/>
          <w:szCs w:val="24"/>
        </w:rPr>
        <w:t xml:space="preserve"> until the participants showed sufficient understanding of the tasks.</w:t>
      </w:r>
    </w:p>
    <w:p w14:paraId="387B182E" w14:textId="7DD97568" w:rsidR="007662E6" w:rsidRDefault="007662E6" w:rsidP="003A6240">
      <w:pPr>
        <w:autoSpaceDE w:val="0"/>
        <w:autoSpaceDN w:val="0"/>
        <w:adjustRightInd w:val="0"/>
        <w:spacing w:after="0" w:line="360" w:lineRule="auto"/>
        <w:jc w:val="both"/>
        <w:rPr>
          <w:rFonts w:ascii="Times New Roman" w:hAnsi="Times New Roman" w:cs="Times New Roman"/>
          <w:sz w:val="24"/>
          <w:szCs w:val="24"/>
        </w:rPr>
      </w:pPr>
    </w:p>
    <w:p w14:paraId="1A7A0514" w14:textId="27A1AE05" w:rsidR="00EF6622" w:rsidRDefault="00EF6622" w:rsidP="003A624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 total of 60 trials were displayed in the main section of the experiment. These were divided over 5 blocks of 12 trials each. </w:t>
      </w:r>
      <w:r w:rsidR="00C70C09">
        <w:rPr>
          <w:rFonts w:ascii="Times New Roman" w:hAnsi="Times New Roman" w:cs="Times New Roman"/>
          <w:sz w:val="24"/>
          <w:szCs w:val="24"/>
        </w:rPr>
        <w:t>Per block, we displayed 4 false belief trials with 2 whole hand grip and 2 precision grip trials, 4 true belief trials with 2 whole hand grip and 2 precision grip videos, and 4 no-grip trials, of which 2 were false belief and 2 were true belief (although this is only nominal in this condition</w:t>
      </w:r>
      <w:r w:rsidR="00C74D70">
        <w:rPr>
          <w:rFonts w:ascii="Times New Roman" w:hAnsi="Times New Roman" w:cs="Times New Roman"/>
          <w:sz w:val="24"/>
          <w:szCs w:val="24"/>
        </w:rPr>
        <w:t xml:space="preserve"> as there is no motor information to signal intention of the agent</w:t>
      </w:r>
      <w:r w:rsidR="00C70C09">
        <w:rPr>
          <w:rFonts w:ascii="Times New Roman" w:hAnsi="Times New Roman" w:cs="Times New Roman"/>
          <w:sz w:val="24"/>
          <w:szCs w:val="24"/>
        </w:rPr>
        <w:t>).</w:t>
      </w:r>
      <w:r w:rsidR="00771621">
        <w:rPr>
          <w:rFonts w:ascii="Times New Roman" w:hAnsi="Times New Roman" w:cs="Times New Roman"/>
          <w:sz w:val="24"/>
          <w:szCs w:val="24"/>
        </w:rPr>
        <w:t xml:space="preserve"> Between blocks the participant had an opportunity to disengage from the eye-tracker setup and take a break. </w:t>
      </w:r>
      <w:r w:rsidR="000B5F38">
        <w:rPr>
          <w:rFonts w:ascii="Times New Roman" w:hAnsi="Times New Roman" w:cs="Times New Roman"/>
          <w:sz w:val="24"/>
          <w:szCs w:val="24"/>
        </w:rPr>
        <w:t xml:space="preserve">The </w:t>
      </w:r>
      <w:r w:rsidR="00771621">
        <w:rPr>
          <w:rFonts w:ascii="Times New Roman" w:hAnsi="Times New Roman" w:cs="Times New Roman"/>
          <w:sz w:val="24"/>
          <w:szCs w:val="24"/>
        </w:rPr>
        <w:t>participant could</w:t>
      </w:r>
      <w:r w:rsidR="000B5F38">
        <w:rPr>
          <w:rFonts w:ascii="Times New Roman" w:hAnsi="Times New Roman" w:cs="Times New Roman"/>
          <w:sz w:val="24"/>
          <w:szCs w:val="24"/>
        </w:rPr>
        <w:t xml:space="preserve"> choose when to</w:t>
      </w:r>
      <w:r w:rsidR="00771621">
        <w:rPr>
          <w:rFonts w:ascii="Times New Roman" w:hAnsi="Times New Roman" w:cs="Times New Roman"/>
          <w:sz w:val="24"/>
          <w:szCs w:val="24"/>
        </w:rPr>
        <w:t xml:space="preserve"> resume the experiment.</w:t>
      </w:r>
      <w:r w:rsidR="000B5F38">
        <w:rPr>
          <w:rFonts w:ascii="Times New Roman" w:hAnsi="Times New Roman" w:cs="Times New Roman"/>
          <w:sz w:val="24"/>
          <w:szCs w:val="24"/>
        </w:rPr>
        <w:t xml:space="preserve"> The eye-tracker was recalibrated before a new block of experimental trials was commenced.</w:t>
      </w:r>
    </w:p>
    <w:p w14:paraId="009DBEE0" w14:textId="3EB04EAC" w:rsidR="006F2031" w:rsidRDefault="006F2031" w:rsidP="003A6240">
      <w:pPr>
        <w:autoSpaceDE w:val="0"/>
        <w:autoSpaceDN w:val="0"/>
        <w:adjustRightInd w:val="0"/>
        <w:spacing w:after="0" w:line="360" w:lineRule="auto"/>
        <w:jc w:val="both"/>
        <w:rPr>
          <w:rFonts w:ascii="Times New Roman" w:hAnsi="Times New Roman" w:cs="Times New Roman"/>
          <w:sz w:val="24"/>
          <w:szCs w:val="24"/>
        </w:rPr>
      </w:pPr>
    </w:p>
    <w:p w14:paraId="0CC6F847" w14:textId="479B6088" w:rsidR="006F2031" w:rsidRDefault="006F2031" w:rsidP="003A624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Each trial featured the same videos as in previous experiments, with the notable exception that the video display loops were cut off 8 frames before the hand appeared out of the occluder. A</w:t>
      </w:r>
      <w:r w:rsidR="00BE029E">
        <w:rPr>
          <w:rFonts w:ascii="Times New Roman" w:hAnsi="Times New Roman" w:cs="Times New Roman"/>
          <w:sz w:val="24"/>
          <w:szCs w:val="24"/>
        </w:rPr>
        <w:t>s</w:t>
      </w:r>
      <w:r>
        <w:rPr>
          <w:rFonts w:ascii="Times New Roman" w:hAnsi="Times New Roman" w:cs="Times New Roman"/>
          <w:sz w:val="24"/>
          <w:szCs w:val="24"/>
        </w:rPr>
        <w:t xml:space="preserve"> such, the participants never at any point saw the hand actually reaching for a cup. </w:t>
      </w:r>
      <w:r w:rsidR="00231B0A">
        <w:rPr>
          <w:rFonts w:ascii="Times New Roman" w:hAnsi="Times New Roman" w:cs="Times New Roman"/>
          <w:sz w:val="24"/>
          <w:szCs w:val="24"/>
        </w:rPr>
        <w:t xml:space="preserve">During phases 1 and 2, there was no difference with previous experiments. </w:t>
      </w:r>
      <w:r w:rsidR="00037F8C">
        <w:rPr>
          <w:rFonts w:ascii="Times New Roman" w:hAnsi="Times New Roman" w:cs="Times New Roman"/>
          <w:sz w:val="24"/>
          <w:szCs w:val="24"/>
        </w:rPr>
        <w:t>However, in the mind-tied condition the tones were presented after the fixation arrow disappeared. Specifically, the first sound was displayed 3 frames after the occluder dropped, while the second tone was displayed 11 frames after</w:t>
      </w:r>
      <w:r w:rsidR="00103827">
        <w:rPr>
          <w:rFonts w:ascii="Times New Roman" w:hAnsi="Times New Roman" w:cs="Times New Roman"/>
          <w:sz w:val="24"/>
          <w:szCs w:val="24"/>
        </w:rPr>
        <w:t xml:space="preserve"> this trigger event</w:t>
      </w:r>
      <w:r w:rsidR="00686A45">
        <w:rPr>
          <w:rFonts w:ascii="Times New Roman" w:hAnsi="Times New Roman" w:cs="Times New Roman"/>
          <w:sz w:val="24"/>
          <w:szCs w:val="24"/>
        </w:rPr>
        <w:t xml:space="preserve">. </w:t>
      </w:r>
      <w:r w:rsidR="00266723">
        <w:rPr>
          <w:rFonts w:ascii="Times New Roman" w:hAnsi="Times New Roman" w:cs="Times New Roman"/>
          <w:sz w:val="24"/>
          <w:szCs w:val="24"/>
        </w:rPr>
        <w:t>After the video was over, a prompt appeared with the explicit prediction question.</w:t>
      </w:r>
      <w:r w:rsidR="00CE6EF4">
        <w:rPr>
          <w:rFonts w:ascii="Times New Roman" w:hAnsi="Times New Roman" w:cs="Times New Roman"/>
          <w:sz w:val="24"/>
          <w:szCs w:val="24"/>
        </w:rPr>
        <w:t xml:space="preserve"> Participants had 3 seconds to respond with a vocal “left” or “right”, at normal conversational level. In the mind-tied group, this prompt was followed up with a prompt that asked if the tones they heard were the same or different. Participants responded to this question by a keypress on the keyboard: “S” for “same” and “D” for “different”.</w:t>
      </w:r>
    </w:p>
    <w:p w14:paraId="2DD6D7CF" w14:textId="2621DAB8" w:rsidR="00ED0D29" w:rsidRDefault="00ED0D29" w:rsidP="003A6240">
      <w:pPr>
        <w:autoSpaceDE w:val="0"/>
        <w:autoSpaceDN w:val="0"/>
        <w:adjustRightInd w:val="0"/>
        <w:spacing w:after="0" w:line="360" w:lineRule="auto"/>
        <w:jc w:val="both"/>
        <w:rPr>
          <w:rFonts w:ascii="Times New Roman" w:hAnsi="Times New Roman" w:cs="Times New Roman"/>
          <w:sz w:val="24"/>
          <w:szCs w:val="24"/>
        </w:rPr>
      </w:pPr>
    </w:p>
    <w:p w14:paraId="017B5C99" w14:textId="75BB9637" w:rsidR="00CD5F1F" w:rsidRPr="00C26DAE" w:rsidRDefault="00CD5F1F" w:rsidP="00CD5F1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the final block, we had a short debriefing session. We had the same </w:t>
      </w:r>
      <w:r w:rsidRPr="00FB6E9A">
        <w:rPr>
          <w:rFonts w:ascii="Times New Roman" w:hAnsi="Times New Roman" w:cs="Times New Roman"/>
          <w:sz w:val="24"/>
          <w:szCs w:val="24"/>
        </w:rPr>
        <w:t>two binar</w:t>
      </w:r>
      <w:r>
        <w:rPr>
          <w:rFonts w:ascii="Times New Roman" w:hAnsi="Times New Roman" w:cs="Times New Roman"/>
          <w:sz w:val="24"/>
          <w:szCs w:val="24"/>
        </w:rPr>
        <w:t xml:space="preserve">y response questions (yes/no) as in previous experiments. Specifically, </w:t>
      </w:r>
      <w:commentRangeStart w:id="6"/>
      <w:r w:rsidRPr="006D67DA">
        <w:rPr>
          <w:rFonts w:ascii="Times New Roman" w:hAnsi="Times New Roman" w:cs="Times New Roman"/>
          <w:sz w:val="24"/>
          <w:szCs w:val="24"/>
          <w:highlight w:val="yellow"/>
          <w:rPrChange w:id="7" w:author="Jason Low" w:date="2021-05-19T12:37:00Z">
            <w:rPr>
              <w:rFonts w:ascii="Times New Roman" w:hAnsi="Times New Roman" w:cs="Times New Roman"/>
              <w:sz w:val="24"/>
              <w:szCs w:val="24"/>
            </w:rPr>
          </w:rPrChange>
        </w:rPr>
        <w:t>“When the cups are raised, is the agent able to see the cups?" and "When the cups are lowered, is the agent able to see the cups?"</w:t>
      </w:r>
      <w:r w:rsidR="00C26DAE" w:rsidRPr="006D67DA">
        <w:rPr>
          <w:rFonts w:ascii="Times New Roman" w:hAnsi="Times New Roman" w:cs="Times New Roman"/>
          <w:sz w:val="24"/>
          <w:szCs w:val="24"/>
          <w:highlight w:val="yellow"/>
          <w:rPrChange w:id="8" w:author="Jason Low" w:date="2021-05-19T12:37:00Z">
            <w:rPr>
              <w:rFonts w:ascii="Times New Roman" w:hAnsi="Times New Roman" w:cs="Times New Roman"/>
              <w:sz w:val="24"/>
              <w:szCs w:val="24"/>
            </w:rPr>
          </w:rPrChange>
        </w:rPr>
        <w:t>.</w:t>
      </w:r>
      <w:commentRangeEnd w:id="6"/>
      <w:r w:rsidR="006D67DA">
        <w:rPr>
          <w:rStyle w:val="CommentReference"/>
        </w:rPr>
        <w:commentReference w:id="6"/>
      </w:r>
    </w:p>
    <w:p w14:paraId="019A9E69" w14:textId="06649C42" w:rsidR="00C26DAE" w:rsidRPr="00C26DAE" w:rsidRDefault="00C26DAE" w:rsidP="00CD5F1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We also included a third open ended question: “What made you decide in picking left or right on the prediction task?”.</w:t>
      </w:r>
      <w:r w:rsidR="00357B12">
        <w:rPr>
          <w:rFonts w:ascii="Times New Roman" w:hAnsi="Times New Roman" w:cs="Times New Roman"/>
          <w:sz w:val="24"/>
          <w:szCs w:val="24"/>
        </w:rPr>
        <w:t xml:space="preserve"> If the participant indicated that they based their answer on hand preshaping, we would ask the follow up question: “did you take into account that the agent couldn’t see the cups being swapped?”. Answers were coded by the experimenter based on similarities in participants’ responses. We were of course most interested in responses that indicated that the participants used either the hand preshaping, or the hand preshaping in combination with the agent’s belief state (i.e., if they were aware that the agent could not see the cups being swapped</w:t>
      </w:r>
      <w:ins w:id="9" w:author="Butterfill, Stephen" w:date="2021-05-26T18:24:00Z">
        <w:r w:rsidR="00D17A38">
          <w:rPr>
            <w:rFonts w:ascii="Times New Roman" w:hAnsi="Times New Roman" w:cs="Times New Roman"/>
            <w:sz w:val="24"/>
            <w:szCs w:val="24"/>
          </w:rPr>
          <w:t>)</w:t>
        </w:r>
      </w:ins>
      <w:r w:rsidR="00357B12">
        <w:rPr>
          <w:rFonts w:ascii="Times New Roman" w:hAnsi="Times New Roman" w:cs="Times New Roman"/>
          <w:sz w:val="24"/>
          <w:szCs w:val="24"/>
        </w:rPr>
        <w:t>.</w:t>
      </w:r>
    </w:p>
    <w:p w14:paraId="7BD0995C" w14:textId="749C0EDA" w:rsidR="00ED0D29" w:rsidRPr="00BC2629" w:rsidRDefault="00ED0D29" w:rsidP="003A6240">
      <w:pPr>
        <w:autoSpaceDE w:val="0"/>
        <w:autoSpaceDN w:val="0"/>
        <w:adjustRightInd w:val="0"/>
        <w:spacing w:after="0" w:line="360" w:lineRule="auto"/>
        <w:jc w:val="both"/>
        <w:rPr>
          <w:rFonts w:ascii="Times New Roman" w:hAnsi="Times New Roman" w:cs="Times New Roman"/>
          <w:sz w:val="24"/>
          <w:szCs w:val="24"/>
        </w:rPr>
      </w:pPr>
    </w:p>
    <w:p w14:paraId="1827D711" w14:textId="524AD553" w:rsidR="00A92C42" w:rsidRDefault="00A92C42">
      <w:pPr>
        <w:rPr>
          <w:rFonts w:ascii="Times New Roman" w:hAnsi="Times New Roman" w:cs="Times New Roman"/>
          <w:sz w:val="24"/>
          <w:szCs w:val="24"/>
        </w:rPr>
      </w:pPr>
    </w:p>
    <w:p w14:paraId="1BE6C5AB" w14:textId="706DDC1C" w:rsidR="00177B95" w:rsidRPr="00177B95" w:rsidRDefault="00177B95" w:rsidP="001872D0">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1.4 Data-analysis</w:t>
      </w:r>
    </w:p>
    <w:p w14:paraId="50E90CA2" w14:textId="6B57C07D" w:rsidR="00512FD4" w:rsidRDefault="00FF2047" w:rsidP="001872D0">
      <w:pPr>
        <w:spacing w:line="360" w:lineRule="auto"/>
        <w:jc w:val="both"/>
        <w:rPr>
          <w:rFonts w:ascii="Times New Roman" w:hAnsi="Times New Roman" w:cs="Times New Roman"/>
          <w:sz w:val="24"/>
          <w:szCs w:val="24"/>
        </w:rPr>
      </w:pPr>
      <w:r>
        <w:rPr>
          <w:rFonts w:ascii="Times New Roman" w:hAnsi="Times New Roman" w:cs="Times New Roman"/>
          <w:sz w:val="24"/>
          <w:szCs w:val="24"/>
        </w:rPr>
        <w:t>To a large extent, the methodology we used was analogous to that in previous experiments, with a few exceptions due to differences in design.</w:t>
      </w:r>
      <w:r w:rsidR="001872D0">
        <w:rPr>
          <w:rFonts w:ascii="Times New Roman" w:hAnsi="Times New Roman" w:cs="Times New Roman"/>
          <w:sz w:val="24"/>
          <w:szCs w:val="24"/>
        </w:rPr>
        <w:t xml:space="preserve"> All experimental data (eye-tracking data and behavioural data) were imported into R for analysis.</w:t>
      </w:r>
      <w:r w:rsidR="009E196B">
        <w:rPr>
          <w:rFonts w:ascii="Times New Roman" w:hAnsi="Times New Roman" w:cs="Times New Roman"/>
          <w:sz w:val="24"/>
          <w:szCs w:val="24"/>
        </w:rPr>
        <w:t xml:space="preserve"> </w:t>
      </w:r>
      <w:r w:rsidR="009E196B" w:rsidRPr="006D67DA">
        <w:rPr>
          <w:rFonts w:ascii="Times New Roman" w:hAnsi="Times New Roman" w:cs="Times New Roman"/>
          <w:sz w:val="24"/>
          <w:szCs w:val="24"/>
          <w:highlight w:val="yellow"/>
          <w:rPrChange w:id="10" w:author="Jason Low" w:date="2021-05-19T12:37:00Z">
            <w:rPr>
              <w:rFonts w:ascii="Times New Roman" w:hAnsi="Times New Roman" w:cs="Times New Roman"/>
              <w:sz w:val="24"/>
              <w:szCs w:val="24"/>
            </w:rPr>
          </w:rPrChange>
        </w:rPr>
        <w:t xml:space="preserve">We withheld participants from analysis that had </w:t>
      </w:r>
      <w:r w:rsidR="00D728AB" w:rsidRPr="006D67DA">
        <w:rPr>
          <w:rFonts w:ascii="Times New Roman" w:hAnsi="Times New Roman" w:cs="Times New Roman"/>
          <w:sz w:val="24"/>
          <w:szCs w:val="24"/>
          <w:highlight w:val="yellow"/>
          <w:rPrChange w:id="11" w:author="Jason Low" w:date="2021-05-19T12:37:00Z">
            <w:rPr>
              <w:rFonts w:ascii="Times New Roman" w:hAnsi="Times New Roman" w:cs="Times New Roman"/>
              <w:sz w:val="24"/>
              <w:szCs w:val="24"/>
            </w:rPr>
          </w:rPrChange>
        </w:rPr>
        <w:t>a wrong answer on the essential debrief questions</w:t>
      </w:r>
      <w:r w:rsidR="00D728AB">
        <w:rPr>
          <w:rFonts w:ascii="Times New Roman" w:hAnsi="Times New Roman" w:cs="Times New Roman"/>
          <w:sz w:val="24"/>
          <w:szCs w:val="24"/>
        </w:rPr>
        <w:t xml:space="preserve"> or had </w:t>
      </w:r>
      <w:r w:rsidR="009E196B">
        <w:rPr>
          <w:rFonts w:ascii="Times New Roman" w:hAnsi="Times New Roman" w:cs="Times New Roman"/>
          <w:sz w:val="24"/>
          <w:szCs w:val="24"/>
        </w:rPr>
        <w:t xml:space="preserve">an incomplete number of data points (2 belief conditions </w:t>
      </w:r>
      <w:r w:rsidR="009E196B">
        <w:rPr>
          <w:rFonts w:ascii="Times New Roman" w:hAnsi="Times New Roman" w:cs="Times New Roman"/>
          <w:i/>
          <w:iCs/>
          <w:sz w:val="24"/>
          <w:szCs w:val="24"/>
        </w:rPr>
        <w:t xml:space="preserve">x </w:t>
      </w:r>
      <w:r w:rsidR="009E196B">
        <w:rPr>
          <w:rFonts w:ascii="Times New Roman" w:hAnsi="Times New Roman" w:cs="Times New Roman"/>
          <w:sz w:val="24"/>
          <w:szCs w:val="24"/>
        </w:rPr>
        <w:t>3 grip conditions, 6 data points)</w:t>
      </w:r>
      <w:r w:rsidR="004C70B3">
        <w:rPr>
          <w:rFonts w:ascii="Times New Roman" w:hAnsi="Times New Roman" w:cs="Times New Roman"/>
          <w:sz w:val="24"/>
          <w:szCs w:val="24"/>
        </w:rPr>
        <w:t xml:space="preserve">. </w:t>
      </w:r>
      <w:r w:rsidR="00824817">
        <w:rPr>
          <w:rFonts w:ascii="Times New Roman" w:hAnsi="Times New Roman" w:cs="Times New Roman"/>
          <w:sz w:val="24"/>
          <w:szCs w:val="24"/>
        </w:rPr>
        <w:t>On a trial level, we removed all trials that had 1) a framerate lower than 59.6 FPS, 2) we</w:t>
      </w:r>
      <w:r w:rsidR="001C76DA">
        <w:rPr>
          <w:rFonts w:ascii="Times New Roman" w:hAnsi="Times New Roman" w:cs="Times New Roman"/>
          <w:sz w:val="24"/>
          <w:szCs w:val="24"/>
        </w:rPr>
        <w:t>re</w:t>
      </w:r>
      <w:r w:rsidR="00824817">
        <w:rPr>
          <w:rFonts w:ascii="Times New Roman" w:hAnsi="Times New Roman" w:cs="Times New Roman"/>
          <w:sz w:val="24"/>
          <w:szCs w:val="24"/>
        </w:rPr>
        <w:t xml:space="preserve"> not completed, 3) had timing issues due to eye-tracker and video streams being mismatched, </w:t>
      </w:r>
      <w:r w:rsidR="008E0355">
        <w:rPr>
          <w:rFonts w:ascii="Times New Roman" w:hAnsi="Times New Roman" w:cs="Times New Roman"/>
          <w:sz w:val="24"/>
          <w:szCs w:val="24"/>
        </w:rPr>
        <w:t xml:space="preserve">or </w:t>
      </w:r>
      <w:r w:rsidR="00824817">
        <w:rPr>
          <w:rFonts w:ascii="Times New Roman" w:hAnsi="Times New Roman" w:cs="Times New Roman"/>
          <w:sz w:val="24"/>
          <w:szCs w:val="24"/>
        </w:rPr>
        <w:t>4)</w:t>
      </w:r>
      <w:r w:rsidR="008E0355">
        <w:rPr>
          <w:rFonts w:ascii="Times New Roman" w:hAnsi="Times New Roman" w:cs="Times New Roman"/>
          <w:sz w:val="24"/>
          <w:szCs w:val="24"/>
        </w:rPr>
        <w:t xml:space="preserve"> had</w:t>
      </w:r>
      <w:r w:rsidR="00824817">
        <w:rPr>
          <w:rFonts w:ascii="Times New Roman" w:hAnsi="Times New Roman" w:cs="Times New Roman"/>
          <w:sz w:val="24"/>
          <w:szCs w:val="24"/>
        </w:rPr>
        <w:t xml:space="preserve"> no fixations during our Time of Interest (TOI) in either one of the Areas of Interest (AOI).</w:t>
      </w:r>
    </w:p>
    <w:p w14:paraId="5E206B01" w14:textId="2C176973" w:rsidR="00AE45EC" w:rsidRDefault="006A1693" w:rsidP="001872D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AOIs were constructed in analogy with </w:t>
      </w:r>
      <w:r w:rsidR="000D5E3A">
        <w:rPr>
          <w:rFonts w:ascii="Times New Roman" w:hAnsi="Times New Roman" w:cs="Times New Roman"/>
          <w:sz w:val="24"/>
          <w:szCs w:val="24"/>
        </w:rPr>
        <w:t xml:space="preserve">previous experiments. </w:t>
      </w:r>
      <w:r w:rsidR="00D01678">
        <w:rPr>
          <w:rFonts w:ascii="Times New Roman" w:hAnsi="Times New Roman" w:cs="Times New Roman"/>
          <w:sz w:val="24"/>
          <w:szCs w:val="24"/>
        </w:rPr>
        <w:t>TOI was defined as the interval between the disappearance of the fixation arrow and the end of the video</w:t>
      </w:r>
      <w:r w:rsidR="00D4597F">
        <w:rPr>
          <w:rFonts w:ascii="Times New Roman" w:hAnsi="Times New Roman" w:cs="Times New Roman"/>
          <w:sz w:val="24"/>
          <w:szCs w:val="24"/>
        </w:rPr>
        <w:t>.</w:t>
      </w:r>
    </w:p>
    <w:p w14:paraId="62F861B0" w14:textId="1308AE3C" w:rsidR="00333485" w:rsidRDefault="00A53BFD" w:rsidP="008C306B">
      <w:pPr>
        <w:spacing w:line="360" w:lineRule="auto"/>
        <w:jc w:val="both"/>
        <w:rPr>
          <w:rFonts w:ascii="Times New Roman" w:hAnsi="Times New Roman" w:cs="Times New Roman"/>
          <w:sz w:val="24"/>
          <w:szCs w:val="24"/>
        </w:rPr>
      </w:pPr>
      <w:r>
        <w:rPr>
          <w:rFonts w:ascii="Times New Roman" w:hAnsi="Times New Roman" w:cs="Times New Roman"/>
          <w:sz w:val="24"/>
          <w:szCs w:val="24"/>
        </w:rPr>
        <w:t>For each trial, we calculated a Differential Looking Time Score to represent overall gaze bias.</w:t>
      </w:r>
      <w:r w:rsidR="00ED4D98">
        <w:rPr>
          <w:rFonts w:ascii="Times New Roman" w:hAnsi="Times New Roman" w:cs="Times New Roman"/>
          <w:sz w:val="24"/>
          <w:szCs w:val="24"/>
        </w:rPr>
        <w:t xml:space="preserve"> First of all, we calculated the sum of the durations of all fixations withi</w:t>
      </w:r>
      <w:r w:rsidR="007B5E55">
        <w:rPr>
          <w:rFonts w:ascii="Times New Roman" w:hAnsi="Times New Roman" w:cs="Times New Roman"/>
          <w:sz w:val="24"/>
          <w:szCs w:val="24"/>
        </w:rPr>
        <w:t xml:space="preserve">n each of the </w:t>
      </w:r>
      <w:r w:rsidR="00ED4D98">
        <w:rPr>
          <w:rFonts w:ascii="Times New Roman" w:hAnsi="Times New Roman" w:cs="Times New Roman"/>
          <w:sz w:val="24"/>
          <w:szCs w:val="24"/>
        </w:rPr>
        <w:t xml:space="preserve">AOIs (defined as the </w:t>
      </w:r>
      <w:commentRangeStart w:id="12"/>
      <w:r w:rsidR="00ED4D98">
        <w:rPr>
          <w:rFonts w:ascii="Times New Roman" w:hAnsi="Times New Roman" w:cs="Times New Roman"/>
          <w:sz w:val="24"/>
          <w:szCs w:val="24"/>
        </w:rPr>
        <w:t>‘target’ AOI</w:t>
      </w:r>
      <w:commentRangeEnd w:id="12"/>
      <w:r w:rsidR="000E0F94">
        <w:rPr>
          <w:rStyle w:val="CommentReference"/>
        </w:rPr>
        <w:commentReference w:id="12"/>
      </w:r>
      <w:r w:rsidR="00ED4D98">
        <w:rPr>
          <w:rFonts w:ascii="Times New Roman" w:hAnsi="Times New Roman" w:cs="Times New Roman"/>
          <w:sz w:val="24"/>
          <w:szCs w:val="24"/>
        </w:rPr>
        <w:t xml:space="preserve"> and the ‘distractor’ AOI</w:t>
      </w:r>
      <w:ins w:id="13" w:author="Jason Low" w:date="2021-05-19T12:38:00Z">
        <w:r w:rsidR="006D67DA">
          <w:rPr>
            <w:rFonts w:ascii="Times New Roman" w:hAnsi="Times New Roman" w:cs="Times New Roman"/>
            <w:sz w:val="24"/>
            <w:szCs w:val="24"/>
            <w:lang w:val="en-NZ"/>
          </w:rPr>
          <w:t>)</w:t>
        </w:r>
      </w:ins>
      <w:r w:rsidR="00ED4D98">
        <w:rPr>
          <w:rFonts w:ascii="Times New Roman" w:hAnsi="Times New Roman" w:cs="Times New Roman"/>
          <w:sz w:val="24"/>
          <w:szCs w:val="24"/>
        </w:rPr>
        <w:t>, per trial</w:t>
      </w:r>
      <w:r w:rsidR="00CF39BF">
        <w:rPr>
          <w:rFonts w:ascii="Times New Roman" w:hAnsi="Times New Roman" w:cs="Times New Roman"/>
          <w:sz w:val="24"/>
          <w:szCs w:val="24"/>
        </w:rPr>
        <w:t xml:space="preserve">. </w:t>
      </w:r>
      <w:r w:rsidR="008C306B">
        <w:rPr>
          <w:rFonts w:ascii="Times New Roman" w:hAnsi="Times New Roman" w:cs="Times New Roman"/>
          <w:sz w:val="24"/>
          <w:szCs w:val="24"/>
        </w:rPr>
        <w:t>DLTS was then defined, per trial, as: the total looking time for the target AOI, minus total looking time for the distractor AOI, divided by the total length of the TOI.</w:t>
      </w:r>
    </w:p>
    <w:p w14:paraId="57EDD376" w14:textId="77777777" w:rsidR="00333485" w:rsidRDefault="00333485">
      <w:pPr>
        <w:rPr>
          <w:rFonts w:ascii="Times New Roman" w:hAnsi="Times New Roman" w:cs="Times New Roman"/>
          <w:sz w:val="24"/>
          <w:szCs w:val="24"/>
        </w:rPr>
      </w:pPr>
      <w:r>
        <w:rPr>
          <w:rFonts w:ascii="Times New Roman" w:hAnsi="Times New Roman" w:cs="Times New Roman"/>
          <w:sz w:val="24"/>
          <w:szCs w:val="24"/>
        </w:rPr>
        <w:br w:type="page"/>
      </w:r>
    </w:p>
    <w:p w14:paraId="20DEB064" w14:textId="595ADA08" w:rsidR="008C306B" w:rsidRDefault="008C306B" w:rsidP="00244BB7">
      <w:pPr>
        <w:rPr>
          <w:rFonts w:ascii="Times New Roman" w:hAnsi="Times New Roman" w:cs="Times New Roman"/>
          <w:sz w:val="24"/>
          <w:szCs w:val="24"/>
        </w:rPr>
      </w:pPr>
    </w:p>
    <w:p w14:paraId="6E094459" w14:textId="4C868DD1" w:rsidR="007544F0" w:rsidRPr="00042D0B" w:rsidRDefault="00042D0B" w:rsidP="008C306B">
      <w:pPr>
        <w:spacing w:line="360" w:lineRule="auto"/>
        <w:jc w:val="both"/>
        <w:rPr>
          <w:rFonts w:ascii="Times New Roman" w:eastAsiaTheme="minorEastAsia" w:hAnsi="Times New Roman" w:cs="Times New Roman"/>
          <w:i/>
          <w:iCs/>
          <w:sz w:val="24"/>
          <w:szCs w:val="24"/>
        </w:rPr>
      </w:pPr>
      <m:oMathPara>
        <m:oMath>
          <m:r>
            <w:rPr>
              <w:rFonts w:ascii="Cambria Math" w:hAnsi="Cambria Math" w:cs="Times New Roman"/>
              <w:sz w:val="24"/>
              <w:szCs w:val="24"/>
            </w:rPr>
            <m:t>DLTS=</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t</m:t>
                  </m:r>
                </m:e>
                <m:sub>
                  <m:r>
                    <w:rPr>
                      <w:rFonts w:ascii="Cambria Math" w:hAnsi="Cambria Math" w:cs="Times New Roman"/>
                      <w:sz w:val="24"/>
                      <w:szCs w:val="24"/>
                    </w:rPr>
                    <m:t>target</m:t>
                  </m:r>
                </m:sub>
              </m:sSub>
              <m:r>
                <m:rPr>
                  <m:lit/>
                </m:rPr>
                <w:rPr>
                  <w:rFonts w:ascii="Cambria Math" w:hAnsi="Cambria Math" w:cs="Times New Roman"/>
                  <w:sz w:val="24"/>
                  <w:szCs w:val="24"/>
                </w:rPr>
                <m:t>-</m:t>
              </m:r>
              <m:r>
                <w:rPr>
                  <w:rFonts w:ascii="Cambria Math" w:hAnsi="Cambria Math" w:cs="Times New Roman"/>
                  <w:sz w:val="24"/>
                  <w:szCs w:val="24"/>
                </w:rPr>
                <m:t> </m:t>
              </m:r>
              <m:sSub>
                <m:sSubPr>
                  <m:ctrlPr>
                    <w:rPr>
                      <w:rFonts w:ascii="Cambria Math" w:hAnsi="Cambria Math" w:cs="Times New Roman"/>
                      <w:i/>
                      <w:iCs/>
                      <w:sz w:val="24"/>
                      <w:szCs w:val="24"/>
                    </w:rPr>
                  </m:ctrlPr>
                </m:sSubPr>
                <m:e>
                  <m:r>
                    <w:rPr>
                      <w:rFonts w:ascii="Cambria Math" w:hAnsi="Cambria Math" w:cs="Times New Roman"/>
                      <w:sz w:val="24"/>
                      <w:szCs w:val="24"/>
                    </w:rPr>
                    <m:t>t</m:t>
                  </m:r>
                </m:e>
                <m:sub>
                  <m:r>
                    <w:rPr>
                      <w:rFonts w:ascii="Cambria Math" w:hAnsi="Cambria Math" w:cs="Times New Roman"/>
                      <w:sz w:val="24"/>
                      <w:szCs w:val="24"/>
                    </w:rPr>
                    <m:t>distractor</m:t>
                  </m:r>
                </m:sub>
              </m:sSub>
            </m:num>
            <m:den>
              <m:r>
                <w:rPr>
                  <w:rFonts w:ascii="Cambria Math" w:hAnsi="Cambria Math" w:cs="Times New Roman"/>
                  <w:sz w:val="24"/>
                  <w:szCs w:val="24"/>
                </w:rPr>
                <m:t>l</m:t>
              </m:r>
            </m:den>
          </m:f>
        </m:oMath>
      </m:oMathPara>
    </w:p>
    <w:p w14:paraId="6DF28B36" w14:textId="2381CA7F" w:rsidR="005C70B5" w:rsidRDefault="005C70B5" w:rsidP="00CD4297">
      <w:pPr>
        <w:spacing w:line="360" w:lineRule="auto"/>
        <w:ind w:left="720"/>
        <w:jc w:val="both"/>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Where:</w:t>
      </w:r>
    </w:p>
    <w:p w14:paraId="45423B95" w14:textId="0100DF40" w:rsidR="005C70B5" w:rsidRDefault="005C70B5" w:rsidP="00CD4297">
      <w:pPr>
        <w:spacing w:line="360" w:lineRule="auto"/>
        <w:ind w:left="720"/>
        <w:jc w:val="both"/>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t = total looking time per AOI during TOI</w:t>
      </w:r>
    </w:p>
    <w:p w14:paraId="19815093" w14:textId="148D7E6E" w:rsidR="005C70B5" w:rsidRDefault="005C70B5" w:rsidP="00CD4297">
      <w:pPr>
        <w:spacing w:line="360" w:lineRule="auto"/>
        <w:ind w:left="720"/>
        <w:jc w:val="both"/>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l = total duration of TOI</w:t>
      </w:r>
    </w:p>
    <w:p w14:paraId="13380AB8" w14:textId="77777777" w:rsidR="00CD4297" w:rsidRDefault="00CD4297" w:rsidP="00CD4297">
      <w:pPr>
        <w:spacing w:line="360" w:lineRule="auto"/>
        <w:ind w:left="720"/>
        <w:jc w:val="both"/>
        <w:rPr>
          <w:rFonts w:ascii="Times New Roman" w:eastAsiaTheme="minorEastAsia" w:hAnsi="Times New Roman" w:cs="Times New Roman"/>
          <w:i/>
          <w:sz w:val="24"/>
          <w:szCs w:val="24"/>
        </w:rPr>
      </w:pPr>
    </w:p>
    <w:p w14:paraId="1D28D813" w14:textId="637C7F44" w:rsidR="00441A4A" w:rsidRPr="00497479" w:rsidRDefault="001C798A" w:rsidP="008C306B">
      <w:pPr>
        <w:spacing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This results in a score between -1 and 1, where -1 equals the full length of TOI spent fixating on the distractor AOI, and 1 equals the full length of the TOI spent looking at the target. 0 would</w:t>
      </w:r>
      <w:r w:rsidR="009B5322">
        <w:rPr>
          <w:rFonts w:ascii="Times New Roman" w:eastAsiaTheme="minorEastAsia" w:hAnsi="Times New Roman" w:cs="Times New Roman"/>
          <w:iCs/>
          <w:sz w:val="24"/>
          <w:szCs w:val="24"/>
        </w:rPr>
        <w:t xml:space="preserve"> hence</w:t>
      </w:r>
      <w:r>
        <w:rPr>
          <w:rFonts w:ascii="Times New Roman" w:eastAsiaTheme="minorEastAsia" w:hAnsi="Times New Roman" w:cs="Times New Roman"/>
          <w:iCs/>
          <w:sz w:val="24"/>
          <w:szCs w:val="24"/>
        </w:rPr>
        <w:t xml:space="preserve"> indicate no overall bias towards either AOI during the TOI.</w:t>
      </w:r>
      <w:r w:rsidR="00497479">
        <w:rPr>
          <w:rFonts w:ascii="Times New Roman" w:eastAsiaTheme="minorEastAsia" w:hAnsi="Times New Roman" w:cs="Times New Roman"/>
          <w:iCs/>
          <w:sz w:val="24"/>
          <w:szCs w:val="24"/>
        </w:rPr>
        <w:t xml:space="preserve"> These DLTS scores per trial were then averaged per belief </w:t>
      </w:r>
      <w:r w:rsidR="00497479">
        <w:rPr>
          <w:rFonts w:ascii="Times New Roman" w:eastAsiaTheme="minorEastAsia" w:hAnsi="Times New Roman" w:cs="Times New Roman"/>
          <w:i/>
          <w:sz w:val="24"/>
          <w:szCs w:val="24"/>
        </w:rPr>
        <w:t xml:space="preserve">x </w:t>
      </w:r>
      <w:r w:rsidR="00497479">
        <w:rPr>
          <w:rFonts w:ascii="Times New Roman" w:eastAsiaTheme="minorEastAsia" w:hAnsi="Times New Roman" w:cs="Times New Roman"/>
          <w:iCs/>
          <w:sz w:val="24"/>
          <w:szCs w:val="24"/>
        </w:rPr>
        <w:t xml:space="preserve">grip combinations, for a total of 6 data points per participant (2 belief conditions </w:t>
      </w:r>
      <w:r w:rsidR="00497479">
        <w:rPr>
          <w:rFonts w:ascii="Times New Roman" w:eastAsiaTheme="minorEastAsia" w:hAnsi="Times New Roman" w:cs="Times New Roman"/>
          <w:i/>
          <w:sz w:val="24"/>
          <w:szCs w:val="24"/>
        </w:rPr>
        <w:t xml:space="preserve">x </w:t>
      </w:r>
      <w:r w:rsidR="00497479">
        <w:rPr>
          <w:rFonts w:ascii="Times New Roman" w:eastAsiaTheme="minorEastAsia" w:hAnsi="Times New Roman" w:cs="Times New Roman"/>
          <w:iCs/>
          <w:sz w:val="24"/>
          <w:szCs w:val="24"/>
        </w:rPr>
        <w:t xml:space="preserve">3 grip conditions). </w:t>
      </w:r>
    </w:p>
    <w:p w14:paraId="6A26822D" w14:textId="1E0D14D4" w:rsidR="002D09BE" w:rsidRDefault="00E91CDC" w:rsidP="001872D0">
      <w:pPr>
        <w:spacing w:line="360" w:lineRule="auto"/>
        <w:jc w:val="both"/>
        <w:rPr>
          <w:rFonts w:ascii="Times New Roman" w:eastAsiaTheme="minorEastAsia" w:hAnsi="Times New Roman" w:cs="Times New Roman"/>
          <w:iCs/>
          <w:sz w:val="24"/>
          <w:szCs w:val="24"/>
        </w:rPr>
      </w:pPr>
      <w:r>
        <w:rPr>
          <w:rFonts w:ascii="Times New Roman" w:hAnsi="Times New Roman" w:cs="Times New Roman"/>
          <w:iCs/>
          <w:sz w:val="24"/>
          <w:szCs w:val="24"/>
        </w:rPr>
        <w:t>For accuracy on the question at the end of the video (</w:t>
      </w:r>
      <w:r w:rsidR="00C83C58">
        <w:rPr>
          <w:rFonts w:ascii="Times New Roman" w:hAnsi="Times New Roman" w:cs="Times New Roman"/>
          <w:i/>
          <w:sz w:val="24"/>
          <w:szCs w:val="24"/>
        </w:rPr>
        <w:t>“on what side of the screen will the hand appear?”</w:t>
      </w:r>
      <w:r w:rsidR="00C83C58">
        <w:rPr>
          <w:rFonts w:ascii="Times New Roman" w:hAnsi="Times New Roman" w:cs="Times New Roman"/>
          <w:iCs/>
          <w:sz w:val="24"/>
          <w:szCs w:val="24"/>
        </w:rPr>
        <w:t>), we coded answers that matched the outcome of the video according to the agent’s beliefs as 1, and the alternative as 0. As such, if a participant watching a</w:t>
      </w:r>
      <w:ins w:id="14" w:author="Jason Low" w:date="2021-05-19T12:38:00Z">
        <w:r w:rsidR="006D67DA">
          <w:rPr>
            <w:rFonts w:ascii="Times New Roman" w:hAnsi="Times New Roman" w:cs="Times New Roman"/>
            <w:iCs/>
            <w:sz w:val="24"/>
            <w:szCs w:val="24"/>
            <w:lang w:val="en-NZ"/>
          </w:rPr>
          <w:t xml:space="preserve"> whole-hand</w:t>
        </w:r>
      </w:ins>
      <w:ins w:id="15" w:author="Jason Low" w:date="2021-05-19T12:39:00Z">
        <w:r w:rsidR="006D67DA">
          <w:rPr>
            <w:rFonts w:ascii="Times New Roman" w:hAnsi="Times New Roman" w:cs="Times New Roman"/>
            <w:iCs/>
            <w:sz w:val="24"/>
            <w:szCs w:val="24"/>
            <w:lang w:val="en-NZ"/>
          </w:rPr>
          <w:t>-</w:t>
        </w:r>
      </w:ins>
      <w:ins w:id="16" w:author="Jason Low" w:date="2021-05-19T12:38:00Z">
        <w:r w:rsidR="006D67DA">
          <w:rPr>
            <w:rFonts w:ascii="Times New Roman" w:hAnsi="Times New Roman" w:cs="Times New Roman"/>
            <w:iCs/>
            <w:sz w:val="24"/>
            <w:szCs w:val="24"/>
            <w:lang w:val="en-NZ"/>
          </w:rPr>
          <w:t>grip</w:t>
        </w:r>
      </w:ins>
      <w:r w:rsidR="00C83C58">
        <w:rPr>
          <w:rFonts w:ascii="Times New Roman" w:hAnsi="Times New Roman" w:cs="Times New Roman"/>
          <w:iCs/>
          <w:sz w:val="24"/>
          <w:szCs w:val="24"/>
        </w:rPr>
        <w:t xml:space="preserve"> false</w:t>
      </w:r>
      <w:ins w:id="17" w:author="Jason Low" w:date="2021-05-19T12:39:00Z">
        <w:r w:rsidR="006D67DA">
          <w:rPr>
            <w:rFonts w:ascii="Times New Roman" w:hAnsi="Times New Roman" w:cs="Times New Roman"/>
            <w:iCs/>
            <w:sz w:val="24"/>
            <w:szCs w:val="24"/>
            <w:lang w:val="en-NZ"/>
          </w:rPr>
          <w:t>-</w:t>
        </w:r>
      </w:ins>
      <w:del w:id="18" w:author="Jason Low" w:date="2021-05-19T12:39:00Z">
        <w:r w:rsidR="00C83C58" w:rsidDel="006D67DA">
          <w:rPr>
            <w:rFonts w:ascii="Times New Roman" w:hAnsi="Times New Roman" w:cs="Times New Roman"/>
            <w:iCs/>
            <w:sz w:val="24"/>
            <w:szCs w:val="24"/>
          </w:rPr>
          <w:delText xml:space="preserve"> </w:delText>
        </w:r>
      </w:del>
      <w:r w:rsidR="00C83C58">
        <w:rPr>
          <w:rFonts w:ascii="Times New Roman" w:hAnsi="Times New Roman" w:cs="Times New Roman"/>
          <w:iCs/>
          <w:sz w:val="24"/>
          <w:szCs w:val="24"/>
        </w:rPr>
        <w:t xml:space="preserve">belief video answers this question with the belief state of the agent in mind (i.e., reasoning akin to </w:t>
      </w:r>
      <w:r w:rsidR="00C83C58">
        <w:rPr>
          <w:rFonts w:ascii="Times New Roman" w:hAnsi="Times New Roman" w:cs="Times New Roman"/>
          <w:i/>
          <w:sz w:val="24"/>
          <w:szCs w:val="24"/>
        </w:rPr>
        <w:t>“since the large cup has been swapped without the agent knowing it, and the agent wants to grab the large cup, the hand should appear on the side of the small cup”</w:t>
      </w:r>
      <w:r w:rsidR="00C83C58">
        <w:rPr>
          <w:rFonts w:ascii="Times New Roman" w:hAnsi="Times New Roman" w:cs="Times New Roman"/>
          <w:iCs/>
          <w:sz w:val="24"/>
          <w:szCs w:val="24"/>
        </w:rPr>
        <w:t>), the</w:t>
      </w:r>
      <w:r w:rsidR="00C83C58">
        <w:rPr>
          <w:rFonts w:ascii="Times New Roman" w:hAnsi="Times New Roman" w:cs="Times New Roman"/>
          <w:i/>
          <w:sz w:val="24"/>
          <w:szCs w:val="24"/>
        </w:rPr>
        <w:t xml:space="preserve"> </w:t>
      </w:r>
      <w:r w:rsidR="00C83C58">
        <w:rPr>
          <w:rFonts w:ascii="Times New Roman" w:hAnsi="Times New Roman" w:cs="Times New Roman"/>
          <w:iCs/>
          <w:sz w:val="24"/>
          <w:szCs w:val="24"/>
        </w:rPr>
        <w:t>answer would be marked as 1. If the participant had reasoned in line with motor matching</w:t>
      </w:r>
      <w:r w:rsidR="00C926A0">
        <w:rPr>
          <w:rFonts w:ascii="Times New Roman" w:hAnsi="Times New Roman" w:cs="Times New Roman"/>
          <w:iCs/>
          <w:sz w:val="24"/>
          <w:szCs w:val="24"/>
        </w:rPr>
        <w:t xml:space="preserve"> (</w:t>
      </w:r>
      <w:r w:rsidR="00C926A0">
        <w:rPr>
          <w:rFonts w:ascii="Times New Roman" w:hAnsi="Times New Roman" w:cs="Times New Roman"/>
          <w:i/>
          <w:sz w:val="24"/>
          <w:szCs w:val="24"/>
        </w:rPr>
        <w:t>“the large cup is on the right, so the agent will grab the large cup”</w:t>
      </w:r>
      <w:r w:rsidR="00C926A0">
        <w:rPr>
          <w:rFonts w:ascii="Times New Roman" w:hAnsi="Times New Roman" w:cs="Times New Roman"/>
          <w:iCs/>
          <w:sz w:val="24"/>
          <w:szCs w:val="24"/>
        </w:rPr>
        <w:t>), the answer would be marked as 0.</w:t>
      </w:r>
      <w:r w:rsidR="007471A7">
        <w:rPr>
          <w:rFonts w:ascii="Times New Roman" w:hAnsi="Times New Roman" w:cs="Times New Roman"/>
          <w:iCs/>
          <w:sz w:val="24"/>
          <w:szCs w:val="24"/>
        </w:rPr>
        <w:t xml:space="preserve"> We averaged answers per</w:t>
      </w:r>
      <w:r w:rsidR="007471A7">
        <w:rPr>
          <w:rFonts w:ascii="Times New Roman" w:eastAsiaTheme="minorEastAsia" w:hAnsi="Times New Roman" w:cs="Times New Roman"/>
          <w:iCs/>
          <w:sz w:val="24"/>
          <w:szCs w:val="24"/>
        </w:rPr>
        <w:t xml:space="preserve"> belief </w:t>
      </w:r>
      <w:r w:rsidR="007471A7">
        <w:rPr>
          <w:rFonts w:ascii="Times New Roman" w:eastAsiaTheme="minorEastAsia" w:hAnsi="Times New Roman" w:cs="Times New Roman"/>
          <w:i/>
          <w:sz w:val="24"/>
          <w:szCs w:val="24"/>
        </w:rPr>
        <w:t xml:space="preserve">x </w:t>
      </w:r>
      <w:r w:rsidR="007471A7">
        <w:rPr>
          <w:rFonts w:ascii="Times New Roman" w:eastAsiaTheme="minorEastAsia" w:hAnsi="Times New Roman" w:cs="Times New Roman"/>
          <w:iCs/>
          <w:sz w:val="24"/>
          <w:szCs w:val="24"/>
        </w:rPr>
        <w:t xml:space="preserve">grip combinations, for a total of 6 data points per participant (2 belief conditions </w:t>
      </w:r>
      <w:r w:rsidR="007471A7">
        <w:rPr>
          <w:rFonts w:ascii="Times New Roman" w:eastAsiaTheme="minorEastAsia" w:hAnsi="Times New Roman" w:cs="Times New Roman"/>
          <w:i/>
          <w:sz w:val="24"/>
          <w:szCs w:val="24"/>
        </w:rPr>
        <w:t xml:space="preserve">x </w:t>
      </w:r>
      <w:r w:rsidR="007471A7">
        <w:rPr>
          <w:rFonts w:ascii="Times New Roman" w:eastAsiaTheme="minorEastAsia" w:hAnsi="Times New Roman" w:cs="Times New Roman"/>
          <w:iCs/>
          <w:sz w:val="24"/>
          <w:szCs w:val="24"/>
        </w:rPr>
        <w:t>3 grip conditions).</w:t>
      </w:r>
      <w:r w:rsidR="004B2565">
        <w:rPr>
          <w:rFonts w:ascii="Times New Roman" w:eastAsiaTheme="minorEastAsia" w:hAnsi="Times New Roman" w:cs="Times New Roman"/>
          <w:iCs/>
          <w:sz w:val="24"/>
          <w:szCs w:val="24"/>
        </w:rPr>
        <w:t xml:space="preserve"> </w:t>
      </w:r>
      <w:r w:rsidR="00167623">
        <w:rPr>
          <w:rFonts w:ascii="Times New Roman" w:eastAsiaTheme="minorEastAsia" w:hAnsi="Times New Roman" w:cs="Times New Roman"/>
          <w:iCs/>
          <w:sz w:val="24"/>
          <w:szCs w:val="24"/>
        </w:rPr>
        <w:t>Stated otherwise</w:t>
      </w:r>
      <w:r w:rsidR="004B2565">
        <w:rPr>
          <w:rFonts w:ascii="Times New Roman" w:eastAsiaTheme="minorEastAsia" w:hAnsi="Times New Roman" w:cs="Times New Roman"/>
          <w:iCs/>
          <w:sz w:val="24"/>
          <w:szCs w:val="24"/>
        </w:rPr>
        <w:t xml:space="preserve">, per belief </w:t>
      </w:r>
      <w:r w:rsidR="004B2565">
        <w:rPr>
          <w:rFonts w:ascii="Times New Roman" w:eastAsiaTheme="minorEastAsia" w:hAnsi="Times New Roman" w:cs="Times New Roman"/>
          <w:i/>
          <w:sz w:val="24"/>
          <w:szCs w:val="24"/>
        </w:rPr>
        <w:t xml:space="preserve">x </w:t>
      </w:r>
      <w:r w:rsidR="004B2565">
        <w:rPr>
          <w:rFonts w:ascii="Times New Roman" w:eastAsiaTheme="minorEastAsia" w:hAnsi="Times New Roman" w:cs="Times New Roman"/>
          <w:iCs/>
          <w:sz w:val="24"/>
          <w:szCs w:val="24"/>
        </w:rPr>
        <w:t>grip condition</w:t>
      </w:r>
      <w:r w:rsidR="003E2022">
        <w:rPr>
          <w:rFonts w:ascii="Times New Roman" w:eastAsiaTheme="minorEastAsia" w:hAnsi="Times New Roman" w:cs="Times New Roman"/>
          <w:iCs/>
          <w:sz w:val="24"/>
          <w:szCs w:val="24"/>
        </w:rPr>
        <w:t xml:space="preserve"> (for 6 data points per participant)</w:t>
      </w:r>
      <w:r w:rsidR="004B2565">
        <w:rPr>
          <w:rFonts w:ascii="Times New Roman" w:eastAsiaTheme="minorEastAsia" w:hAnsi="Times New Roman" w:cs="Times New Roman"/>
          <w:iCs/>
          <w:sz w:val="24"/>
          <w:szCs w:val="24"/>
        </w:rPr>
        <w:t>, we calculated the proportion of correct answers.</w:t>
      </w:r>
    </w:p>
    <w:p w14:paraId="1244E9B3" w14:textId="6134B560" w:rsidR="000717C7" w:rsidRDefault="00C1281B" w:rsidP="001872D0">
      <w:pPr>
        <w:spacing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In order to test our hypotheses on the effects of our experimental variables on both measures, we modelled our data using Linear Mixed-effects Models (LMM) using the </w:t>
      </w:r>
      <w:r>
        <w:rPr>
          <w:rFonts w:ascii="Times New Roman" w:eastAsiaTheme="minorEastAsia" w:hAnsi="Times New Roman" w:cs="Times New Roman"/>
          <w:i/>
          <w:sz w:val="24"/>
          <w:szCs w:val="24"/>
        </w:rPr>
        <w:t>lme4</w:t>
      </w:r>
      <w:r>
        <w:rPr>
          <w:rFonts w:ascii="Times New Roman" w:eastAsiaTheme="minorEastAsia" w:hAnsi="Times New Roman" w:cs="Times New Roman"/>
          <w:iCs/>
          <w:sz w:val="24"/>
          <w:szCs w:val="24"/>
        </w:rPr>
        <w:t xml:space="preserve"> package in R.</w:t>
      </w:r>
      <w:r w:rsidR="0028559F">
        <w:rPr>
          <w:rFonts w:ascii="Times New Roman" w:eastAsiaTheme="minorEastAsia" w:hAnsi="Times New Roman" w:cs="Times New Roman"/>
          <w:iCs/>
          <w:sz w:val="24"/>
          <w:szCs w:val="24"/>
        </w:rPr>
        <w:t xml:space="preserve"> Group was a between-subjects fixed categorical factor, while belief and grip were within-subjects fixed categorical factors. </w:t>
      </w:r>
      <w:r w:rsidR="008130AC">
        <w:rPr>
          <w:rFonts w:ascii="Times New Roman" w:eastAsiaTheme="minorEastAsia" w:hAnsi="Times New Roman" w:cs="Times New Roman"/>
          <w:iCs/>
          <w:sz w:val="24"/>
          <w:szCs w:val="24"/>
        </w:rPr>
        <w:t xml:space="preserve">Participants, as experimental units, were treated as a random factor and </w:t>
      </w:r>
      <w:r w:rsidR="00CB7B9C">
        <w:rPr>
          <w:rFonts w:ascii="Times New Roman" w:eastAsiaTheme="minorEastAsia" w:hAnsi="Times New Roman" w:cs="Times New Roman"/>
          <w:iCs/>
          <w:sz w:val="24"/>
          <w:szCs w:val="24"/>
        </w:rPr>
        <w:t xml:space="preserve">thus </w:t>
      </w:r>
      <w:r w:rsidR="008130AC">
        <w:rPr>
          <w:rFonts w:ascii="Times New Roman" w:eastAsiaTheme="minorEastAsia" w:hAnsi="Times New Roman" w:cs="Times New Roman"/>
          <w:iCs/>
          <w:sz w:val="24"/>
          <w:szCs w:val="24"/>
        </w:rPr>
        <w:t>included in the model.</w:t>
      </w:r>
      <w:r w:rsidR="00D01701">
        <w:rPr>
          <w:rFonts w:ascii="Times New Roman" w:eastAsiaTheme="minorEastAsia" w:hAnsi="Times New Roman" w:cs="Times New Roman"/>
          <w:iCs/>
          <w:sz w:val="24"/>
          <w:szCs w:val="24"/>
        </w:rPr>
        <w:t xml:space="preserve"> </w:t>
      </w:r>
      <w:r w:rsidR="001D321F">
        <w:rPr>
          <w:rFonts w:ascii="Times New Roman" w:eastAsiaTheme="minorEastAsia" w:hAnsi="Times New Roman" w:cs="Times New Roman"/>
          <w:iCs/>
          <w:sz w:val="24"/>
          <w:szCs w:val="24"/>
        </w:rPr>
        <w:t>We recognise that using regression models for proportional data (the variable ‘accuracy’</w:t>
      </w:r>
      <w:ins w:id="19" w:author="Jason Low" w:date="2021-05-19T12:39:00Z">
        <w:r w:rsidR="006D67DA">
          <w:rPr>
            <w:rFonts w:ascii="Times New Roman" w:eastAsiaTheme="minorEastAsia" w:hAnsi="Times New Roman" w:cs="Times New Roman"/>
            <w:iCs/>
            <w:sz w:val="24"/>
            <w:szCs w:val="24"/>
            <w:lang w:val="en-NZ"/>
          </w:rPr>
          <w:t>)</w:t>
        </w:r>
      </w:ins>
      <w:r w:rsidR="001D321F">
        <w:rPr>
          <w:rFonts w:ascii="Times New Roman" w:eastAsiaTheme="minorEastAsia" w:hAnsi="Times New Roman" w:cs="Times New Roman"/>
          <w:iCs/>
          <w:sz w:val="24"/>
          <w:szCs w:val="24"/>
        </w:rPr>
        <w:t xml:space="preserve"> is based on binary data</w:t>
      </w:r>
      <w:ins w:id="20" w:author="Jason Low" w:date="2021-05-19T12:39:00Z">
        <w:r w:rsidR="006D67DA">
          <w:rPr>
            <w:rFonts w:ascii="Times New Roman" w:eastAsiaTheme="minorEastAsia" w:hAnsi="Times New Roman" w:cs="Times New Roman"/>
            <w:iCs/>
            <w:sz w:val="24"/>
            <w:szCs w:val="24"/>
            <w:lang w:val="en-NZ"/>
          </w:rPr>
          <w:t>;</w:t>
        </w:r>
      </w:ins>
      <w:del w:id="21" w:author="Jason Low" w:date="2021-05-19T12:39:00Z">
        <w:r w:rsidR="001D321F" w:rsidDel="006D67DA">
          <w:rPr>
            <w:rFonts w:ascii="Times New Roman" w:eastAsiaTheme="minorEastAsia" w:hAnsi="Times New Roman" w:cs="Times New Roman"/>
            <w:iCs/>
            <w:sz w:val="24"/>
            <w:szCs w:val="24"/>
          </w:rPr>
          <w:delText>),</w:delText>
        </w:r>
      </w:del>
      <w:r w:rsidR="001D321F">
        <w:rPr>
          <w:rFonts w:ascii="Times New Roman" w:eastAsiaTheme="minorEastAsia" w:hAnsi="Times New Roman" w:cs="Times New Roman"/>
          <w:iCs/>
          <w:sz w:val="24"/>
          <w:szCs w:val="24"/>
        </w:rPr>
        <w:t xml:space="preserve"> hence we </w:t>
      </w:r>
      <w:ins w:id="22" w:author="Jason Low" w:date="2021-05-19T12:39:00Z">
        <w:r w:rsidR="006D67DA">
          <w:rPr>
            <w:rFonts w:ascii="Times New Roman" w:eastAsiaTheme="minorEastAsia" w:hAnsi="Times New Roman" w:cs="Times New Roman"/>
            <w:iCs/>
            <w:sz w:val="24"/>
            <w:szCs w:val="24"/>
            <w:lang w:val="en-NZ"/>
          </w:rPr>
          <w:t xml:space="preserve">also </w:t>
        </w:r>
      </w:ins>
      <w:r w:rsidR="001D321F">
        <w:rPr>
          <w:rFonts w:ascii="Times New Roman" w:eastAsiaTheme="minorEastAsia" w:hAnsi="Times New Roman" w:cs="Times New Roman"/>
          <w:iCs/>
          <w:sz w:val="24"/>
          <w:szCs w:val="24"/>
        </w:rPr>
        <w:t>checked</w:t>
      </w:r>
      <w:ins w:id="23" w:author="Jason Low" w:date="2021-05-19T12:39:00Z">
        <w:r w:rsidR="006D67DA">
          <w:rPr>
            <w:rFonts w:ascii="Times New Roman" w:eastAsiaTheme="minorEastAsia" w:hAnsi="Times New Roman" w:cs="Times New Roman"/>
            <w:iCs/>
            <w:sz w:val="24"/>
            <w:szCs w:val="24"/>
            <w:lang w:val="en-NZ"/>
          </w:rPr>
          <w:t xml:space="preserve"> the analyses</w:t>
        </w:r>
      </w:ins>
      <w:r w:rsidR="001D321F">
        <w:rPr>
          <w:rFonts w:ascii="Times New Roman" w:eastAsiaTheme="minorEastAsia" w:hAnsi="Times New Roman" w:cs="Times New Roman"/>
          <w:iCs/>
          <w:sz w:val="24"/>
          <w:szCs w:val="24"/>
        </w:rPr>
        <w:t xml:space="preserve"> under the assumption of a Gamma distribution</w:t>
      </w:r>
      <w:r w:rsidR="00FF6ED7">
        <w:rPr>
          <w:rFonts w:ascii="Times New Roman" w:eastAsiaTheme="minorEastAsia" w:hAnsi="Times New Roman" w:cs="Times New Roman"/>
          <w:iCs/>
          <w:sz w:val="24"/>
          <w:szCs w:val="24"/>
        </w:rPr>
        <w:t xml:space="preserve"> in a General Linear Mixed Effects Regression Model</w:t>
      </w:r>
      <w:r w:rsidR="001D321F">
        <w:rPr>
          <w:rFonts w:ascii="Times New Roman" w:eastAsiaTheme="minorEastAsia" w:hAnsi="Times New Roman" w:cs="Times New Roman"/>
          <w:iCs/>
          <w:sz w:val="24"/>
          <w:szCs w:val="24"/>
        </w:rPr>
        <w:t xml:space="preserve">, slightly offsetting 0 values. This did not lead to different conclusions </w:t>
      </w:r>
      <w:ins w:id="24" w:author="Jason Low" w:date="2021-05-19T12:40:00Z">
        <w:r w:rsidR="006D67DA">
          <w:rPr>
            <w:rFonts w:ascii="Times New Roman" w:eastAsiaTheme="minorEastAsia" w:hAnsi="Times New Roman" w:cs="Times New Roman"/>
            <w:iCs/>
            <w:sz w:val="24"/>
            <w:szCs w:val="24"/>
            <w:lang w:val="en-NZ"/>
          </w:rPr>
          <w:t xml:space="preserve">as </w:t>
        </w:r>
        <w:r w:rsidR="006D67DA">
          <w:rPr>
            <w:rFonts w:ascii="Times New Roman" w:eastAsiaTheme="minorEastAsia" w:hAnsi="Times New Roman" w:cs="Times New Roman"/>
            <w:iCs/>
            <w:sz w:val="24"/>
            <w:szCs w:val="24"/>
            <w:lang w:val="en-NZ"/>
          </w:rPr>
          <w:lastRenderedPageBreak/>
          <w:t>compared with</w:t>
        </w:r>
      </w:ins>
      <w:del w:id="25" w:author="Jason Low" w:date="2021-05-19T12:40:00Z">
        <w:r w:rsidR="001D321F" w:rsidDel="006D67DA">
          <w:rPr>
            <w:rFonts w:ascii="Times New Roman" w:eastAsiaTheme="minorEastAsia" w:hAnsi="Times New Roman" w:cs="Times New Roman"/>
            <w:iCs/>
            <w:sz w:val="24"/>
            <w:szCs w:val="24"/>
          </w:rPr>
          <w:delText>then</w:delText>
        </w:r>
      </w:del>
      <w:r w:rsidR="001D321F">
        <w:rPr>
          <w:rFonts w:ascii="Times New Roman" w:eastAsiaTheme="minorEastAsia" w:hAnsi="Times New Roman" w:cs="Times New Roman"/>
          <w:iCs/>
          <w:sz w:val="24"/>
          <w:szCs w:val="24"/>
        </w:rPr>
        <w:t xml:space="preserve"> applying an LMM. </w:t>
      </w:r>
      <w:r w:rsidR="007E69CB">
        <w:rPr>
          <w:rFonts w:ascii="Times New Roman" w:eastAsiaTheme="minorEastAsia" w:hAnsi="Times New Roman" w:cs="Times New Roman"/>
          <w:iCs/>
          <w:sz w:val="24"/>
          <w:szCs w:val="24"/>
        </w:rPr>
        <w:t xml:space="preserve">As such, </w:t>
      </w:r>
      <w:ins w:id="26" w:author="Jason Low" w:date="2021-05-19T12:40:00Z">
        <w:r w:rsidR="006D67DA">
          <w:rPr>
            <w:rFonts w:ascii="Times New Roman" w:eastAsiaTheme="minorEastAsia" w:hAnsi="Times New Roman" w:cs="Times New Roman"/>
            <w:iCs/>
            <w:sz w:val="24"/>
            <w:szCs w:val="24"/>
            <w:lang w:val="en-NZ"/>
          </w:rPr>
          <w:t>it seemed</w:t>
        </w:r>
      </w:ins>
      <w:del w:id="27" w:author="Jason Low" w:date="2021-05-19T12:40:00Z">
        <w:r w:rsidR="007E69CB" w:rsidDel="006D67DA">
          <w:rPr>
            <w:rFonts w:ascii="Times New Roman" w:eastAsiaTheme="minorEastAsia" w:hAnsi="Times New Roman" w:cs="Times New Roman"/>
            <w:iCs/>
            <w:sz w:val="24"/>
            <w:szCs w:val="24"/>
          </w:rPr>
          <w:delText>we fe</w:delText>
        </w:r>
      </w:del>
      <w:del w:id="28" w:author="Jason Low" w:date="2021-05-19T12:39:00Z">
        <w:r w:rsidR="007E69CB" w:rsidDel="006D67DA">
          <w:rPr>
            <w:rFonts w:ascii="Times New Roman" w:eastAsiaTheme="minorEastAsia" w:hAnsi="Times New Roman" w:cs="Times New Roman"/>
            <w:iCs/>
            <w:sz w:val="24"/>
            <w:szCs w:val="24"/>
          </w:rPr>
          <w:delText>el</w:delText>
        </w:r>
      </w:del>
      <w:r w:rsidR="007E69CB">
        <w:rPr>
          <w:rFonts w:ascii="Times New Roman" w:eastAsiaTheme="minorEastAsia" w:hAnsi="Times New Roman" w:cs="Times New Roman"/>
          <w:iCs/>
          <w:sz w:val="24"/>
          <w:szCs w:val="24"/>
        </w:rPr>
        <w:t xml:space="preserve"> justified to treat accuracy as a continuous response variable. </w:t>
      </w:r>
    </w:p>
    <w:p w14:paraId="26C1F6D9" w14:textId="5DA4B1C6" w:rsidR="0002526A" w:rsidRDefault="00D01701" w:rsidP="001872D0">
      <w:pPr>
        <w:spacing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For follow-up tests on the belief </w:t>
      </w:r>
      <w:r>
        <w:rPr>
          <w:rFonts w:ascii="Times New Roman" w:eastAsiaTheme="minorEastAsia" w:hAnsi="Times New Roman" w:cs="Times New Roman"/>
          <w:i/>
          <w:sz w:val="24"/>
          <w:szCs w:val="24"/>
        </w:rPr>
        <w:t xml:space="preserve">x </w:t>
      </w:r>
      <w:r>
        <w:rPr>
          <w:rFonts w:ascii="Times New Roman" w:eastAsiaTheme="minorEastAsia" w:hAnsi="Times New Roman" w:cs="Times New Roman"/>
          <w:iCs/>
          <w:sz w:val="24"/>
          <w:szCs w:val="24"/>
        </w:rPr>
        <w:t xml:space="preserve">grip interaction factor, we used a Holm-corrected linear hypotheses testing function from the </w:t>
      </w:r>
      <w:r>
        <w:rPr>
          <w:rFonts w:ascii="Times New Roman" w:eastAsiaTheme="minorEastAsia" w:hAnsi="Times New Roman" w:cs="Times New Roman"/>
          <w:i/>
          <w:sz w:val="24"/>
          <w:szCs w:val="24"/>
        </w:rPr>
        <w:t>multcomp</w:t>
      </w:r>
      <w:r>
        <w:rPr>
          <w:rFonts w:ascii="Times New Roman" w:eastAsiaTheme="minorEastAsia" w:hAnsi="Times New Roman" w:cs="Times New Roman"/>
          <w:iCs/>
          <w:sz w:val="24"/>
          <w:szCs w:val="24"/>
        </w:rPr>
        <w:t xml:space="preserve"> package in R. </w:t>
      </w:r>
      <w:r w:rsidR="00A17069">
        <w:rPr>
          <w:rFonts w:ascii="Times New Roman" w:eastAsiaTheme="minorEastAsia" w:hAnsi="Times New Roman" w:cs="Times New Roman"/>
          <w:iCs/>
          <w:sz w:val="24"/>
          <w:szCs w:val="24"/>
        </w:rPr>
        <w:t xml:space="preserve">In order to compare different levels of grip to a baseline level, </w:t>
      </w:r>
      <w:commentRangeStart w:id="29"/>
      <w:r w:rsidR="00C7124D">
        <w:rPr>
          <w:rFonts w:ascii="Times New Roman" w:eastAsiaTheme="minorEastAsia" w:hAnsi="Times New Roman" w:cs="Times New Roman"/>
          <w:iCs/>
          <w:sz w:val="24"/>
          <w:szCs w:val="24"/>
        </w:rPr>
        <w:t>we essentially included a 4th level for this variable, which was equal to the baseline for that measurement</w:t>
      </w:r>
      <w:r w:rsidR="005C251D">
        <w:rPr>
          <w:rFonts w:ascii="Times New Roman" w:eastAsiaTheme="minorEastAsia" w:hAnsi="Times New Roman" w:cs="Times New Roman"/>
          <w:iCs/>
          <w:sz w:val="24"/>
          <w:szCs w:val="24"/>
        </w:rPr>
        <w:t xml:space="preserve"> (0 for DLTS, .5 for accuracy)</w:t>
      </w:r>
      <w:r w:rsidR="00C7124D">
        <w:rPr>
          <w:rFonts w:ascii="Times New Roman" w:eastAsiaTheme="minorEastAsia" w:hAnsi="Times New Roman" w:cs="Times New Roman"/>
          <w:iCs/>
          <w:sz w:val="24"/>
          <w:szCs w:val="24"/>
        </w:rPr>
        <w:t>.</w:t>
      </w:r>
      <w:r w:rsidR="00220683">
        <w:rPr>
          <w:rFonts w:ascii="Times New Roman" w:eastAsiaTheme="minorEastAsia" w:hAnsi="Times New Roman" w:cs="Times New Roman"/>
          <w:iCs/>
          <w:sz w:val="24"/>
          <w:szCs w:val="24"/>
        </w:rPr>
        <w:t xml:space="preserve"> </w:t>
      </w:r>
      <w:commentRangeEnd w:id="29"/>
      <w:r w:rsidR="006D67DA">
        <w:rPr>
          <w:rStyle w:val="CommentReference"/>
        </w:rPr>
        <w:commentReference w:id="29"/>
      </w:r>
      <w:r w:rsidR="00220683">
        <w:rPr>
          <w:rFonts w:ascii="Times New Roman" w:eastAsiaTheme="minorEastAsia" w:hAnsi="Times New Roman" w:cs="Times New Roman"/>
          <w:iCs/>
          <w:sz w:val="24"/>
          <w:szCs w:val="24"/>
        </w:rPr>
        <w:t xml:space="preserve">We then fitted a </w:t>
      </w:r>
      <w:r w:rsidR="00DF1102">
        <w:rPr>
          <w:rFonts w:ascii="Times New Roman" w:eastAsiaTheme="minorEastAsia" w:hAnsi="Times New Roman" w:cs="Times New Roman"/>
          <w:iCs/>
          <w:sz w:val="24"/>
          <w:szCs w:val="24"/>
        </w:rPr>
        <w:t>LMM</w:t>
      </w:r>
      <w:r w:rsidR="00220683">
        <w:rPr>
          <w:rFonts w:ascii="Times New Roman" w:eastAsiaTheme="minorEastAsia" w:hAnsi="Times New Roman" w:cs="Times New Roman"/>
          <w:iCs/>
          <w:sz w:val="24"/>
          <w:szCs w:val="24"/>
        </w:rPr>
        <w:t xml:space="preserve"> with only grip as fixed factor</w:t>
      </w:r>
      <w:r w:rsidR="00213325">
        <w:rPr>
          <w:rFonts w:ascii="Times New Roman" w:eastAsiaTheme="minorEastAsia" w:hAnsi="Times New Roman" w:cs="Times New Roman"/>
          <w:iCs/>
          <w:sz w:val="24"/>
          <w:szCs w:val="24"/>
        </w:rPr>
        <w:t>,</w:t>
      </w:r>
      <w:r w:rsidR="00220683">
        <w:rPr>
          <w:rFonts w:ascii="Times New Roman" w:eastAsiaTheme="minorEastAsia" w:hAnsi="Times New Roman" w:cs="Times New Roman"/>
          <w:iCs/>
          <w:sz w:val="24"/>
          <w:szCs w:val="24"/>
        </w:rPr>
        <w:t xml:space="preserve"> </w:t>
      </w:r>
      <w:commentRangeStart w:id="30"/>
      <w:r w:rsidR="00220683">
        <w:rPr>
          <w:rFonts w:ascii="Times New Roman" w:eastAsiaTheme="minorEastAsia" w:hAnsi="Times New Roman" w:cs="Times New Roman"/>
          <w:iCs/>
          <w:sz w:val="24"/>
          <w:szCs w:val="24"/>
        </w:rPr>
        <w:t>with the baseline level as reference level</w:t>
      </w:r>
      <w:r w:rsidR="00DF1102">
        <w:rPr>
          <w:rFonts w:ascii="Times New Roman" w:eastAsiaTheme="minorEastAsia" w:hAnsi="Times New Roman" w:cs="Times New Roman"/>
          <w:iCs/>
          <w:sz w:val="24"/>
          <w:szCs w:val="24"/>
        </w:rPr>
        <w:t xml:space="preserve"> (intercept)</w:t>
      </w:r>
      <w:r w:rsidR="00220683">
        <w:rPr>
          <w:rFonts w:ascii="Times New Roman" w:eastAsiaTheme="minorEastAsia" w:hAnsi="Times New Roman" w:cs="Times New Roman"/>
          <w:iCs/>
          <w:sz w:val="24"/>
          <w:szCs w:val="24"/>
        </w:rPr>
        <w:t xml:space="preserve"> to estimate differences in outcome measurements between these levels and the reference level.</w:t>
      </w:r>
      <w:r w:rsidR="006D3AD2">
        <w:rPr>
          <w:rFonts w:ascii="Times New Roman" w:eastAsiaTheme="minorEastAsia" w:hAnsi="Times New Roman" w:cs="Times New Roman"/>
          <w:iCs/>
          <w:sz w:val="24"/>
          <w:szCs w:val="24"/>
        </w:rPr>
        <w:t xml:space="preserve"> </w:t>
      </w:r>
      <w:commentRangeEnd w:id="30"/>
      <w:r w:rsidR="00182EAE">
        <w:rPr>
          <w:rStyle w:val="CommentReference"/>
        </w:rPr>
        <w:commentReference w:id="30"/>
      </w:r>
      <w:r w:rsidR="006D3AD2">
        <w:rPr>
          <w:rFonts w:ascii="Times New Roman" w:eastAsiaTheme="minorEastAsia" w:hAnsi="Times New Roman" w:cs="Times New Roman"/>
          <w:iCs/>
          <w:sz w:val="24"/>
          <w:szCs w:val="24"/>
        </w:rPr>
        <w:t>Estimates for the degrees of freedom of these t-tests were calculated using the Satterthwaite method</w:t>
      </w:r>
      <w:commentRangeStart w:id="31"/>
      <w:r w:rsidR="006D3AD2">
        <w:rPr>
          <w:rFonts w:ascii="Times New Roman" w:eastAsiaTheme="minorEastAsia" w:hAnsi="Times New Roman" w:cs="Times New Roman"/>
          <w:iCs/>
          <w:sz w:val="24"/>
          <w:szCs w:val="24"/>
        </w:rPr>
        <w:t>.</w:t>
      </w:r>
      <w:commentRangeEnd w:id="31"/>
      <w:r w:rsidR="00890744">
        <w:rPr>
          <w:rStyle w:val="CommentReference"/>
        </w:rPr>
        <w:commentReference w:id="31"/>
      </w:r>
    </w:p>
    <w:p w14:paraId="0261CC62" w14:textId="07C00233" w:rsidR="00BB749F" w:rsidRPr="00901213" w:rsidRDefault="00BB749F" w:rsidP="001872D0">
      <w:pPr>
        <w:spacing w:line="36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In the correlational analyses we used the Spearman’s rank-order correlation coefficient as neither DLTS nor accuracy on the explicit task were normally distributed. As such, the correlation coefficient reflects monotonic association rather then linear association</w:t>
      </w:r>
      <w:r w:rsidR="00C0111F">
        <w:rPr>
          <w:rFonts w:ascii="Times New Roman" w:eastAsiaTheme="minorEastAsia" w:hAnsi="Times New Roman" w:cs="Times New Roman"/>
          <w:iCs/>
          <w:sz w:val="24"/>
          <w:szCs w:val="24"/>
        </w:rPr>
        <w:t xml:space="preserve"> between these outcome variables</w:t>
      </w:r>
      <w:r>
        <w:rPr>
          <w:rFonts w:ascii="Times New Roman" w:eastAsiaTheme="minorEastAsia" w:hAnsi="Times New Roman" w:cs="Times New Roman"/>
          <w:iCs/>
          <w:sz w:val="24"/>
          <w:szCs w:val="24"/>
        </w:rPr>
        <w:t>.</w:t>
      </w:r>
      <w:r w:rsidR="008E59DB">
        <w:rPr>
          <w:rFonts w:ascii="Times New Roman" w:eastAsiaTheme="minorEastAsia" w:hAnsi="Times New Roman" w:cs="Times New Roman"/>
          <w:iCs/>
          <w:sz w:val="24"/>
          <w:szCs w:val="24"/>
        </w:rPr>
        <w:t xml:space="preserve"> We therefore use both linear model fits and LOESS </w:t>
      </w:r>
      <w:r w:rsidR="008E59DB" w:rsidRPr="00B24200">
        <w:rPr>
          <w:rFonts w:ascii="Times New Roman" w:hAnsi="Times New Roman" w:cs="Times New Roman"/>
          <w:sz w:val="24"/>
          <w:szCs w:val="24"/>
        </w:rPr>
        <w:t>(non-parametric local regression)</w:t>
      </w:r>
      <w:r w:rsidR="00901213" w:rsidRPr="00B24200">
        <w:rPr>
          <w:rFonts w:ascii="Times New Roman" w:hAnsi="Times New Roman" w:cs="Times New Roman"/>
          <w:sz w:val="24"/>
          <w:szCs w:val="24"/>
        </w:rPr>
        <w:t xml:space="preserve"> fit</w:t>
      </w:r>
      <w:r w:rsidR="00B24200">
        <w:rPr>
          <w:rFonts w:ascii="Times New Roman" w:hAnsi="Times New Roman" w:cs="Times New Roman"/>
          <w:sz w:val="24"/>
          <w:szCs w:val="24"/>
        </w:rPr>
        <w:t xml:space="preserve"> in our visual representations</w:t>
      </w:r>
      <w:r w:rsidR="002D0AF9">
        <w:rPr>
          <w:rFonts w:ascii="Times New Roman" w:hAnsi="Times New Roman" w:cs="Times New Roman"/>
          <w:sz w:val="24"/>
          <w:szCs w:val="24"/>
        </w:rPr>
        <w:t xml:space="preserve"> of this correlation</w:t>
      </w:r>
      <w:r w:rsidR="00B24200">
        <w:rPr>
          <w:rFonts w:ascii="Times New Roman" w:hAnsi="Times New Roman" w:cs="Times New Roman"/>
          <w:sz w:val="24"/>
          <w:szCs w:val="24"/>
        </w:rPr>
        <w:t>.</w:t>
      </w:r>
    </w:p>
    <w:p w14:paraId="5B5D96E1" w14:textId="48F57701" w:rsidR="001872D0" w:rsidRPr="00FF2047" w:rsidRDefault="00625C58" w:rsidP="001872D0">
      <w:pPr>
        <w:spacing w:line="360" w:lineRule="auto"/>
        <w:jc w:val="both"/>
        <w:rPr>
          <w:rFonts w:ascii="Times New Roman" w:hAnsi="Times New Roman" w:cs="Times New Roman"/>
          <w:sz w:val="24"/>
          <w:szCs w:val="24"/>
        </w:rPr>
      </w:pPr>
      <w:r>
        <w:rPr>
          <w:rFonts w:ascii="Times New Roman" w:hAnsi="Times New Roman" w:cs="Times New Roman"/>
          <w:sz w:val="24"/>
          <w:szCs w:val="24"/>
        </w:rPr>
        <w:t>All reported p-value</w:t>
      </w:r>
      <w:r w:rsidR="00387945">
        <w:rPr>
          <w:rFonts w:ascii="Times New Roman" w:hAnsi="Times New Roman" w:cs="Times New Roman"/>
          <w:sz w:val="24"/>
          <w:szCs w:val="24"/>
        </w:rPr>
        <w:t xml:space="preserve">s on </w:t>
      </w:r>
      <w:r w:rsidR="00453AA6">
        <w:rPr>
          <w:rFonts w:ascii="Times New Roman" w:hAnsi="Times New Roman" w:cs="Times New Roman"/>
          <w:sz w:val="24"/>
          <w:szCs w:val="24"/>
        </w:rPr>
        <w:t xml:space="preserve">any other </w:t>
      </w:r>
      <w:r w:rsidR="00387945">
        <w:rPr>
          <w:rFonts w:ascii="Times New Roman" w:hAnsi="Times New Roman" w:cs="Times New Roman"/>
          <w:sz w:val="24"/>
          <w:szCs w:val="24"/>
        </w:rPr>
        <w:t>follow-up tests comparing different levels</w:t>
      </w:r>
      <w:r w:rsidR="001D55A8">
        <w:rPr>
          <w:rFonts w:ascii="Times New Roman" w:hAnsi="Times New Roman" w:cs="Times New Roman"/>
          <w:sz w:val="24"/>
          <w:szCs w:val="24"/>
        </w:rPr>
        <w:t xml:space="preserve"> of experimental variables</w:t>
      </w:r>
      <w:r>
        <w:rPr>
          <w:rFonts w:ascii="Times New Roman" w:hAnsi="Times New Roman" w:cs="Times New Roman"/>
          <w:sz w:val="24"/>
          <w:szCs w:val="24"/>
        </w:rPr>
        <w:t xml:space="preserve"> </w:t>
      </w:r>
      <w:r w:rsidR="002F6FFB">
        <w:rPr>
          <w:rFonts w:ascii="Times New Roman" w:hAnsi="Times New Roman" w:cs="Times New Roman"/>
          <w:sz w:val="24"/>
          <w:szCs w:val="24"/>
        </w:rPr>
        <w:t xml:space="preserve">(see </w:t>
      </w:r>
      <w:r w:rsidR="002F6FFB">
        <w:rPr>
          <w:rFonts w:ascii="Times New Roman" w:hAnsi="Times New Roman" w:cs="Times New Roman"/>
          <w:i/>
          <w:iCs/>
          <w:sz w:val="24"/>
          <w:szCs w:val="24"/>
        </w:rPr>
        <w:t>2.</w:t>
      </w:r>
      <w:r w:rsidR="002F6FFB" w:rsidRPr="002F6FFB">
        <w:rPr>
          <w:rFonts w:ascii="Times New Roman" w:hAnsi="Times New Roman" w:cs="Times New Roman"/>
          <w:sz w:val="24"/>
          <w:szCs w:val="24"/>
        </w:rPr>
        <w:t>6</w:t>
      </w:r>
      <w:r w:rsidR="002F6FFB">
        <w:rPr>
          <w:rFonts w:ascii="Times New Roman" w:hAnsi="Times New Roman" w:cs="Times New Roman"/>
          <w:sz w:val="24"/>
          <w:szCs w:val="24"/>
        </w:rPr>
        <w:t xml:space="preserve">) </w:t>
      </w:r>
      <w:r w:rsidRPr="002F6FFB">
        <w:rPr>
          <w:rFonts w:ascii="Times New Roman" w:hAnsi="Times New Roman" w:cs="Times New Roman"/>
          <w:sz w:val="24"/>
          <w:szCs w:val="24"/>
        </w:rPr>
        <w:t>were</w:t>
      </w:r>
      <w:r>
        <w:rPr>
          <w:rFonts w:ascii="Times New Roman" w:hAnsi="Times New Roman" w:cs="Times New Roman"/>
          <w:sz w:val="24"/>
          <w:szCs w:val="24"/>
        </w:rPr>
        <w:t xml:space="preserve"> corrected</w:t>
      </w:r>
      <w:r w:rsidR="00170C0D">
        <w:rPr>
          <w:rFonts w:ascii="Times New Roman" w:hAnsi="Times New Roman" w:cs="Times New Roman"/>
          <w:sz w:val="24"/>
          <w:szCs w:val="24"/>
        </w:rPr>
        <w:t xml:space="preserve"> for multiple comparisons</w:t>
      </w:r>
      <w:r>
        <w:rPr>
          <w:rFonts w:ascii="Times New Roman" w:hAnsi="Times New Roman" w:cs="Times New Roman"/>
          <w:sz w:val="24"/>
          <w:szCs w:val="24"/>
        </w:rPr>
        <w:t xml:space="preserve"> using Holm’s method</w:t>
      </w:r>
      <w:r w:rsidR="003768EE">
        <w:rPr>
          <w:rFonts w:ascii="Times New Roman" w:hAnsi="Times New Roman" w:cs="Times New Roman"/>
          <w:sz w:val="24"/>
          <w:szCs w:val="24"/>
        </w:rPr>
        <w:t>.</w:t>
      </w:r>
    </w:p>
    <w:p w14:paraId="4325D2B1" w14:textId="77777777" w:rsidR="00FF2047" w:rsidRPr="00512FD4" w:rsidRDefault="00FF2047">
      <w:pPr>
        <w:rPr>
          <w:rFonts w:ascii="Times New Roman" w:hAnsi="Times New Roman" w:cs="Times New Roman"/>
          <w:sz w:val="24"/>
          <w:szCs w:val="24"/>
        </w:rPr>
      </w:pPr>
    </w:p>
    <w:p w14:paraId="3A60E362" w14:textId="149978F5" w:rsidR="00A92C42" w:rsidRDefault="009E5388" w:rsidP="00324696">
      <w:pPr>
        <w:jc w:val="both"/>
        <w:rPr>
          <w:rFonts w:ascii="Times New Roman" w:hAnsi="Times New Roman" w:cs="Times New Roman"/>
          <w:i/>
          <w:iCs/>
          <w:sz w:val="24"/>
          <w:szCs w:val="24"/>
        </w:rPr>
      </w:pPr>
      <w:r>
        <w:rPr>
          <w:rFonts w:ascii="Times New Roman" w:hAnsi="Times New Roman" w:cs="Times New Roman"/>
          <w:i/>
          <w:iCs/>
          <w:sz w:val="24"/>
          <w:szCs w:val="24"/>
        </w:rPr>
        <w:t>2</w:t>
      </w:r>
      <w:r w:rsidR="00212B31" w:rsidRPr="009C6A7F">
        <w:rPr>
          <w:rFonts w:ascii="Times New Roman" w:hAnsi="Times New Roman" w:cs="Times New Roman"/>
          <w:i/>
          <w:iCs/>
          <w:sz w:val="24"/>
          <w:szCs w:val="24"/>
        </w:rPr>
        <w:t>. Results</w:t>
      </w:r>
    </w:p>
    <w:p w14:paraId="5EC21D01" w14:textId="77777777" w:rsidR="00AD1147" w:rsidRDefault="00AD1147" w:rsidP="00324696">
      <w:pPr>
        <w:jc w:val="both"/>
        <w:rPr>
          <w:rFonts w:ascii="Times New Roman" w:hAnsi="Times New Roman" w:cs="Times New Roman"/>
          <w:i/>
          <w:iCs/>
          <w:sz w:val="24"/>
          <w:szCs w:val="24"/>
        </w:rPr>
      </w:pPr>
    </w:p>
    <w:p w14:paraId="6B3AFC28" w14:textId="525EC894" w:rsidR="002E70B2" w:rsidRDefault="002E70B2" w:rsidP="00324696">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2.1 Differential Looking Time Score</w:t>
      </w:r>
    </w:p>
    <w:p w14:paraId="32EA159E" w14:textId="4FAB0325" w:rsidR="00A760EE" w:rsidRDefault="00CC0F61" w:rsidP="00324696">
      <w:pPr>
        <w:spacing w:line="360" w:lineRule="auto"/>
        <w:jc w:val="both"/>
        <w:rPr>
          <w:rFonts w:ascii="Times New Roman" w:hAnsi="Times New Roman" w:cs="Times New Roman"/>
          <w:sz w:val="24"/>
          <w:szCs w:val="24"/>
        </w:rPr>
      </w:pPr>
      <w:r>
        <w:rPr>
          <w:rFonts w:ascii="Times New Roman" w:hAnsi="Times New Roman" w:cs="Times New Roman"/>
          <w:sz w:val="24"/>
          <w:szCs w:val="24"/>
        </w:rPr>
        <w:t>First of all, we tested the full model including the factors group (baseline or mind-tied), belief (true belief or false belief), grip preshaping (whole hand grip, precision grip or no grip)</w:t>
      </w:r>
      <w:r w:rsidR="00373DE9">
        <w:rPr>
          <w:rFonts w:ascii="Times New Roman" w:hAnsi="Times New Roman" w:cs="Times New Roman"/>
          <w:sz w:val="24"/>
          <w:szCs w:val="24"/>
        </w:rPr>
        <w:t>, plus the interaction effect of belief and grip.</w:t>
      </w:r>
      <w:r w:rsidR="00AB17BC">
        <w:rPr>
          <w:rFonts w:ascii="Times New Roman" w:hAnsi="Times New Roman" w:cs="Times New Roman"/>
          <w:sz w:val="24"/>
          <w:szCs w:val="24"/>
        </w:rPr>
        <w:t xml:space="preserve"> The factor ‘participant’ was included as random factor.</w:t>
      </w:r>
      <w:r w:rsidR="00184AC7">
        <w:rPr>
          <w:rFonts w:ascii="Times New Roman" w:hAnsi="Times New Roman" w:cs="Times New Roman"/>
          <w:sz w:val="24"/>
          <w:szCs w:val="24"/>
        </w:rPr>
        <w:t xml:space="preserve"> An ANOVA of this model revealed a significant main effect revealed a significant main effect of belief</w:t>
      </w:r>
      <w:del w:id="32" w:author="Jason Low" w:date="2021-05-19T12:42:00Z">
        <w:r w:rsidR="00184AC7" w:rsidDel="006D67DA">
          <w:rPr>
            <w:rFonts w:ascii="Times New Roman" w:hAnsi="Times New Roman" w:cs="Times New Roman"/>
            <w:sz w:val="24"/>
            <w:szCs w:val="24"/>
          </w:rPr>
          <w:delText xml:space="preserve"> </w:delText>
        </w:r>
      </w:del>
      <w:r w:rsidR="00184AC7">
        <w:rPr>
          <w:rFonts w:ascii="Times New Roman" w:hAnsi="Times New Roman" w:cs="Times New Roman"/>
          <w:sz w:val="24"/>
          <w:szCs w:val="24"/>
        </w:rPr>
        <w:t>, F(2,23</w:t>
      </w:r>
      <w:r w:rsidR="004F4A9F">
        <w:rPr>
          <w:rFonts w:ascii="Times New Roman" w:hAnsi="Times New Roman" w:cs="Times New Roman"/>
          <w:sz w:val="24"/>
          <w:szCs w:val="24"/>
        </w:rPr>
        <w:t>5</w:t>
      </w:r>
      <w:r w:rsidR="00184AC7">
        <w:rPr>
          <w:rFonts w:ascii="Times New Roman" w:hAnsi="Times New Roman" w:cs="Times New Roman"/>
          <w:sz w:val="24"/>
          <w:szCs w:val="24"/>
        </w:rPr>
        <w:t xml:space="preserve">) = </w:t>
      </w:r>
      <w:r w:rsidR="00131322">
        <w:rPr>
          <w:rFonts w:ascii="Times New Roman" w:hAnsi="Times New Roman" w:cs="Times New Roman"/>
          <w:sz w:val="24"/>
          <w:szCs w:val="24"/>
        </w:rPr>
        <w:t>50.1</w:t>
      </w:r>
      <w:r w:rsidR="00065043">
        <w:rPr>
          <w:rFonts w:ascii="Times New Roman" w:hAnsi="Times New Roman" w:cs="Times New Roman"/>
          <w:sz w:val="24"/>
          <w:szCs w:val="24"/>
        </w:rPr>
        <w:t>36</w:t>
      </w:r>
      <w:r w:rsidR="00184AC7">
        <w:rPr>
          <w:rFonts w:ascii="Times New Roman" w:hAnsi="Times New Roman" w:cs="Times New Roman"/>
          <w:sz w:val="24"/>
          <w:szCs w:val="24"/>
        </w:rPr>
        <w:t xml:space="preserve">, p&lt;.001, </w:t>
      </w:r>
      <w:r w:rsidR="009667BC">
        <w:rPr>
          <w:rFonts w:ascii="Times New Roman" w:hAnsi="Times New Roman" w:cs="Times New Roman"/>
          <w:sz w:val="24"/>
          <w:szCs w:val="24"/>
        </w:rPr>
        <w:t>and a significant interaction effect between the factors belief and grip, F(2,23</w:t>
      </w:r>
      <w:r w:rsidR="004B6056">
        <w:rPr>
          <w:rFonts w:ascii="Times New Roman" w:hAnsi="Times New Roman" w:cs="Times New Roman"/>
          <w:sz w:val="24"/>
          <w:szCs w:val="24"/>
        </w:rPr>
        <w:t>5</w:t>
      </w:r>
      <w:r w:rsidR="009667BC">
        <w:rPr>
          <w:rFonts w:ascii="Times New Roman" w:hAnsi="Times New Roman" w:cs="Times New Roman"/>
          <w:sz w:val="24"/>
          <w:szCs w:val="24"/>
        </w:rPr>
        <w:t>) = 1</w:t>
      </w:r>
      <w:r w:rsidR="00065043">
        <w:rPr>
          <w:rFonts w:ascii="Times New Roman" w:hAnsi="Times New Roman" w:cs="Times New Roman"/>
          <w:sz w:val="24"/>
          <w:szCs w:val="24"/>
        </w:rPr>
        <w:t>5</w:t>
      </w:r>
      <w:r w:rsidR="009667BC">
        <w:rPr>
          <w:rFonts w:ascii="Times New Roman" w:hAnsi="Times New Roman" w:cs="Times New Roman"/>
          <w:sz w:val="24"/>
          <w:szCs w:val="24"/>
        </w:rPr>
        <w:t>.</w:t>
      </w:r>
      <w:r w:rsidR="00E2641E">
        <w:rPr>
          <w:rFonts w:ascii="Times New Roman" w:hAnsi="Times New Roman" w:cs="Times New Roman"/>
          <w:sz w:val="24"/>
          <w:szCs w:val="24"/>
        </w:rPr>
        <w:t>57</w:t>
      </w:r>
      <w:r w:rsidR="009667BC">
        <w:rPr>
          <w:rFonts w:ascii="Times New Roman" w:hAnsi="Times New Roman" w:cs="Times New Roman"/>
          <w:sz w:val="24"/>
          <w:szCs w:val="24"/>
        </w:rPr>
        <w:t>, p&lt;.001.</w:t>
      </w:r>
      <w:r w:rsidR="00C23386">
        <w:rPr>
          <w:rFonts w:ascii="Times New Roman" w:hAnsi="Times New Roman" w:cs="Times New Roman"/>
          <w:sz w:val="24"/>
          <w:szCs w:val="24"/>
        </w:rPr>
        <w:t xml:space="preserve"> The main effect of </w:t>
      </w:r>
      <w:r w:rsidR="00324696">
        <w:rPr>
          <w:rFonts w:ascii="Times New Roman" w:hAnsi="Times New Roman" w:cs="Times New Roman"/>
          <w:sz w:val="24"/>
          <w:szCs w:val="24"/>
        </w:rPr>
        <w:t>group was not significant, F(1,4</w:t>
      </w:r>
      <w:r w:rsidR="006C05D7">
        <w:rPr>
          <w:rFonts w:ascii="Times New Roman" w:hAnsi="Times New Roman" w:cs="Times New Roman"/>
          <w:sz w:val="24"/>
          <w:szCs w:val="24"/>
        </w:rPr>
        <w:t>6</w:t>
      </w:r>
      <w:r w:rsidR="00324696">
        <w:rPr>
          <w:rFonts w:ascii="Times New Roman" w:hAnsi="Times New Roman" w:cs="Times New Roman"/>
          <w:sz w:val="24"/>
          <w:szCs w:val="24"/>
        </w:rPr>
        <w:t>) = 0.</w:t>
      </w:r>
      <w:r w:rsidR="00654BB0">
        <w:rPr>
          <w:rFonts w:ascii="Times New Roman" w:hAnsi="Times New Roman" w:cs="Times New Roman"/>
          <w:sz w:val="24"/>
          <w:szCs w:val="24"/>
        </w:rPr>
        <w:t>762</w:t>
      </w:r>
      <w:r w:rsidR="00324696">
        <w:rPr>
          <w:rFonts w:ascii="Times New Roman" w:hAnsi="Times New Roman" w:cs="Times New Roman"/>
          <w:sz w:val="24"/>
          <w:szCs w:val="24"/>
        </w:rPr>
        <w:t>, p</w:t>
      </w:r>
      <w:r w:rsidR="006C33A1">
        <w:rPr>
          <w:rFonts w:ascii="Times New Roman" w:hAnsi="Times New Roman" w:cs="Times New Roman"/>
          <w:sz w:val="24"/>
          <w:szCs w:val="24"/>
        </w:rPr>
        <w:t xml:space="preserve"> </w:t>
      </w:r>
      <w:r w:rsidR="00324696">
        <w:rPr>
          <w:rFonts w:ascii="Times New Roman" w:hAnsi="Times New Roman" w:cs="Times New Roman"/>
          <w:sz w:val="24"/>
          <w:szCs w:val="24"/>
        </w:rPr>
        <w:t>=</w:t>
      </w:r>
      <w:r w:rsidR="006C33A1">
        <w:rPr>
          <w:rFonts w:ascii="Times New Roman" w:hAnsi="Times New Roman" w:cs="Times New Roman"/>
          <w:sz w:val="24"/>
          <w:szCs w:val="24"/>
        </w:rPr>
        <w:t xml:space="preserve"> </w:t>
      </w:r>
      <w:r w:rsidR="00324696">
        <w:rPr>
          <w:rFonts w:ascii="Times New Roman" w:hAnsi="Times New Roman" w:cs="Times New Roman"/>
          <w:sz w:val="24"/>
          <w:szCs w:val="24"/>
        </w:rPr>
        <w:t>.</w:t>
      </w:r>
      <w:r w:rsidR="00CC262D">
        <w:rPr>
          <w:rFonts w:ascii="Times New Roman" w:hAnsi="Times New Roman" w:cs="Times New Roman"/>
          <w:sz w:val="24"/>
          <w:szCs w:val="24"/>
        </w:rPr>
        <w:t>387</w:t>
      </w:r>
      <w:r w:rsidR="00324696">
        <w:rPr>
          <w:rFonts w:ascii="Times New Roman" w:hAnsi="Times New Roman" w:cs="Times New Roman"/>
          <w:sz w:val="24"/>
          <w:szCs w:val="24"/>
        </w:rPr>
        <w:t>, nor was the main effect of grip, F(2,23</w:t>
      </w:r>
      <w:r w:rsidR="00ED7651">
        <w:rPr>
          <w:rFonts w:ascii="Times New Roman" w:hAnsi="Times New Roman" w:cs="Times New Roman"/>
          <w:sz w:val="24"/>
          <w:szCs w:val="24"/>
        </w:rPr>
        <w:t>5</w:t>
      </w:r>
      <w:r w:rsidR="00324696">
        <w:rPr>
          <w:rFonts w:ascii="Times New Roman" w:hAnsi="Times New Roman" w:cs="Times New Roman"/>
          <w:sz w:val="24"/>
          <w:szCs w:val="24"/>
        </w:rPr>
        <w:t>) = 1.</w:t>
      </w:r>
      <w:r w:rsidR="00FE23EC">
        <w:rPr>
          <w:rFonts w:ascii="Times New Roman" w:hAnsi="Times New Roman" w:cs="Times New Roman"/>
          <w:sz w:val="24"/>
          <w:szCs w:val="24"/>
        </w:rPr>
        <w:t>899</w:t>
      </w:r>
      <w:r w:rsidR="00324696">
        <w:rPr>
          <w:rFonts w:ascii="Times New Roman" w:hAnsi="Times New Roman" w:cs="Times New Roman"/>
          <w:sz w:val="24"/>
          <w:szCs w:val="24"/>
        </w:rPr>
        <w:t>, p</w:t>
      </w:r>
      <w:r w:rsidR="00DE2AE2">
        <w:rPr>
          <w:rFonts w:ascii="Times New Roman" w:hAnsi="Times New Roman" w:cs="Times New Roman"/>
          <w:sz w:val="24"/>
          <w:szCs w:val="24"/>
        </w:rPr>
        <w:t xml:space="preserve"> </w:t>
      </w:r>
      <w:r w:rsidR="00324696">
        <w:rPr>
          <w:rFonts w:ascii="Times New Roman" w:hAnsi="Times New Roman" w:cs="Times New Roman"/>
          <w:sz w:val="24"/>
          <w:szCs w:val="24"/>
        </w:rPr>
        <w:t>=</w:t>
      </w:r>
      <w:r w:rsidR="00DE2AE2">
        <w:rPr>
          <w:rFonts w:ascii="Times New Roman" w:hAnsi="Times New Roman" w:cs="Times New Roman"/>
          <w:sz w:val="24"/>
          <w:szCs w:val="24"/>
        </w:rPr>
        <w:t xml:space="preserve"> </w:t>
      </w:r>
      <w:r w:rsidR="00324696">
        <w:rPr>
          <w:rFonts w:ascii="Times New Roman" w:hAnsi="Times New Roman" w:cs="Times New Roman"/>
          <w:sz w:val="24"/>
          <w:szCs w:val="24"/>
        </w:rPr>
        <w:t>.1</w:t>
      </w:r>
      <w:r w:rsidR="00204174">
        <w:rPr>
          <w:rFonts w:ascii="Times New Roman" w:hAnsi="Times New Roman" w:cs="Times New Roman"/>
          <w:sz w:val="24"/>
          <w:szCs w:val="24"/>
        </w:rPr>
        <w:t>5</w:t>
      </w:r>
      <w:r w:rsidR="00324696">
        <w:rPr>
          <w:rFonts w:ascii="Times New Roman" w:hAnsi="Times New Roman" w:cs="Times New Roman"/>
          <w:sz w:val="24"/>
          <w:szCs w:val="24"/>
        </w:rPr>
        <w:t>2.</w:t>
      </w:r>
    </w:p>
    <w:p w14:paraId="3FF2F4F2" w14:textId="0767EB9A" w:rsidR="000F2EF9" w:rsidRPr="000F2EF9" w:rsidRDefault="000F2EF9" w:rsidP="003246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further also modelled the data in a similar fashion per group as independent sample. In this model, we included belief, grip, and the belief </w:t>
      </w:r>
      <w:r>
        <w:rPr>
          <w:rFonts w:ascii="Times New Roman" w:hAnsi="Times New Roman" w:cs="Times New Roman"/>
          <w:i/>
          <w:iCs/>
          <w:sz w:val="24"/>
          <w:szCs w:val="24"/>
        </w:rPr>
        <w:t xml:space="preserve">x </w:t>
      </w:r>
      <w:r>
        <w:rPr>
          <w:rFonts w:ascii="Times New Roman" w:hAnsi="Times New Roman" w:cs="Times New Roman"/>
          <w:sz w:val="24"/>
          <w:szCs w:val="24"/>
        </w:rPr>
        <w:t>grip interaction effect. An overview of the results of the analyses follows below.</w:t>
      </w:r>
    </w:p>
    <w:p w14:paraId="7EDF41E3" w14:textId="77777777" w:rsidR="009E7ACD" w:rsidRDefault="009E7ACD" w:rsidP="00324696">
      <w:pPr>
        <w:jc w:val="both"/>
        <w:rPr>
          <w:rFonts w:ascii="Times New Roman" w:hAnsi="Times New Roman" w:cs="Times New Roman"/>
          <w:i/>
          <w:iCs/>
          <w:sz w:val="24"/>
          <w:szCs w:val="24"/>
        </w:rPr>
      </w:pPr>
    </w:p>
    <w:p w14:paraId="3C4AEEDD" w14:textId="61125E6E" w:rsidR="002A6DA1" w:rsidRDefault="00EA506E" w:rsidP="008871E3">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2.1.1 Baseline group</w:t>
      </w:r>
    </w:p>
    <w:p w14:paraId="18BD9C79" w14:textId="6E7B29F1" w:rsidR="00427D94" w:rsidRDefault="008871E3" w:rsidP="008871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Modelling the data of the baseline group </w:t>
      </w:r>
      <w:del w:id="33" w:author="Jason Low" w:date="2021-05-19T12:42:00Z">
        <w:r w:rsidDel="006D67DA">
          <w:rPr>
            <w:rFonts w:ascii="Times New Roman" w:hAnsi="Times New Roman" w:cs="Times New Roman"/>
            <w:sz w:val="24"/>
            <w:szCs w:val="24"/>
          </w:rPr>
          <w:delText>online</w:delText>
        </w:r>
      </w:del>
      <w:ins w:id="34" w:author="Jason Low" w:date="2021-05-19T12:42:00Z">
        <w:r w:rsidR="006D67DA">
          <w:rPr>
            <w:rFonts w:ascii="Times New Roman" w:hAnsi="Times New Roman" w:cs="Times New Roman"/>
            <w:sz w:val="24"/>
            <w:szCs w:val="24"/>
            <w:lang w:val="en-NZ"/>
          </w:rPr>
          <w:t>separately</w:t>
        </w:r>
      </w:ins>
      <w:r>
        <w:rPr>
          <w:rFonts w:ascii="Times New Roman" w:hAnsi="Times New Roman" w:cs="Times New Roman"/>
          <w:sz w:val="24"/>
          <w:szCs w:val="24"/>
        </w:rPr>
        <w:t xml:space="preserve">, we found a significant main effect of belief, </w:t>
      </w:r>
      <w:r w:rsidR="001A06BD">
        <w:rPr>
          <w:rFonts w:ascii="Times New Roman" w:hAnsi="Times New Roman" w:cs="Times New Roman"/>
          <w:sz w:val="24"/>
          <w:szCs w:val="24"/>
        </w:rPr>
        <w:t>F(1,114) = 21.</w:t>
      </w:r>
      <w:r w:rsidR="0050372F">
        <w:rPr>
          <w:rFonts w:ascii="Times New Roman" w:hAnsi="Times New Roman" w:cs="Times New Roman"/>
          <w:sz w:val="24"/>
          <w:szCs w:val="24"/>
        </w:rPr>
        <w:t>676</w:t>
      </w:r>
      <w:r w:rsidR="001A06BD">
        <w:rPr>
          <w:rFonts w:ascii="Times New Roman" w:hAnsi="Times New Roman" w:cs="Times New Roman"/>
          <w:sz w:val="24"/>
          <w:szCs w:val="24"/>
        </w:rPr>
        <w:t>, p&lt;.001, a significant main effect of grip, F(2,114) = 4.</w:t>
      </w:r>
      <w:r w:rsidR="00FF27FF">
        <w:rPr>
          <w:rFonts w:ascii="Times New Roman" w:hAnsi="Times New Roman" w:cs="Times New Roman"/>
          <w:sz w:val="24"/>
          <w:szCs w:val="24"/>
        </w:rPr>
        <w:t>948</w:t>
      </w:r>
      <w:r w:rsidR="001A06BD">
        <w:rPr>
          <w:rFonts w:ascii="Times New Roman" w:hAnsi="Times New Roman" w:cs="Times New Roman"/>
          <w:sz w:val="24"/>
          <w:szCs w:val="24"/>
        </w:rPr>
        <w:t>, p = 0.0</w:t>
      </w:r>
      <w:r w:rsidR="00F83E96">
        <w:rPr>
          <w:rFonts w:ascii="Times New Roman" w:hAnsi="Times New Roman" w:cs="Times New Roman"/>
          <w:sz w:val="24"/>
          <w:szCs w:val="24"/>
        </w:rPr>
        <w:t>09</w:t>
      </w:r>
      <w:r w:rsidR="001A06BD">
        <w:rPr>
          <w:rFonts w:ascii="Times New Roman" w:hAnsi="Times New Roman" w:cs="Times New Roman"/>
          <w:sz w:val="24"/>
          <w:szCs w:val="24"/>
        </w:rPr>
        <w:t>, as well as a significant interaction effect between belief and grip, F(2,114) = 7.</w:t>
      </w:r>
      <w:r w:rsidR="00F23935">
        <w:rPr>
          <w:rFonts w:ascii="Times New Roman" w:hAnsi="Times New Roman" w:cs="Times New Roman"/>
          <w:sz w:val="24"/>
          <w:szCs w:val="24"/>
        </w:rPr>
        <w:t>8</w:t>
      </w:r>
      <w:r w:rsidR="00320C90">
        <w:rPr>
          <w:rFonts w:ascii="Times New Roman" w:hAnsi="Times New Roman" w:cs="Times New Roman"/>
          <w:sz w:val="24"/>
          <w:szCs w:val="24"/>
        </w:rPr>
        <w:t>8</w:t>
      </w:r>
      <w:r w:rsidR="00211AB8">
        <w:rPr>
          <w:rFonts w:ascii="Times New Roman" w:hAnsi="Times New Roman" w:cs="Times New Roman"/>
          <w:sz w:val="24"/>
          <w:szCs w:val="24"/>
        </w:rPr>
        <w:t>9</w:t>
      </w:r>
      <w:r w:rsidR="001A06BD">
        <w:rPr>
          <w:rFonts w:ascii="Times New Roman" w:hAnsi="Times New Roman" w:cs="Times New Roman"/>
          <w:sz w:val="24"/>
          <w:szCs w:val="24"/>
        </w:rPr>
        <w:t xml:space="preserve">, p </w:t>
      </w:r>
      <w:r w:rsidR="00593E17">
        <w:rPr>
          <w:rFonts w:ascii="Times New Roman" w:hAnsi="Times New Roman" w:cs="Times New Roman"/>
          <w:sz w:val="24"/>
          <w:szCs w:val="24"/>
        </w:rPr>
        <w:t>&lt;</w:t>
      </w:r>
      <w:r w:rsidR="001A06BD">
        <w:rPr>
          <w:rFonts w:ascii="Times New Roman" w:hAnsi="Times New Roman" w:cs="Times New Roman"/>
          <w:sz w:val="24"/>
          <w:szCs w:val="24"/>
        </w:rPr>
        <w:t>.001.</w:t>
      </w:r>
    </w:p>
    <w:p w14:paraId="5B4BBB67" w14:textId="73A3392D" w:rsidR="00F7368B" w:rsidRDefault="004F5EB7" w:rsidP="008871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found that within the whole hand grip condition, there was a significant difference between the DLTS scores in the true belief condition and those in the false belief condition, </w:t>
      </w:r>
      <w:r w:rsidR="00D825CB">
        <w:rPr>
          <w:rFonts w:ascii="Times New Roman" w:hAnsi="Times New Roman" w:cs="Times New Roman"/>
          <w:i/>
          <w:iCs/>
          <w:sz w:val="24"/>
          <w:szCs w:val="24"/>
        </w:rPr>
        <w:t>t</w:t>
      </w:r>
      <w:r>
        <w:rPr>
          <w:rFonts w:ascii="Times New Roman" w:hAnsi="Times New Roman" w:cs="Times New Roman"/>
          <w:sz w:val="24"/>
          <w:szCs w:val="24"/>
        </w:rPr>
        <w:t xml:space="preserve"> = 4.6</w:t>
      </w:r>
      <w:r w:rsidR="00E32B92">
        <w:rPr>
          <w:rFonts w:ascii="Times New Roman" w:hAnsi="Times New Roman" w:cs="Times New Roman"/>
          <w:sz w:val="24"/>
          <w:szCs w:val="24"/>
        </w:rPr>
        <w:t>76</w:t>
      </w:r>
      <w:r>
        <w:rPr>
          <w:rFonts w:ascii="Times New Roman" w:hAnsi="Times New Roman" w:cs="Times New Roman"/>
          <w:sz w:val="24"/>
          <w:szCs w:val="24"/>
        </w:rPr>
        <w:t xml:space="preserve">, p&lt;.001. </w:t>
      </w:r>
      <w:r w:rsidR="00F7368B">
        <w:rPr>
          <w:rFonts w:ascii="Times New Roman" w:hAnsi="Times New Roman" w:cs="Times New Roman"/>
          <w:sz w:val="24"/>
          <w:szCs w:val="24"/>
        </w:rPr>
        <w:t xml:space="preserve">Similarly, we found a significant difference in the precision grip condition, with DLTS scores being significantly higher in the true belief condition as compared to the false belief condition, </w:t>
      </w:r>
      <w:r w:rsidR="00D1275D">
        <w:rPr>
          <w:rFonts w:ascii="Times New Roman" w:hAnsi="Times New Roman" w:cs="Times New Roman"/>
          <w:i/>
          <w:iCs/>
          <w:sz w:val="24"/>
          <w:szCs w:val="24"/>
        </w:rPr>
        <w:t>t</w:t>
      </w:r>
      <w:r w:rsidR="00F7368B">
        <w:rPr>
          <w:rFonts w:ascii="Times New Roman" w:hAnsi="Times New Roman" w:cs="Times New Roman"/>
          <w:i/>
          <w:iCs/>
          <w:sz w:val="24"/>
          <w:szCs w:val="24"/>
        </w:rPr>
        <w:t xml:space="preserve"> </w:t>
      </w:r>
      <w:r w:rsidR="00F7368B">
        <w:rPr>
          <w:rFonts w:ascii="Times New Roman" w:hAnsi="Times New Roman" w:cs="Times New Roman"/>
          <w:sz w:val="24"/>
          <w:szCs w:val="24"/>
        </w:rPr>
        <w:t xml:space="preserve">= </w:t>
      </w:r>
      <w:r w:rsidR="00D1275D">
        <w:rPr>
          <w:rFonts w:ascii="Times New Roman" w:hAnsi="Times New Roman" w:cs="Times New Roman"/>
          <w:sz w:val="24"/>
          <w:szCs w:val="24"/>
        </w:rPr>
        <w:t>4.098</w:t>
      </w:r>
      <w:r w:rsidR="00F7368B">
        <w:rPr>
          <w:rFonts w:ascii="Times New Roman" w:hAnsi="Times New Roman" w:cs="Times New Roman"/>
          <w:sz w:val="24"/>
          <w:szCs w:val="24"/>
        </w:rPr>
        <w:t xml:space="preserve">, p&lt;.001. No such difference was found in the no grip condition, </w:t>
      </w:r>
      <w:commentRangeStart w:id="35"/>
      <w:r w:rsidR="00F7368B">
        <w:rPr>
          <w:rFonts w:ascii="Times New Roman" w:hAnsi="Times New Roman" w:cs="Times New Roman"/>
          <w:i/>
          <w:iCs/>
          <w:sz w:val="24"/>
          <w:szCs w:val="24"/>
        </w:rPr>
        <w:t xml:space="preserve">z </w:t>
      </w:r>
      <w:commentRangeEnd w:id="35"/>
      <w:r w:rsidR="006D67DA">
        <w:rPr>
          <w:rStyle w:val="CommentReference"/>
        </w:rPr>
        <w:commentReference w:id="35"/>
      </w:r>
      <w:r w:rsidR="00F7368B">
        <w:rPr>
          <w:rFonts w:ascii="Times New Roman" w:hAnsi="Times New Roman" w:cs="Times New Roman"/>
          <w:sz w:val="24"/>
          <w:szCs w:val="24"/>
        </w:rPr>
        <w:t>= -.</w:t>
      </w:r>
      <w:r w:rsidR="008872E5">
        <w:rPr>
          <w:rFonts w:ascii="Times New Roman" w:hAnsi="Times New Roman" w:cs="Times New Roman"/>
          <w:sz w:val="24"/>
          <w:szCs w:val="24"/>
        </w:rPr>
        <w:t>473</w:t>
      </w:r>
      <w:r w:rsidR="00F7368B">
        <w:rPr>
          <w:rFonts w:ascii="Times New Roman" w:hAnsi="Times New Roman" w:cs="Times New Roman"/>
          <w:sz w:val="24"/>
          <w:szCs w:val="24"/>
        </w:rPr>
        <w:t>, p = .</w:t>
      </w:r>
      <w:r w:rsidR="008872E5">
        <w:rPr>
          <w:rFonts w:ascii="Times New Roman" w:hAnsi="Times New Roman" w:cs="Times New Roman"/>
          <w:sz w:val="24"/>
          <w:szCs w:val="24"/>
        </w:rPr>
        <w:t>637</w:t>
      </w:r>
      <w:r w:rsidR="00F7368B">
        <w:rPr>
          <w:rFonts w:ascii="Times New Roman" w:hAnsi="Times New Roman" w:cs="Times New Roman"/>
          <w:sz w:val="24"/>
          <w:szCs w:val="24"/>
        </w:rPr>
        <w:t>.</w:t>
      </w:r>
    </w:p>
    <w:p w14:paraId="38EEB9C5" w14:textId="77777777" w:rsidR="00BB331D" w:rsidRPr="00F7368B" w:rsidRDefault="00BB331D" w:rsidP="008871E3">
      <w:pPr>
        <w:spacing w:line="360" w:lineRule="auto"/>
        <w:jc w:val="both"/>
        <w:rPr>
          <w:rFonts w:ascii="Times New Roman" w:hAnsi="Times New Roman" w:cs="Times New Roman"/>
          <w:sz w:val="24"/>
          <w:szCs w:val="24"/>
        </w:rPr>
      </w:pPr>
    </w:p>
    <w:p w14:paraId="28E6A72F" w14:textId="13117DBA" w:rsidR="00AF6863" w:rsidRPr="00AF6863" w:rsidRDefault="00BB5B4F" w:rsidP="008871E3">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629FC4" wp14:editId="5EB9A590">
            <wp:extent cx="5724525" cy="3762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762375"/>
                    </a:xfrm>
                    <a:prstGeom prst="rect">
                      <a:avLst/>
                    </a:prstGeom>
                    <a:noFill/>
                    <a:ln>
                      <a:noFill/>
                    </a:ln>
                  </pic:spPr>
                </pic:pic>
              </a:graphicData>
            </a:graphic>
          </wp:inline>
        </w:drawing>
      </w:r>
    </w:p>
    <w:p w14:paraId="7353FFD8" w14:textId="71C4C42D" w:rsidR="00212B31" w:rsidRDefault="00BB331D" w:rsidP="00BB331D">
      <w:pPr>
        <w:spacing w:line="360" w:lineRule="auto"/>
        <w:jc w:val="both"/>
        <w:rPr>
          <w:rFonts w:ascii="Times New Roman" w:hAnsi="Times New Roman" w:cs="Times New Roman"/>
          <w:i/>
          <w:iCs/>
          <w:sz w:val="24"/>
          <w:szCs w:val="24"/>
        </w:rPr>
      </w:pPr>
      <w:r w:rsidRPr="00BB331D">
        <w:rPr>
          <w:rFonts w:ascii="Times New Roman" w:hAnsi="Times New Roman" w:cs="Times New Roman"/>
          <w:i/>
          <w:iCs/>
          <w:sz w:val="24"/>
          <w:szCs w:val="24"/>
        </w:rPr>
        <w:t>Figure X. DLTS scores in the baseline group, per belief and grip condition. Error bars represent standard error of the mean. S</w:t>
      </w:r>
      <w:r w:rsidR="00E12E11">
        <w:rPr>
          <w:rFonts w:ascii="Times New Roman" w:hAnsi="Times New Roman" w:cs="Times New Roman"/>
          <w:i/>
          <w:iCs/>
          <w:sz w:val="24"/>
          <w:szCs w:val="24"/>
        </w:rPr>
        <w:t xml:space="preserve">tars represent the significance of the mean differences. Stars on a bar represent the significance of the mean </w:t>
      </w:r>
      <w:r w:rsidR="003B4FB5">
        <w:rPr>
          <w:rFonts w:ascii="Times New Roman" w:hAnsi="Times New Roman" w:cs="Times New Roman"/>
          <w:i/>
          <w:iCs/>
          <w:sz w:val="24"/>
          <w:szCs w:val="24"/>
        </w:rPr>
        <w:t xml:space="preserve">of the belief/grip combination </w:t>
      </w:r>
      <w:r w:rsidR="00E12E11">
        <w:rPr>
          <w:rFonts w:ascii="Times New Roman" w:hAnsi="Times New Roman" w:cs="Times New Roman"/>
          <w:i/>
          <w:iCs/>
          <w:sz w:val="24"/>
          <w:szCs w:val="24"/>
        </w:rPr>
        <w:t xml:space="preserve">as compared to the baseline of 0 (no bias towards either target). Those above represent the </w:t>
      </w:r>
      <w:r w:rsidR="00E12E11">
        <w:rPr>
          <w:rFonts w:ascii="Times New Roman" w:hAnsi="Times New Roman" w:cs="Times New Roman"/>
          <w:i/>
          <w:iCs/>
          <w:sz w:val="24"/>
          <w:szCs w:val="24"/>
        </w:rPr>
        <w:lastRenderedPageBreak/>
        <w:t>difference between means per belief condition, i.e. comparing the true and false belief conditions per grip condition.</w:t>
      </w:r>
    </w:p>
    <w:p w14:paraId="24A6F16E" w14:textId="3388BED6" w:rsidR="00D1582D" w:rsidRDefault="00D1582D" w:rsidP="00BB331D">
      <w:pPr>
        <w:spacing w:line="360" w:lineRule="auto"/>
        <w:jc w:val="both"/>
        <w:rPr>
          <w:rFonts w:ascii="Times New Roman" w:hAnsi="Times New Roman" w:cs="Times New Roman"/>
          <w:i/>
          <w:iCs/>
          <w:sz w:val="24"/>
          <w:szCs w:val="24"/>
        </w:rPr>
      </w:pPr>
    </w:p>
    <w:p w14:paraId="6B6329BD" w14:textId="3CF7AA98" w:rsidR="008F7798" w:rsidRDefault="00E10E3C" w:rsidP="00BB331D">
      <w:pPr>
        <w:spacing w:line="360" w:lineRule="auto"/>
        <w:jc w:val="both"/>
        <w:rPr>
          <w:rFonts w:ascii="Times New Roman" w:hAnsi="Times New Roman" w:cs="Times New Roman"/>
          <w:sz w:val="24"/>
          <w:szCs w:val="24"/>
        </w:rPr>
      </w:pPr>
      <w:r>
        <w:rPr>
          <w:rFonts w:ascii="Times New Roman" w:hAnsi="Times New Roman" w:cs="Times New Roman"/>
          <w:sz w:val="24"/>
          <w:szCs w:val="24"/>
        </w:rPr>
        <w:t>We also compared DLTS scores for every combination of belief and grip (i.e., TB-WHG, TB-NG, TB-PG, FB-WHG, FB-NG, FB-PG) to the baseline of 0, which indicates no bias towards either target or distractor.</w:t>
      </w:r>
      <w:r w:rsidR="006770FA">
        <w:rPr>
          <w:rFonts w:ascii="Times New Roman" w:hAnsi="Times New Roman" w:cs="Times New Roman"/>
          <w:sz w:val="24"/>
          <w:szCs w:val="24"/>
        </w:rPr>
        <w:t xml:space="preserve"> </w:t>
      </w:r>
      <w:r w:rsidR="008F7798">
        <w:rPr>
          <w:rFonts w:ascii="Times New Roman" w:hAnsi="Times New Roman" w:cs="Times New Roman"/>
          <w:sz w:val="24"/>
          <w:szCs w:val="24"/>
        </w:rPr>
        <w:t>For the true belief condition, DLTS scores were significantly higher than baseline (i.e., gaze was biased towards the target as compared to the distractor) for the whole hand grip condition</w:t>
      </w:r>
      <w:r w:rsidR="00A47E87">
        <w:rPr>
          <w:rFonts w:ascii="Times New Roman" w:hAnsi="Times New Roman" w:cs="Times New Roman"/>
          <w:sz w:val="24"/>
          <w:szCs w:val="24"/>
        </w:rPr>
        <w:t xml:space="preserve">, </w:t>
      </w:r>
      <w:r w:rsidR="00A47E87">
        <w:rPr>
          <w:rFonts w:ascii="Times New Roman" w:hAnsi="Times New Roman" w:cs="Times New Roman"/>
          <w:i/>
          <w:iCs/>
          <w:sz w:val="24"/>
          <w:szCs w:val="24"/>
        </w:rPr>
        <w:t xml:space="preserve">t </w:t>
      </w:r>
      <w:r w:rsidR="008F7798">
        <w:rPr>
          <w:rFonts w:ascii="Times New Roman" w:hAnsi="Times New Roman" w:cs="Times New Roman"/>
          <w:sz w:val="24"/>
          <w:szCs w:val="24"/>
        </w:rPr>
        <w:t>= 2.</w:t>
      </w:r>
      <w:r w:rsidR="00A47E87">
        <w:rPr>
          <w:rFonts w:ascii="Times New Roman" w:hAnsi="Times New Roman" w:cs="Times New Roman"/>
          <w:sz w:val="24"/>
          <w:szCs w:val="24"/>
        </w:rPr>
        <w:t>0474</w:t>
      </w:r>
      <w:r w:rsidR="008F7798">
        <w:rPr>
          <w:rFonts w:ascii="Times New Roman" w:hAnsi="Times New Roman" w:cs="Times New Roman"/>
          <w:sz w:val="24"/>
          <w:szCs w:val="24"/>
        </w:rPr>
        <w:t>, p = .0</w:t>
      </w:r>
      <w:r w:rsidR="002B15EF">
        <w:rPr>
          <w:rFonts w:ascii="Times New Roman" w:hAnsi="Times New Roman" w:cs="Times New Roman"/>
          <w:sz w:val="24"/>
          <w:szCs w:val="24"/>
        </w:rPr>
        <w:t>45</w:t>
      </w:r>
      <w:r w:rsidR="008F7798">
        <w:rPr>
          <w:rFonts w:ascii="Times New Roman" w:hAnsi="Times New Roman" w:cs="Times New Roman"/>
          <w:sz w:val="24"/>
          <w:szCs w:val="24"/>
        </w:rPr>
        <w:t>, as well as for the precision grip condition</w:t>
      </w:r>
      <w:r w:rsidR="006F0768">
        <w:rPr>
          <w:rFonts w:ascii="Times New Roman" w:hAnsi="Times New Roman" w:cs="Times New Roman"/>
          <w:sz w:val="24"/>
          <w:szCs w:val="24"/>
        </w:rPr>
        <w:t xml:space="preserve">, </w:t>
      </w:r>
      <w:r w:rsidR="006F0768">
        <w:rPr>
          <w:rFonts w:ascii="Times New Roman" w:hAnsi="Times New Roman" w:cs="Times New Roman"/>
          <w:i/>
          <w:iCs/>
          <w:sz w:val="24"/>
          <w:szCs w:val="24"/>
        </w:rPr>
        <w:t>t</w:t>
      </w:r>
      <w:r w:rsidR="008F7798">
        <w:rPr>
          <w:rFonts w:ascii="Times New Roman" w:hAnsi="Times New Roman" w:cs="Times New Roman"/>
          <w:sz w:val="24"/>
          <w:szCs w:val="24"/>
        </w:rPr>
        <w:t xml:space="preserve"> = 2.</w:t>
      </w:r>
      <w:r w:rsidR="00BD3CDC">
        <w:rPr>
          <w:rFonts w:ascii="Times New Roman" w:hAnsi="Times New Roman" w:cs="Times New Roman"/>
          <w:sz w:val="24"/>
          <w:szCs w:val="24"/>
        </w:rPr>
        <w:t>400</w:t>
      </w:r>
      <w:r w:rsidR="008F7798">
        <w:rPr>
          <w:rFonts w:ascii="Times New Roman" w:hAnsi="Times New Roman" w:cs="Times New Roman"/>
          <w:sz w:val="24"/>
          <w:szCs w:val="24"/>
        </w:rPr>
        <w:t>, p = .0</w:t>
      </w:r>
      <w:r w:rsidR="002D5BAA">
        <w:rPr>
          <w:rFonts w:ascii="Times New Roman" w:hAnsi="Times New Roman" w:cs="Times New Roman"/>
          <w:sz w:val="24"/>
          <w:szCs w:val="24"/>
        </w:rPr>
        <w:t>19</w:t>
      </w:r>
      <w:r w:rsidR="008F7798">
        <w:rPr>
          <w:rFonts w:ascii="Times New Roman" w:hAnsi="Times New Roman" w:cs="Times New Roman"/>
          <w:sz w:val="24"/>
          <w:szCs w:val="24"/>
        </w:rPr>
        <w:t xml:space="preserve">, but not for the no grip condition, </w:t>
      </w:r>
      <w:r w:rsidR="00951558">
        <w:rPr>
          <w:rFonts w:ascii="Times New Roman" w:hAnsi="Times New Roman" w:cs="Times New Roman"/>
          <w:i/>
          <w:iCs/>
          <w:sz w:val="24"/>
          <w:szCs w:val="24"/>
        </w:rPr>
        <w:t>t</w:t>
      </w:r>
      <w:r w:rsidR="008F7798">
        <w:rPr>
          <w:rFonts w:ascii="Times New Roman" w:hAnsi="Times New Roman" w:cs="Times New Roman"/>
          <w:sz w:val="24"/>
          <w:szCs w:val="24"/>
        </w:rPr>
        <w:t xml:space="preserve"> = -.5</w:t>
      </w:r>
      <w:r w:rsidR="00F93B9B">
        <w:rPr>
          <w:rFonts w:ascii="Times New Roman" w:hAnsi="Times New Roman" w:cs="Times New Roman"/>
          <w:sz w:val="24"/>
          <w:szCs w:val="24"/>
        </w:rPr>
        <w:t>74</w:t>
      </w:r>
      <w:r w:rsidR="008F7798">
        <w:rPr>
          <w:rFonts w:ascii="Times New Roman" w:hAnsi="Times New Roman" w:cs="Times New Roman"/>
          <w:sz w:val="24"/>
          <w:szCs w:val="24"/>
        </w:rPr>
        <w:t>, p = .</w:t>
      </w:r>
      <w:r w:rsidR="000B5908">
        <w:rPr>
          <w:rFonts w:ascii="Times New Roman" w:hAnsi="Times New Roman" w:cs="Times New Roman"/>
          <w:sz w:val="24"/>
          <w:szCs w:val="24"/>
        </w:rPr>
        <w:t>568</w:t>
      </w:r>
      <w:r w:rsidR="008F7798">
        <w:rPr>
          <w:rFonts w:ascii="Times New Roman" w:hAnsi="Times New Roman" w:cs="Times New Roman"/>
          <w:sz w:val="24"/>
          <w:szCs w:val="24"/>
        </w:rPr>
        <w:t>. When looking at the DLTS scores for the false belief condition, we found that scores are significantly lower than baseline (i.e., gaze was biased towards the distractor as compared to the target)</w:t>
      </w:r>
      <w:r w:rsidR="008E63B0">
        <w:rPr>
          <w:rFonts w:ascii="Times New Roman" w:hAnsi="Times New Roman" w:cs="Times New Roman"/>
          <w:sz w:val="24"/>
          <w:szCs w:val="24"/>
        </w:rPr>
        <w:t xml:space="preserve"> for the </w:t>
      </w:r>
      <w:r w:rsidR="006B60CC">
        <w:rPr>
          <w:rFonts w:ascii="Times New Roman" w:hAnsi="Times New Roman" w:cs="Times New Roman"/>
          <w:sz w:val="24"/>
          <w:szCs w:val="24"/>
        </w:rPr>
        <w:t>whole hand grip condition</w:t>
      </w:r>
      <w:r w:rsidR="007450FD">
        <w:rPr>
          <w:rFonts w:ascii="Times New Roman" w:hAnsi="Times New Roman" w:cs="Times New Roman"/>
          <w:sz w:val="24"/>
          <w:szCs w:val="24"/>
        </w:rPr>
        <w:t xml:space="preserve">, </w:t>
      </w:r>
      <w:r w:rsidR="00BC13F4">
        <w:rPr>
          <w:rFonts w:ascii="Times New Roman" w:hAnsi="Times New Roman" w:cs="Times New Roman"/>
          <w:i/>
          <w:iCs/>
          <w:sz w:val="24"/>
          <w:szCs w:val="24"/>
        </w:rPr>
        <w:t>t</w:t>
      </w:r>
      <w:r w:rsidR="00BC13F4">
        <w:rPr>
          <w:rFonts w:ascii="Times New Roman" w:hAnsi="Times New Roman" w:cs="Times New Roman"/>
          <w:sz w:val="24"/>
          <w:szCs w:val="24"/>
        </w:rPr>
        <w:t xml:space="preserve"> = -4.351, p&lt;.001</w:t>
      </w:r>
      <w:r w:rsidR="00D75FD6">
        <w:rPr>
          <w:rFonts w:ascii="Times New Roman" w:hAnsi="Times New Roman" w:cs="Times New Roman"/>
          <w:sz w:val="24"/>
          <w:szCs w:val="24"/>
        </w:rPr>
        <w:t>,</w:t>
      </w:r>
      <w:r w:rsidR="006B60CC">
        <w:rPr>
          <w:rFonts w:ascii="Times New Roman" w:hAnsi="Times New Roman" w:cs="Times New Roman"/>
          <w:sz w:val="24"/>
          <w:szCs w:val="24"/>
        </w:rPr>
        <w:t xml:space="preserve"> and the precision grip condition, </w:t>
      </w:r>
      <w:r w:rsidR="00560B2D">
        <w:rPr>
          <w:rFonts w:ascii="Times New Roman" w:hAnsi="Times New Roman" w:cs="Times New Roman"/>
          <w:i/>
          <w:iCs/>
          <w:sz w:val="24"/>
          <w:szCs w:val="24"/>
        </w:rPr>
        <w:t xml:space="preserve">t </w:t>
      </w:r>
      <w:r w:rsidR="00560B2D">
        <w:rPr>
          <w:rFonts w:ascii="Times New Roman" w:hAnsi="Times New Roman" w:cs="Times New Roman"/>
          <w:sz w:val="24"/>
          <w:szCs w:val="24"/>
        </w:rPr>
        <w:t xml:space="preserve">= -2.859, p = .006, </w:t>
      </w:r>
      <w:r w:rsidR="006B60CC">
        <w:rPr>
          <w:rFonts w:ascii="Times New Roman" w:hAnsi="Times New Roman" w:cs="Times New Roman"/>
          <w:sz w:val="24"/>
          <w:szCs w:val="24"/>
        </w:rPr>
        <w:t>but not for the no-grip condition</w:t>
      </w:r>
      <w:r w:rsidR="00376520">
        <w:rPr>
          <w:rFonts w:ascii="Times New Roman" w:hAnsi="Times New Roman" w:cs="Times New Roman"/>
          <w:sz w:val="24"/>
          <w:szCs w:val="24"/>
        </w:rPr>
        <w:t xml:space="preserve">, </w:t>
      </w:r>
      <w:r w:rsidR="00376520">
        <w:rPr>
          <w:rFonts w:ascii="Times New Roman" w:hAnsi="Times New Roman" w:cs="Times New Roman"/>
          <w:i/>
          <w:iCs/>
          <w:sz w:val="24"/>
          <w:szCs w:val="24"/>
        </w:rPr>
        <w:t>t</w:t>
      </w:r>
      <w:r w:rsidR="006B60CC">
        <w:rPr>
          <w:rFonts w:ascii="Times New Roman" w:hAnsi="Times New Roman" w:cs="Times New Roman"/>
          <w:sz w:val="24"/>
          <w:szCs w:val="24"/>
        </w:rPr>
        <w:t xml:space="preserve"> = -.</w:t>
      </w:r>
      <w:r w:rsidR="00BB7B50">
        <w:rPr>
          <w:rFonts w:ascii="Times New Roman" w:hAnsi="Times New Roman" w:cs="Times New Roman"/>
          <w:sz w:val="24"/>
          <w:szCs w:val="24"/>
        </w:rPr>
        <w:t>138</w:t>
      </w:r>
      <w:r w:rsidR="006B60CC">
        <w:rPr>
          <w:rFonts w:ascii="Times New Roman" w:hAnsi="Times New Roman" w:cs="Times New Roman"/>
          <w:sz w:val="24"/>
          <w:szCs w:val="24"/>
        </w:rPr>
        <w:t>, p = .</w:t>
      </w:r>
      <w:r w:rsidR="00BB7B50">
        <w:rPr>
          <w:rFonts w:ascii="Times New Roman" w:hAnsi="Times New Roman" w:cs="Times New Roman"/>
          <w:sz w:val="24"/>
          <w:szCs w:val="24"/>
        </w:rPr>
        <w:t>891</w:t>
      </w:r>
      <w:r w:rsidR="006B60CC">
        <w:rPr>
          <w:rFonts w:ascii="Times New Roman" w:hAnsi="Times New Roman" w:cs="Times New Roman"/>
          <w:sz w:val="24"/>
          <w:szCs w:val="24"/>
        </w:rPr>
        <w:t>.</w:t>
      </w:r>
    </w:p>
    <w:p w14:paraId="3C22A8A3" w14:textId="18AC39ED" w:rsidR="00ED118A" w:rsidRDefault="00ED118A" w:rsidP="00BB331D">
      <w:pPr>
        <w:spacing w:line="360" w:lineRule="auto"/>
        <w:jc w:val="both"/>
        <w:rPr>
          <w:rFonts w:ascii="Times New Roman" w:hAnsi="Times New Roman" w:cs="Times New Roman"/>
          <w:sz w:val="24"/>
          <w:szCs w:val="24"/>
        </w:rPr>
      </w:pPr>
    </w:p>
    <w:p w14:paraId="2237023B" w14:textId="05F2A5A3" w:rsidR="00ED118A" w:rsidRPr="006247CD" w:rsidRDefault="006247CD" w:rsidP="00C675E8">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2.1.2 Mind-tied group</w:t>
      </w:r>
    </w:p>
    <w:p w14:paraId="07F9F32A" w14:textId="281B2CB3" w:rsidR="00212B31" w:rsidRDefault="00046B6A" w:rsidP="00C675E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modelling the data of the mind-tied group independently, we found similar results as in the baseline group. Both the main effect of belief </w:t>
      </w:r>
      <w:r w:rsidR="000420B2">
        <w:rPr>
          <w:rFonts w:ascii="Times New Roman" w:hAnsi="Times New Roman" w:cs="Times New Roman"/>
          <w:sz w:val="24"/>
          <w:szCs w:val="24"/>
        </w:rPr>
        <w:t xml:space="preserve">, </w:t>
      </w:r>
      <w:r>
        <w:rPr>
          <w:rFonts w:ascii="Times New Roman" w:hAnsi="Times New Roman" w:cs="Times New Roman"/>
          <w:sz w:val="24"/>
          <w:szCs w:val="24"/>
        </w:rPr>
        <w:t>F(1,13</w:t>
      </w:r>
      <w:r w:rsidR="0096073A">
        <w:rPr>
          <w:rFonts w:ascii="Times New Roman" w:hAnsi="Times New Roman" w:cs="Times New Roman"/>
          <w:sz w:val="24"/>
          <w:szCs w:val="24"/>
        </w:rPr>
        <w:t>5</w:t>
      </w:r>
      <w:r>
        <w:rPr>
          <w:rFonts w:ascii="Times New Roman" w:hAnsi="Times New Roman" w:cs="Times New Roman"/>
          <w:sz w:val="24"/>
          <w:szCs w:val="24"/>
        </w:rPr>
        <w:t>) = 3</w:t>
      </w:r>
      <w:r w:rsidR="00B9786F">
        <w:rPr>
          <w:rFonts w:ascii="Times New Roman" w:hAnsi="Times New Roman" w:cs="Times New Roman"/>
          <w:sz w:val="24"/>
          <w:szCs w:val="24"/>
        </w:rPr>
        <w:t>3.13</w:t>
      </w:r>
      <w:r>
        <w:rPr>
          <w:rFonts w:ascii="Times New Roman" w:hAnsi="Times New Roman" w:cs="Times New Roman"/>
          <w:sz w:val="24"/>
          <w:szCs w:val="24"/>
        </w:rPr>
        <w:t>, p&lt;.001 and grip</w:t>
      </w:r>
      <w:r w:rsidR="00F7369D">
        <w:rPr>
          <w:rFonts w:ascii="Times New Roman" w:hAnsi="Times New Roman" w:cs="Times New Roman"/>
          <w:sz w:val="24"/>
          <w:szCs w:val="24"/>
        </w:rPr>
        <w:t xml:space="preserve">, </w:t>
      </w:r>
      <w:r>
        <w:rPr>
          <w:rFonts w:ascii="Times New Roman" w:hAnsi="Times New Roman" w:cs="Times New Roman"/>
          <w:sz w:val="24"/>
          <w:szCs w:val="24"/>
        </w:rPr>
        <w:t>F(2,13</w:t>
      </w:r>
      <w:r w:rsidR="00EB6FFD">
        <w:rPr>
          <w:rFonts w:ascii="Times New Roman" w:hAnsi="Times New Roman" w:cs="Times New Roman"/>
          <w:sz w:val="24"/>
          <w:szCs w:val="24"/>
        </w:rPr>
        <w:t>5</w:t>
      </w:r>
      <w:r>
        <w:rPr>
          <w:rFonts w:ascii="Times New Roman" w:hAnsi="Times New Roman" w:cs="Times New Roman"/>
          <w:sz w:val="24"/>
          <w:szCs w:val="24"/>
        </w:rPr>
        <w:t xml:space="preserve">) = </w:t>
      </w:r>
      <w:r w:rsidR="00210FAD">
        <w:rPr>
          <w:rFonts w:ascii="Times New Roman" w:hAnsi="Times New Roman" w:cs="Times New Roman"/>
          <w:sz w:val="24"/>
          <w:szCs w:val="24"/>
        </w:rPr>
        <w:t>5.76</w:t>
      </w:r>
      <w:r w:rsidR="002C6F06">
        <w:rPr>
          <w:rFonts w:ascii="Times New Roman" w:hAnsi="Times New Roman" w:cs="Times New Roman"/>
          <w:sz w:val="24"/>
          <w:szCs w:val="24"/>
        </w:rPr>
        <w:t>1</w:t>
      </w:r>
      <w:r>
        <w:rPr>
          <w:rFonts w:ascii="Times New Roman" w:hAnsi="Times New Roman" w:cs="Times New Roman"/>
          <w:sz w:val="24"/>
          <w:szCs w:val="24"/>
        </w:rPr>
        <w:t>, p = .0</w:t>
      </w:r>
      <w:r w:rsidR="00453A10">
        <w:rPr>
          <w:rFonts w:ascii="Times New Roman" w:hAnsi="Times New Roman" w:cs="Times New Roman"/>
          <w:sz w:val="24"/>
          <w:szCs w:val="24"/>
        </w:rPr>
        <w:t>04</w:t>
      </w:r>
      <w:r w:rsidR="00B37CDD">
        <w:rPr>
          <w:rFonts w:ascii="Times New Roman" w:hAnsi="Times New Roman" w:cs="Times New Roman"/>
          <w:sz w:val="24"/>
          <w:szCs w:val="24"/>
        </w:rPr>
        <w:t>,</w:t>
      </w:r>
      <w:r>
        <w:rPr>
          <w:rFonts w:ascii="Times New Roman" w:hAnsi="Times New Roman" w:cs="Times New Roman"/>
          <w:sz w:val="24"/>
          <w:szCs w:val="24"/>
        </w:rPr>
        <w:t xml:space="preserve"> were significant, as was the belief </w:t>
      </w:r>
      <w:r>
        <w:rPr>
          <w:rFonts w:ascii="Times New Roman" w:hAnsi="Times New Roman" w:cs="Times New Roman"/>
          <w:i/>
          <w:iCs/>
          <w:sz w:val="24"/>
          <w:szCs w:val="24"/>
        </w:rPr>
        <w:t xml:space="preserve">x </w:t>
      </w:r>
      <w:r>
        <w:rPr>
          <w:rFonts w:ascii="Times New Roman" w:hAnsi="Times New Roman" w:cs="Times New Roman"/>
          <w:sz w:val="24"/>
          <w:szCs w:val="24"/>
        </w:rPr>
        <w:t>grip interaction effect</w:t>
      </w:r>
      <w:r w:rsidR="002255CA">
        <w:rPr>
          <w:rFonts w:ascii="Times New Roman" w:hAnsi="Times New Roman" w:cs="Times New Roman"/>
          <w:sz w:val="24"/>
          <w:szCs w:val="24"/>
        </w:rPr>
        <w:t>, F(</w:t>
      </w:r>
      <w:r w:rsidR="00ED289D">
        <w:rPr>
          <w:rFonts w:ascii="Times New Roman" w:hAnsi="Times New Roman" w:cs="Times New Roman"/>
          <w:sz w:val="24"/>
          <w:szCs w:val="24"/>
        </w:rPr>
        <w:t>2,13</w:t>
      </w:r>
      <w:r w:rsidR="008F6A08">
        <w:rPr>
          <w:rFonts w:ascii="Times New Roman" w:hAnsi="Times New Roman" w:cs="Times New Roman"/>
          <w:sz w:val="24"/>
          <w:szCs w:val="24"/>
        </w:rPr>
        <w:t>5</w:t>
      </w:r>
      <w:r w:rsidR="00ED289D">
        <w:rPr>
          <w:rFonts w:ascii="Times New Roman" w:hAnsi="Times New Roman" w:cs="Times New Roman"/>
          <w:sz w:val="24"/>
          <w:szCs w:val="24"/>
        </w:rPr>
        <w:t xml:space="preserve">) = </w:t>
      </w:r>
      <w:r w:rsidR="00CE056B">
        <w:rPr>
          <w:rFonts w:ascii="Times New Roman" w:hAnsi="Times New Roman" w:cs="Times New Roman"/>
          <w:sz w:val="24"/>
          <w:szCs w:val="24"/>
        </w:rPr>
        <w:t>8.335</w:t>
      </w:r>
      <w:r w:rsidR="00ED289D">
        <w:rPr>
          <w:rFonts w:ascii="Times New Roman" w:hAnsi="Times New Roman" w:cs="Times New Roman"/>
          <w:sz w:val="24"/>
          <w:szCs w:val="24"/>
        </w:rPr>
        <w:t>, p&lt;.0</w:t>
      </w:r>
      <w:r w:rsidR="00C15D89">
        <w:rPr>
          <w:rFonts w:ascii="Times New Roman" w:hAnsi="Times New Roman" w:cs="Times New Roman"/>
          <w:sz w:val="24"/>
          <w:szCs w:val="24"/>
        </w:rPr>
        <w:t>0</w:t>
      </w:r>
      <w:r w:rsidR="00ED289D">
        <w:rPr>
          <w:rFonts w:ascii="Times New Roman" w:hAnsi="Times New Roman" w:cs="Times New Roman"/>
          <w:sz w:val="24"/>
          <w:szCs w:val="24"/>
        </w:rPr>
        <w:t>1.</w:t>
      </w:r>
    </w:p>
    <w:p w14:paraId="396455EC" w14:textId="18D4DEA2" w:rsidR="00930792" w:rsidRDefault="00F8307C" w:rsidP="00C675E8">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2207CF71" wp14:editId="076A6C99">
            <wp:extent cx="572452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676650"/>
                    </a:xfrm>
                    <a:prstGeom prst="rect">
                      <a:avLst/>
                    </a:prstGeom>
                    <a:noFill/>
                    <a:ln>
                      <a:noFill/>
                    </a:ln>
                  </pic:spPr>
                </pic:pic>
              </a:graphicData>
            </a:graphic>
          </wp:inline>
        </w:drawing>
      </w:r>
    </w:p>
    <w:p w14:paraId="1C2C8976" w14:textId="73A2325B" w:rsidR="004256C4" w:rsidRDefault="004256C4" w:rsidP="004256C4">
      <w:pPr>
        <w:spacing w:line="360" w:lineRule="auto"/>
        <w:jc w:val="both"/>
        <w:rPr>
          <w:rFonts w:ascii="Times New Roman" w:hAnsi="Times New Roman" w:cs="Times New Roman"/>
          <w:noProof/>
          <w:sz w:val="24"/>
          <w:szCs w:val="24"/>
        </w:rPr>
      </w:pPr>
    </w:p>
    <w:p w14:paraId="3072B9A2" w14:textId="3B37424A" w:rsidR="004256C4" w:rsidRDefault="004256C4" w:rsidP="004256C4">
      <w:pPr>
        <w:spacing w:line="360" w:lineRule="auto"/>
        <w:jc w:val="both"/>
        <w:rPr>
          <w:rFonts w:ascii="Times New Roman" w:hAnsi="Times New Roman" w:cs="Times New Roman"/>
          <w:i/>
          <w:iCs/>
          <w:sz w:val="24"/>
          <w:szCs w:val="24"/>
        </w:rPr>
      </w:pPr>
      <w:r w:rsidRPr="00BB331D">
        <w:rPr>
          <w:rFonts w:ascii="Times New Roman" w:hAnsi="Times New Roman" w:cs="Times New Roman"/>
          <w:i/>
          <w:iCs/>
          <w:sz w:val="24"/>
          <w:szCs w:val="24"/>
        </w:rPr>
        <w:t xml:space="preserve">Figure X. DLTS scores in the </w:t>
      </w:r>
      <w:r w:rsidR="00167E63">
        <w:rPr>
          <w:rFonts w:ascii="Times New Roman" w:hAnsi="Times New Roman" w:cs="Times New Roman"/>
          <w:i/>
          <w:iCs/>
          <w:sz w:val="24"/>
          <w:szCs w:val="24"/>
        </w:rPr>
        <w:t>mind-tied</w:t>
      </w:r>
      <w:r w:rsidRPr="00BB331D">
        <w:rPr>
          <w:rFonts w:ascii="Times New Roman" w:hAnsi="Times New Roman" w:cs="Times New Roman"/>
          <w:i/>
          <w:iCs/>
          <w:sz w:val="24"/>
          <w:szCs w:val="24"/>
        </w:rPr>
        <w:t xml:space="preserve"> group, per belief and grip condition. Error bars represent standard error of the mean. S</w:t>
      </w:r>
      <w:r>
        <w:rPr>
          <w:rFonts w:ascii="Times New Roman" w:hAnsi="Times New Roman" w:cs="Times New Roman"/>
          <w:i/>
          <w:iCs/>
          <w:sz w:val="24"/>
          <w:szCs w:val="24"/>
        </w:rPr>
        <w:t>tars represent the significance of the mean differences.</w:t>
      </w:r>
    </w:p>
    <w:p w14:paraId="1496F7A2" w14:textId="7EA6C92E" w:rsidR="004256C4" w:rsidRDefault="004256C4" w:rsidP="004256C4">
      <w:pPr>
        <w:spacing w:line="360" w:lineRule="auto"/>
        <w:jc w:val="both"/>
        <w:rPr>
          <w:rFonts w:ascii="Times New Roman" w:hAnsi="Times New Roman" w:cs="Times New Roman"/>
          <w:i/>
          <w:iCs/>
          <w:sz w:val="24"/>
          <w:szCs w:val="24"/>
        </w:rPr>
      </w:pPr>
    </w:p>
    <w:p w14:paraId="5F80E6EA" w14:textId="4227C39A" w:rsidR="004256C4" w:rsidRDefault="00A81320" w:rsidP="004256C4">
      <w:pPr>
        <w:spacing w:line="360" w:lineRule="auto"/>
        <w:jc w:val="both"/>
        <w:rPr>
          <w:rFonts w:ascii="Times New Roman" w:hAnsi="Times New Roman" w:cs="Times New Roman"/>
          <w:sz w:val="24"/>
          <w:szCs w:val="24"/>
        </w:rPr>
      </w:pPr>
      <w:r>
        <w:rPr>
          <w:rFonts w:ascii="Times New Roman" w:hAnsi="Times New Roman" w:cs="Times New Roman"/>
          <w:sz w:val="24"/>
          <w:szCs w:val="24"/>
        </w:rPr>
        <w:t>We also ran a follow up analysis of this model, comparing the scores in the true belief condition</w:t>
      </w:r>
      <w:r w:rsidR="000F3E34">
        <w:rPr>
          <w:rFonts w:ascii="Times New Roman" w:hAnsi="Times New Roman" w:cs="Times New Roman"/>
          <w:sz w:val="24"/>
          <w:szCs w:val="24"/>
        </w:rPr>
        <w:t xml:space="preserve"> to those in the false belief condition per grip conditions. We found a significant difference in the whole hand grip condition (i.e., TB-WHG vs FB-WHG)</w:t>
      </w:r>
      <w:r w:rsidR="00C344EE">
        <w:rPr>
          <w:rFonts w:ascii="Times New Roman" w:hAnsi="Times New Roman" w:cs="Times New Roman"/>
          <w:sz w:val="24"/>
          <w:szCs w:val="24"/>
        </w:rPr>
        <w:t xml:space="preserve">, </w:t>
      </w:r>
      <w:r w:rsidR="000F3E34">
        <w:rPr>
          <w:rFonts w:ascii="Times New Roman" w:hAnsi="Times New Roman" w:cs="Times New Roman"/>
          <w:i/>
          <w:iCs/>
          <w:sz w:val="24"/>
          <w:szCs w:val="24"/>
        </w:rPr>
        <w:t xml:space="preserve">z </w:t>
      </w:r>
      <w:r w:rsidR="000F3E34">
        <w:rPr>
          <w:rFonts w:ascii="Times New Roman" w:hAnsi="Times New Roman" w:cs="Times New Roman"/>
          <w:sz w:val="24"/>
          <w:szCs w:val="24"/>
        </w:rPr>
        <w:t>= 5.</w:t>
      </w:r>
      <w:r w:rsidR="00C344EE">
        <w:rPr>
          <w:rFonts w:ascii="Times New Roman" w:hAnsi="Times New Roman" w:cs="Times New Roman"/>
          <w:sz w:val="24"/>
          <w:szCs w:val="24"/>
        </w:rPr>
        <w:t>738</w:t>
      </w:r>
      <w:r w:rsidR="000F3E34">
        <w:rPr>
          <w:rFonts w:ascii="Times New Roman" w:hAnsi="Times New Roman" w:cs="Times New Roman"/>
          <w:sz w:val="24"/>
          <w:szCs w:val="24"/>
        </w:rPr>
        <w:t>, p&lt;.001</w:t>
      </w:r>
      <w:r w:rsidR="00C157C4">
        <w:rPr>
          <w:rFonts w:ascii="Times New Roman" w:hAnsi="Times New Roman" w:cs="Times New Roman"/>
          <w:sz w:val="24"/>
          <w:szCs w:val="24"/>
        </w:rPr>
        <w:t>,</w:t>
      </w:r>
      <w:r w:rsidR="000F3E34">
        <w:rPr>
          <w:rFonts w:ascii="Times New Roman" w:hAnsi="Times New Roman" w:cs="Times New Roman"/>
          <w:sz w:val="24"/>
          <w:szCs w:val="24"/>
        </w:rPr>
        <w:t xml:space="preserve"> and the precision grip condition (TB-PG vs FB-PG)</w:t>
      </w:r>
      <w:r w:rsidR="000A52A5">
        <w:rPr>
          <w:rFonts w:ascii="Times New Roman" w:hAnsi="Times New Roman" w:cs="Times New Roman"/>
          <w:sz w:val="24"/>
          <w:szCs w:val="24"/>
        </w:rPr>
        <w:t xml:space="preserve">, </w:t>
      </w:r>
      <w:r w:rsidR="000F3E34">
        <w:rPr>
          <w:rFonts w:ascii="Times New Roman" w:hAnsi="Times New Roman" w:cs="Times New Roman"/>
          <w:i/>
          <w:iCs/>
          <w:sz w:val="24"/>
          <w:szCs w:val="24"/>
        </w:rPr>
        <w:t xml:space="preserve">z </w:t>
      </w:r>
      <w:r w:rsidR="000F3E34">
        <w:rPr>
          <w:rFonts w:ascii="Times New Roman" w:hAnsi="Times New Roman" w:cs="Times New Roman"/>
          <w:sz w:val="24"/>
          <w:szCs w:val="24"/>
        </w:rPr>
        <w:t>= 3.3</w:t>
      </w:r>
      <w:r w:rsidR="00686175">
        <w:rPr>
          <w:rFonts w:ascii="Times New Roman" w:hAnsi="Times New Roman" w:cs="Times New Roman"/>
          <w:sz w:val="24"/>
          <w:szCs w:val="24"/>
        </w:rPr>
        <w:t>43</w:t>
      </w:r>
      <w:r w:rsidR="000F3E34">
        <w:rPr>
          <w:rFonts w:ascii="Times New Roman" w:hAnsi="Times New Roman" w:cs="Times New Roman"/>
          <w:sz w:val="24"/>
          <w:szCs w:val="24"/>
        </w:rPr>
        <w:t>, p&lt;.01</w:t>
      </w:r>
      <w:r w:rsidR="00B34273">
        <w:rPr>
          <w:rFonts w:ascii="Times New Roman" w:hAnsi="Times New Roman" w:cs="Times New Roman"/>
          <w:sz w:val="24"/>
          <w:szCs w:val="24"/>
        </w:rPr>
        <w:t xml:space="preserve">, but not for the no-grip condition, </w:t>
      </w:r>
      <w:r w:rsidR="00B34273">
        <w:rPr>
          <w:rFonts w:ascii="Times New Roman" w:hAnsi="Times New Roman" w:cs="Times New Roman"/>
          <w:i/>
          <w:iCs/>
          <w:sz w:val="24"/>
          <w:szCs w:val="24"/>
        </w:rPr>
        <w:t xml:space="preserve">z = </w:t>
      </w:r>
      <w:r w:rsidR="00B34273">
        <w:rPr>
          <w:rFonts w:ascii="Times New Roman" w:hAnsi="Times New Roman" w:cs="Times New Roman"/>
          <w:sz w:val="24"/>
          <w:szCs w:val="24"/>
        </w:rPr>
        <w:t>.</w:t>
      </w:r>
      <w:r w:rsidR="00312C8A">
        <w:rPr>
          <w:rFonts w:ascii="Times New Roman" w:hAnsi="Times New Roman" w:cs="Times New Roman"/>
          <w:sz w:val="24"/>
          <w:szCs w:val="24"/>
        </w:rPr>
        <w:t>00</w:t>
      </w:r>
      <w:r w:rsidR="000A0D86">
        <w:rPr>
          <w:rFonts w:ascii="Times New Roman" w:hAnsi="Times New Roman" w:cs="Times New Roman"/>
          <w:sz w:val="24"/>
          <w:szCs w:val="24"/>
        </w:rPr>
        <w:t>8</w:t>
      </w:r>
      <w:r w:rsidR="00B34273">
        <w:rPr>
          <w:rFonts w:ascii="Times New Roman" w:hAnsi="Times New Roman" w:cs="Times New Roman"/>
          <w:sz w:val="24"/>
          <w:szCs w:val="24"/>
        </w:rPr>
        <w:t>, p = .9</w:t>
      </w:r>
      <w:r w:rsidR="00F56A75">
        <w:rPr>
          <w:rFonts w:ascii="Times New Roman" w:hAnsi="Times New Roman" w:cs="Times New Roman"/>
          <w:sz w:val="24"/>
          <w:szCs w:val="24"/>
        </w:rPr>
        <w:t>99</w:t>
      </w:r>
      <w:r w:rsidR="00B34273">
        <w:rPr>
          <w:rFonts w:ascii="Times New Roman" w:hAnsi="Times New Roman" w:cs="Times New Roman"/>
          <w:sz w:val="24"/>
          <w:szCs w:val="24"/>
        </w:rPr>
        <w:t>.</w:t>
      </w:r>
    </w:p>
    <w:p w14:paraId="6A752B28" w14:textId="4D1B228C" w:rsidR="00340254" w:rsidRDefault="00913B82" w:rsidP="004256C4">
      <w:pPr>
        <w:spacing w:line="360" w:lineRule="auto"/>
        <w:jc w:val="both"/>
        <w:rPr>
          <w:rFonts w:ascii="Times New Roman" w:hAnsi="Times New Roman" w:cs="Times New Roman"/>
          <w:sz w:val="24"/>
          <w:szCs w:val="24"/>
        </w:rPr>
      </w:pPr>
      <w:r>
        <w:rPr>
          <w:rFonts w:ascii="Times New Roman" w:hAnsi="Times New Roman" w:cs="Times New Roman"/>
          <w:sz w:val="24"/>
          <w:szCs w:val="24"/>
        </w:rPr>
        <w:t>We also compared every belief</w:t>
      </w:r>
      <w:r w:rsidR="008A30A2">
        <w:rPr>
          <w:rFonts w:ascii="Times New Roman" w:hAnsi="Times New Roman" w:cs="Times New Roman"/>
          <w:sz w:val="24"/>
          <w:szCs w:val="24"/>
        </w:rPr>
        <w:t>-</w:t>
      </w:r>
      <w:r>
        <w:rPr>
          <w:rFonts w:ascii="Times New Roman" w:hAnsi="Times New Roman" w:cs="Times New Roman"/>
          <w:sz w:val="24"/>
          <w:szCs w:val="24"/>
        </w:rPr>
        <w:t>grip combination with the baseline of zero. This revealed that mean DLTS scores were significantly higher in the true belief condition for both the whole hand grip (TB-WHG)</w:t>
      </w:r>
      <w:r w:rsidR="008511A8">
        <w:rPr>
          <w:rFonts w:ascii="Times New Roman" w:hAnsi="Times New Roman" w:cs="Times New Roman"/>
          <w:sz w:val="24"/>
          <w:szCs w:val="24"/>
        </w:rPr>
        <w:t xml:space="preserve">, </w:t>
      </w:r>
      <w:r w:rsidR="008511A8">
        <w:rPr>
          <w:rFonts w:ascii="Times New Roman" w:hAnsi="Times New Roman" w:cs="Times New Roman"/>
          <w:i/>
          <w:iCs/>
          <w:sz w:val="24"/>
          <w:szCs w:val="24"/>
        </w:rPr>
        <w:t>t</w:t>
      </w:r>
      <w:r>
        <w:rPr>
          <w:rFonts w:ascii="Times New Roman" w:hAnsi="Times New Roman" w:cs="Times New Roman"/>
          <w:sz w:val="24"/>
          <w:szCs w:val="24"/>
        </w:rPr>
        <w:t xml:space="preserve"> = </w:t>
      </w:r>
      <w:r w:rsidR="008511A8">
        <w:rPr>
          <w:rFonts w:ascii="Times New Roman" w:hAnsi="Times New Roman" w:cs="Times New Roman"/>
          <w:sz w:val="24"/>
          <w:szCs w:val="24"/>
        </w:rPr>
        <w:t>3.487</w:t>
      </w:r>
      <w:r>
        <w:rPr>
          <w:rFonts w:ascii="Times New Roman" w:hAnsi="Times New Roman" w:cs="Times New Roman"/>
          <w:sz w:val="24"/>
          <w:szCs w:val="24"/>
        </w:rPr>
        <w:t>, p&lt;.0</w:t>
      </w:r>
      <w:r w:rsidR="008511A8">
        <w:rPr>
          <w:rFonts w:ascii="Times New Roman" w:hAnsi="Times New Roman" w:cs="Times New Roman"/>
          <w:sz w:val="24"/>
          <w:szCs w:val="24"/>
        </w:rPr>
        <w:t>0</w:t>
      </w:r>
      <w:r>
        <w:rPr>
          <w:rFonts w:ascii="Times New Roman" w:hAnsi="Times New Roman" w:cs="Times New Roman"/>
          <w:sz w:val="24"/>
          <w:szCs w:val="24"/>
        </w:rPr>
        <w:t>1] and the precision grip (TB-PG)</w:t>
      </w:r>
      <w:r w:rsidR="00406344">
        <w:rPr>
          <w:rFonts w:ascii="Times New Roman" w:hAnsi="Times New Roman" w:cs="Times New Roman"/>
          <w:sz w:val="24"/>
          <w:szCs w:val="24"/>
        </w:rPr>
        <w:t xml:space="preserve">, </w:t>
      </w:r>
      <w:r w:rsidR="00406344">
        <w:rPr>
          <w:rFonts w:ascii="Times New Roman" w:hAnsi="Times New Roman" w:cs="Times New Roman"/>
          <w:i/>
          <w:iCs/>
          <w:sz w:val="24"/>
          <w:szCs w:val="24"/>
        </w:rPr>
        <w:t>t</w:t>
      </w:r>
      <w:r>
        <w:rPr>
          <w:rFonts w:ascii="Times New Roman" w:hAnsi="Times New Roman" w:cs="Times New Roman"/>
          <w:sz w:val="24"/>
          <w:szCs w:val="24"/>
        </w:rPr>
        <w:t xml:space="preserve"> = </w:t>
      </w:r>
      <w:r w:rsidR="00406344">
        <w:rPr>
          <w:rFonts w:ascii="Times New Roman" w:hAnsi="Times New Roman" w:cs="Times New Roman"/>
          <w:sz w:val="24"/>
          <w:szCs w:val="24"/>
        </w:rPr>
        <w:t>3.149</w:t>
      </w:r>
      <w:r>
        <w:rPr>
          <w:rFonts w:ascii="Times New Roman" w:hAnsi="Times New Roman" w:cs="Times New Roman"/>
          <w:sz w:val="24"/>
          <w:szCs w:val="24"/>
        </w:rPr>
        <w:t>, p&lt;.01</w:t>
      </w:r>
      <w:r w:rsidR="004544C2">
        <w:rPr>
          <w:rFonts w:ascii="Times New Roman" w:hAnsi="Times New Roman" w:cs="Times New Roman"/>
          <w:sz w:val="24"/>
          <w:szCs w:val="24"/>
        </w:rPr>
        <w:t>.</w:t>
      </w:r>
      <w:r>
        <w:rPr>
          <w:rFonts w:ascii="Times New Roman" w:hAnsi="Times New Roman" w:cs="Times New Roman"/>
          <w:sz w:val="24"/>
          <w:szCs w:val="24"/>
        </w:rPr>
        <w:t xml:space="preserve"> conditions, but not the no-grip condition</w:t>
      </w:r>
      <w:r w:rsidR="00921857">
        <w:rPr>
          <w:rFonts w:ascii="Times New Roman" w:hAnsi="Times New Roman" w:cs="Times New Roman"/>
          <w:sz w:val="24"/>
          <w:szCs w:val="24"/>
        </w:rPr>
        <w:t xml:space="preserve"> (TB-NG), </w:t>
      </w:r>
      <w:r w:rsidR="0018702A">
        <w:rPr>
          <w:rFonts w:ascii="Times New Roman" w:hAnsi="Times New Roman" w:cs="Times New Roman"/>
          <w:i/>
          <w:iCs/>
          <w:sz w:val="24"/>
          <w:szCs w:val="24"/>
        </w:rPr>
        <w:t>t</w:t>
      </w:r>
      <w:r w:rsidR="00921857">
        <w:rPr>
          <w:rFonts w:ascii="Times New Roman" w:hAnsi="Times New Roman" w:cs="Times New Roman"/>
          <w:sz w:val="24"/>
          <w:szCs w:val="24"/>
        </w:rPr>
        <w:t xml:space="preserve"> = -.</w:t>
      </w:r>
      <w:r w:rsidR="009B7081">
        <w:rPr>
          <w:rFonts w:ascii="Times New Roman" w:hAnsi="Times New Roman" w:cs="Times New Roman"/>
          <w:sz w:val="24"/>
          <w:szCs w:val="24"/>
        </w:rPr>
        <w:t>20</w:t>
      </w:r>
      <w:r w:rsidR="00921857">
        <w:rPr>
          <w:rFonts w:ascii="Times New Roman" w:hAnsi="Times New Roman" w:cs="Times New Roman"/>
          <w:sz w:val="24"/>
          <w:szCs w:val="24"/>
        </w:rPr>
        <w:t>7, p = .</w:t>
      </w:r>
      <w:r w:rsidR="00AE312A">
        <w:rPr>
          <w:rFonts w:ascii="Times New Roman" w:hAnsi="Times New Roman" w:cs="Times New Roman"/>
          <w:sz w:val="24"/>
          <w:szCs w:val="24"/>
        </w:rPr>
        <w:t>837</w:t>
      </w:r>
      <w:r w:rsidR="00921857">
        <w:rPr>
          <w:rFonts w:ascii="Times New Roman" w:hAnsi="Times New Roman" w:cs="Times New Roman"/>
          <w:sz w:val="24"/>
          <w:szCs w:val="24"/>
        </w:rPr>
        <w:t>.</w:t>
      </w:r>
      <w:r w:rsidR="00986D92">
        <w:rPr>
          <w:rFonts w:ascii="Times New Roman" w:hAnsi="Times New Roman" w:cs="Times New Roman"/>
          <w:sz w:val="24"/>
          <w:szCs w:val="24"/>
        </w:rPr>
        <w:t xml:space="preserve"> When looking at the false belief cases, we found that mean DLTS scores were significantly lower than baseline in the </w:t>
      </w:r>
      <w:r w:rsidR="00F743E7">
        <w:rPr>
          <w:rFonts w:ascii="Times New Roman" w:hAnsi="Times New Roman" w:cs="Times New Roman"/>
          <w:sz w:val="24"/>
          <w:szCs w:val="24"/>
        </w:rPr>
        <w:t>whole hand grip condition (FB-WHG)</w:t>
      </w:r>
      <w:r w:rsidR="00084B07">
        <w:rPr>
          <w:rFonts w:ascii="Times New Roman" w:hAnsi="Times New Roman" w:cs="Times New Roman"/>
          <w:sz w:val="24"/>
          <w:szCs w:val="24"/>
        </w:rPr>
        <w:t xml:space="preserve">, </w:t>
      </w:r>
      <w:r w:rsidR="00084B07">
        <w:rPr>
          <w:rFonts w:ascii="Times New Roman" w:hAnsi="Times New Roman" w:cs="Times New Roman"/>
          <w:i/>
          <w:iCs/>
          <w:sz w:val="24"/>
          <w:szCs w:val="24"/>
        </w:rPr>
        <w:t>t</w:t>
      </w:r>
      <w:r w:rsidR="00F743E7">
        <w:rPr>
          <w:rFonts w:ascii="Times New Roman" w:hAnsi="Times New Roman" w:cs="Times New Roman"/>
          <w:sz w:val="24"/>
          <w:szCs w:val="24"/>
        </w:rPr>
        <w:t xml:space="preserve"> = -3.</w:t>
      </w:r>
      <w:r w:rsidR="00F413FC">
        <w:rPr>
          <w:rFonts w:ascii="Times New Roman" w:hAnsi="Times New Roman" w:cs="Times New Roman"/>
          <w:sz w:val="24"/>
          <w:szCs w:val="24"/>
        </w:rPr>
        <w:t>256</w:t>
      </w:r>
      <w:r w:rsidR="00F743E7">
        <w:rPr>
          <w:rFonts w:ascii="Times New Roman" w:hAnsi="Times New Roman" w:cs="Times New Roman"/>
          <w:sz w:val="24"/>
          <w:szCs w:val="24"/>
        </w:rPr>
        <w:t xml:space="preserve">, p&lt;.01, but mean DLTS scores in the precision grip </w:t>
      </w:r>
      <w:r w:rsidR="00B41CBE">
        <w:rPr>
          <w:rFonts w:ascii="Times New Roman" w:hAnsi="Times New Roman" w:cs="Times New Roman"/>
          <w:sz w:val="24"/>
          <w:szCs w:val="24"/>
        </w:rPr>
        <w:t>(FB-PG</w:t>
      </w:r>
      <w:r w:rsidR="003C0FF6">
        <w:rPr>
          <w:rFonts w:ascii="Times New Roman" w:hAnsi="Times New Roman" w:cs="Times New Roman"/>
          <w:sz w:val="24"/>
          <w:szCs w:val="24"/>
        </w:rPr>
        <w:t xml:space="preserve">), </w:t>
      </w:r>
      <w:r w:rsidR="003C0FF6">
        <w:rPr>
          <w:rFonts w:ascii="Times New Roman" w:hAnsi="Times New Roman" w:cs="Times New Roman"/>
          <w:i/>
          <w:iCs/>
          <w:sz w:val="24"/>
          <w:szCs w:val="24"/>
        </w:rPr>
        <w:t>t</w:t>
      </w:r>
      <w:r w:rsidR="00B41CBE">
        <w:rPr>
          <w:rFonts w:ascii="Times New Roman" w:hAnsi="Times New Roman" w:cs="Times New Roman"/>
          <w:sz w:val="24"/>
          <w:szCs w:val="24"/>
        </w:rPr>
        <w:t xml:space="preserve"> = </w:t>
      </w:r>
      <w:r w:rsidR="006A08BB">
        <w:rPr>
          <w:rFonts w:ascii="Times New Roman" w:hAnsi="Times New Roman" w:cs="Times New Roman"/>
          <w:sz w:val="24"/>
          <w:szCs w:val="24"/>
        </w:rPr>
        <w:t>-.838</w:t>
      </w:r>
      <w:r w:rsidR="00B41CBE">
        <w:rPr>
          <w:rFonts w:ascii="Times New Roman" w:hAnsi="Times New Roman" w:cs="Times New Roman"/>
          <w:sz w:val="24"/>
          <w:szCs w:val="24"/>
        </w:rPr>
        <w:t>, p = .</w:t>
      </w:r>
      <w:r w:rsidR="00F70461">
        <w:rPr>
          <w:rFonts w:ascii="Times New Roman" w:hAnsi="Times New Roman" w:cs="Times New Roman"/>
          <w:sz w:val="24"/>
          <w:szCs w:val="24"/>
        </w:rPr>
        <w:t>404,</w:t>
      </w:r>
      <w:r w:rsidR="00B41CBE">
        <w:rPr>
          <w:rFonts w:ascii="Times New Roman" w:hAnsi="Times New Roman" w:cs="Times New Roman"/>
          <w:sz w:val="24"/>
          <w:szCs w:val="24"/>
        </w:rPr>
        <w:t xml:space="preserve"> and the no-grip (FB-NG)</w:t>
      </w:r>
      <w:r w:rsidR="00A750FE">
        <w:rPr>
          <w:rFonts w:ascii="Times New Roman" w:hAnsi="Times New Roman" w:cs="Times New Roman"/>
          <w:sz w:val="24"/>
          <w:szCs w:val="24"/>
        </w:rPr>
        <w:t xml:space="preserve">, </w:t>
      </w:r>
      <w:r w:rsidR="00A750FE">
        <w:rPr>
          <w:rFonts w:ascii="Times New Roman" w:hAnsi="Times New Roman" w:cs="Times New Roman"/>
          <w:i/>
          <w:iCs/>
          <w:sz w:val="24"/>
          <w:szCs w:val="24"/>
        </w:rPr>
        <w:t>t</w:t>
      </w:r>
      <w:r w:rsidR="00B41CBE">
        <w:rPr>
          <w:rFonts w:ascii="Times New Roman" w:hAnsi="Times New Roman" w:cs="Times New Roman"/>
          <w:sz w:val="24"/>
          <w:szCs w:val="24"/>
        </w:rPr>
        <w:t xml:space="preserve"> = -.</w:t>
      </w:r>
      <w:r w:rsidR="00F7691E">
        <w:rPr>
          <w:rFonts w:ascii="Times New Roman" w:hAnsi="Times New Roman" w:cs="Times New Roman"/>
          <w:sz w:val="24"/>
          <w:szCs w:val="24"/>
        </w:rPr>
        <w:t>205</w:t>
      </w:r>
      <w:r w:rsidR="00B41CBE">
        <w:rPr>
          <w:rFonts w:ascii="Times New Roman" w:hAnsi="Times New Roman" w:cs="Times New Roman"/>
          <w:sz w:val="24"/>
          <w:szCs w:val="24"/>
        </w:rPr>
        <w:t>, p .</w:t>
      </w:r>
      <w:r w:rsidR="00CA7C8E">
        <w:rPr>
          <w:rFonts w:ascii="Times New Roman" w:hAnsi="Times New Roman" w:cs="Times New Roman"/>
          <w:sz w:val="24"/>
          <w:szCs w:val="24"/>
        </w:rPr>
        <w:t>838</w:t>
      </w:r>
      <w:r w:rsidR="00355F8F">
        <w:rPr>
          <w:rFonts w:ascii="Times New Roman" w:hAnsi="Times New Roman" w:cs="Times New Roman"/>
          <w:sz w:val="24"/>
          <w:szCs w:val="24"/>
        </w:rPr>
        <w:t xml:space="preserve"> </w:t>
      </w:r>
      <w:r w:rsidR="00B41CBE">
        <w:rPr>
          <w:rFonts w:ascii="Times New Roman" w:hAnsi="Times New Roman" w:cs="Times New Roman"/>
          <w:sz w:val="24"/>
          <w:szCs w:val="24"/>
        </w:rPr>
        <w:t>conditions</w:t>
      </w:r>
      <w:r w:rsidR="004F622E">
        <w:rPr>
          <w:rFonts w:ascii="Times New Roman" w:hAnsi="Times New Roman" w:cs="Times New Roman"/>
          <w:sz w:val="24"/>
          <w:szCs w:val="24"/>
        </w:rPr>
        <w:t xml:space="preserve"> did not differ from baseline.</w:t>
      </w:r>
    </w:p>
    <w:p w14:paraId="25423E08" w14:textId="5D8FB6F5" w:rsidR="0086024F" w:rsidRPr="00A90F3A" w:rsidRDefault="00340254" w:rsidP="00A90F3A">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i/>
          <w:iCs/>
          <w:sz w:val="24"/>
          <w:szCs w:val="24"/>
        </w:rPr>
        <w:lastRenderedPageBreak/>
        <w:t>2.2 Accuracy of explicit responses</w:t>
      </w:r>
    </w:p>
    <w:p w14:paraId="4CD52777" w14:textId="2EC6DA40" w:rsidR="00340254" w:rsidRDefault="00F425C8" w:rsidP="004256C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followed a similar methodology here as with Differential Looking Time Scores (DLTS). </w:t>
      </w:r>
      <w:r w:rsidR="004307DF">
        <w:rPr>
          <w:rFonts w:ascii="Times New Roman" w:hAnsi="Times New Roman" w:cs="Times New Roman"/>
          <w:sz w:val="24"/>
          <w:szCs w:val="24"/>
        </w:rPr>
        <w:t>First, we tested a model including the factors: group, belief, grip, plus the interaction effect between belief and grip.</w:t>
      </w:r>
      <w:r w:rsidR="00BF1FD8">
        <w:rPr>
          <w:rFonts w:ascii="Times New Roman" w:hAnsi="Times New Roman" w:cs="Times New Roman"/>
          <w:sz w:val="24"/>
          <w:szCs w:val="24"/>
        </w:rPr>
        <w:t xml:space="preserve"> Again, ‘participant’ was included as a random factor. We found no significant effect of group, F(1,4</w:t>
      </w:r>
      <w:r w:rsidR="00F35D50">
        <w:rPr>
          <w:rFonts w:ascii="Times New Roman" w:hAnsi="Times New Roman" w:cs="Times New Roman"/>
          <w:sz w:val="24"/>
          <w:szCs w:val="24"/>
        </w:rPr>
        <w:t>6</w:t>
      </w:r>
      <w:r w:rsidR="00BF1FD8">
        <w:rPr>
          <w:rFonts w:ascii="Times New Roman" w:hAnsi="Times New Roman" w:cs="Times New Roman"/>
          <w:sz w:val="24"/>
          <w:szCs w:val="24"/>
        </w:rPr>
        <w:t>) = .0</w:t>
      </w:r>
      <w:r w:rsidR="002275D2">
        <w:rPr>
          <w:rFonts w:ascii="Times New Roman" w:hAnsi="Times New Roman" w:cs="Times New Roman"/>
          <w:sz w:val="24"/>
          <w:szCs w:val="24"/>
        </w:rPr>
        <w:t>41</w:t>
      </w:r>
      <w:r w:rsidR="00BF1FD8">
        <w:rPr>
          <w:rFonts w:ascii="Times New Roman" w:hAnsi="Times New Roman" w:cs="Times New Roman"/>
          <w:sz w:val="24"/>
          <w:szCs w:val="24"/>
        </w:rPr>
        <w:t>, p</w:t>
      </w:r>
      <w:r w:rsidR="00221D70">
        <w:rPr>
          <w:rFonts w:ascii="Times New Roman" w:hAnsi="Times New Roman" w:cs="Times New Roman"/>
          <w:sz w:val="24"/>
          <w:szCs w:val="24"/>
        </w:rPr>
        <w:t xml:space="preserve"> </w:t>
      </w:r>
      <w:r w:rsidR="00BF1FD8">
        <w:rPr>
          <w:rFonts w:ascii="Times New Roman" w:hAnsi="Times New Roman" w:cs="Times New Roman"/>
          <w:sz w:val="24"/>
          <w:szCs w:val="24"/>
        </w:rPr>
        <w:t>=</w:t>
      </w:r>
      <w:r w:rsidR="00221D70">
        <w:rPr>
          <w:rFonts w:ascii="Times New Roman" w:hAnsi="Times New Roman" w:cs="Times New Roman"/>
          <w:sz w:val="24"/>
          <w:szCs w:val="24"/>
        </w:rPr>
        <w:t xml:space="preserve"> </w:t>
      </w:r>
      <w:r w:rsidR="00BF1FD8">
        <w:rPr>
          <w:rFonts w:ascii="Times New Roman" w:hAnsi="Times New Roman" w:cs="Times New Roman"/>
          <w:sz w:val="24"/>
          <w:szCs w:val="24"/>
        </w:rPr>
        <w:t>.</w:t>
      </w:r>
      <w:r w:rsidR="00221D70">
        <w:rPr>
          <w:rFonts w:ascii="Times New Roman" w:hAnsi="Times New Roman" w:cs="Times New Roman"/>
          <w:sz w:val="24"/>
          <w:szCs w:val="24"/>
        </w:rPr>
        <w:t>84</w:t>
      </w:r>
      <w:r w:rsidR="00207B8F">
        <w:rPr>
          <w:rFonts w:ascii="Times New Roman" w:hAnsi="Times New Roman" w:cs="Times New Roman"/>
          <w:sz w:val="24"/>
          <w:szCs w:val="24"/>
        </w:rPr>
        <w:t>.</w:t>
      </w:r>
      <w:r w:rsidR="003D2706">
        <w:rPr>
          <w:rFonts w:ascii="Times New Roman" w:hAnsi="Times New Roman" w:cs="Times New Roman"/>
          <w:sz w:val="24"/>
          <w:szCs w:val="24"/>
        </w:rPr>
        <w:t xml:space="preserve"> Similar to the DLTS results, we found a significant affect of belief, F(1,23</w:t>
      </w:r>
      <w:r w:rsidR="0025528C">
        <w:rPr>
          <w:rFonts w:ascii="Times New Roman" w:hAnsi="Times New Roman" w:cs="Times New Roman"/>
          <w:sz w:val="24"/>
          <w:szCs w:val="24"/>
        </w:rPr>
        <w:t>5</w:t>
      </w:r>
      <w:r w:rsidR="003D2706">
        <w:rPr>
          <w:rFonts w:ascii="Times New Roman" w:hAnsi="Times New Roman" w:cs="Times New Roman"/>
          <w:sz w:val="24"/>
          <w:szCs w:val="24"/>
        </w:rPr>
        <w:t>) = 4</w:t>
      </w:r>
      <w:r w:rsidR="00B416E2">
        <w:rPr>
          <w:rFonts w:ascii="Times New Roman" w:hAnsi="Times New Roman" w:cs="Times New Roman"/>
          <w:sz w:val="24"/>
          <w:szCs w:val="24"/>
        </w:rPr>
        <w:t>5.215</w:t>
      </w:r>
      <w:r w:rsidR="003D2706">
        <w:rPr>
          <w:rFonts w:ascii="Times New Roman" w:hAnsi="Times New Roman" w:cs="Times New Roman"/>
          <w:sz w:val="24"/>
          <w:szCs w:val="24"/>
        </w:rPr>
        <w:t>, p&lt;.001</w:t>
      </w:r>
      <w:r w:rsidR="00B747A5">
        <w:rPr>
          <w:rFonts w:ascii="Times New Roman" w:hAnsi="Times New Roman" w:cs="Times New Roman"/>
          <w:sz w:val="24"/>
          <w:szCs w:val="24"/>
        </w:rPr>
        <w:t xml:space="preserve">, and a significant interaction effect of belief </w:t>
      </w:r>
      <w:r w:rsidR="00B747A5">
        <w:rPr>
          <w:rFonts w:ascii="Times New Roman" w:hAnsi="Times New Roman" w:cs="Times New Roman"/>
          <w:i/>
          <w:iCs/>
          <w:sz w:val="24"/>
          <w:szCs w:val="24"/>
        </w:rPr>
        <w:t xml:space="preserve">x </w:t>
      </w:r>
      <w:r w:rsidR="00B747A5">
        <w:rPr>
          <w:rFonts w:ascii="Times New Roman" w:hAnsi="Times New Roman" w:cs="Times New Roman"/>
          <w:sz w:val="24"/>
          <w:szCs w:val="24"/>
        </w:rPr>
        <w:t>grip, F(2,23</w:t>
      </w:r>
      <w:r w:rsidR="003830ED">
        <w:rPr>
          <w:rFonts w:ascii="Times New Roman" w:hAnsi="Times New Roman" w:cs="Times New Roman"/>
          <w:sz w:val="24"/>
          <w:szCs w:val="24"/>
        </w:rPr>
        <w:t>5</w:t>
      </w:r>
      <w:r w:rsidR="00B747A5">
        <w:rPr>
          <w:rFonts w:ascii="Times New Roman" w:hAnsi="Times New Roman" w:cs="Times New Roman"/>
          <w:sz w:val="24"/>
          <w:szCs w:val="24"/>
        </w:rPr>
        <w:t>) = 1</w:t>
      </w:r>
      <w:r w:rsidR="006E72E2">
        <w:rPr>
          <w:rFonts w:ascii="Times New Roman" w:hAnsi="Times New Roman" w:cs="Times New Roman"/>
          <w:sz w:val="24"/>
          <w:szCs w:val="24"/>
        </w:rPr>
        <w:t>7.964</w:t>
      </w:r>
      <w:r w:rsidR="00B747A5">
        <w:rPr>
          <w:rFonts w:ascii="Times New Roman" w:hAnsi="Times New Roman" w:cs="Times New Roman"/>
          <w:sz w:val="24"/>
          <w:szCs w:val="24"/>
        </w:rPr>
        <w:t>, p&lt;.001. Contrary to the DLTS results, we did find a significant main effect of grip here, F</w:t>
      </w:r>
      <w:r w:rsidR="00984C86">
        <w:rPr>
          <w:rFonts w:ascii="Times New Roman" w:hAnsi="Times New Roman" w:cs="Times New Roman"/>
          <w:sz w:val="24"/>
          <w:szCs w:val="24"/>
        </w:rPr>
        <w:t>(2,230) = 3.46, p</w:t>
      </w:r>
      <w:r w:rsidR="00B42CC6">
        <w:rPr>
          <w:rFonts w:ascii="Times New Roman" w:hAnsi="Times New Roman" w:cs="Times New Roman"/>
          <w:sz w:val="24"/>
          <w:szCs w:val="24"/>
        </w:rPr>
        <w:t xml:space="preserve"> </w:t>
      </w:r>
      <w:r w:rsidR="00984C86">
        <w:rPr>
          <w:rFonts w:ascii="Times New Roman" w:hAnsi="Times New Roman" w:cs="Times New Roman"/>
          <w:sz w:val="24"/>
          <w:szCs w:val="24"/>
        </w:rPr>
        <w:t>=</w:t>
      </w:r>
      <w:r w:rsidR="00B42CC6">
        <w:rPr>
          <w:rFonts w:ascii="Times New Roman" w:hAnsi="Times New Roman" w:cs="Times New Roman"/>
          <w:sz w:val="24"/>
          <w:szCs w:val="24"/>
        </w:rPr>
        <w:t xml:space="preserve"> </w:t>
      </w:r>
      <w:r w:rsidR="00984C86">
        <w:rPr>
          <w:rFonts w:ascii="Times New Roman" w:hAnsi="Times New Roman" w:cs="Times New Roman"/>
          <w:sz w:val="24"/>
          <w:szCs w:val="24"/>
        </w:rPr>
        <w:t>.0</w:t>
      </w:r>
      <w:r w:rsidR="00016ECE">
        <w:rPr>
          <w:rFonts w:ascii="Times New Roman" w:hAnsi="Times New Roman" w:cs="Times New Roman"/>
          <w:sz w:val="24"/>
          <w:szCs w:val="24"/>
        </w:rPr>
        <w:t>21</w:t>
      </w:r>
      <w:r w:rsidR="00984C86">
        <w:rPr>
          <w:rFonts w:ascii="Times New Roman" w:hAnsi="Times New Roman" w:cs="Times New Roman"/>
          <w:sz w:val="24"/>
          <w:szCs w:val="24"/>
        </w:rPr>
        <w:t>.</w:t>
      </w:r>
    </w:p>
    <w:p w14:paraId="1F72D96C" w14:textId="5BAFBD3C" w:rsidR="00D920C1" w:rsidRDefault="00D920C1" w:rsidP="004256C4">
      <w:pPr>
        <w:spacing w:line="360" w:lineRule="auto"/>
        <w:jc w:val="both"/>
        <w:rPr>
          <w:rFonts w:ascii="Times New Roman" w:hAnsi="Times New Roman" w:cs="Times New Roman"/>
          <w:sz w:val="24"/>
          <w:szCs w:val="24"/>
        </w:rPr>
      </w:pPr>
      <w:r>
        <w:rPr>
          <w:rFonts w:ascii="Times New Roman" w:hAnsi="Times New Roman" w:cs="Times New Roman"/>
          <w:sz w:val="24"/>
          <w:szCs w:val="24"/>
        </w:rPr>
        <w:t>Again, we modelled the data per group as independent samples as there was no main effect of group. We will take a closer at these below.</w:t>
      </w:r>
    </w:p>
    <w:p w14:paraId="5CC1607F" w14:textId="019FC14E" w:rsidR="00D920C1" w:rsidRDefault="00D920C1" w:rsidP="004256C4">
      <w:pPr>
        <w:spacing w:line="360" w:lineRule="auto"/>
        <w:jc w:val="both"/>
        <w:rPr>
          <w:rFonts w:ascii="Times New Roman" w:hAnsi="Times New Roman" w:cs="Times New Roman"/>
          <w:sz w:val="24"/>
          <w:szCs w:val="24"/>
        </w:rPr>
      </w:pPr>
    </w:p>
    <w:p w14:paraId="68C786A7" w14:textId="70179115" w:rsidR="00D920C1" w:rsidRDefault="001D5F1E" w:rsidP="004256C4">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2.2.1 Baseline group</w:t>
      </w:r>
    </w:p>
    <w:p w14:paraId="5325C0EC" w14:textId="7D96E554" w:rsidR="001D5F1E" w:rsidRDefault="00FE259D" w:rsidP="004256C4">
      <w:pPr>
        <w:spacing w:line="360" w:lineRule="auto"/>
        <w:jc w:val="both"/>
        <w:rPr>
          <w:rFonts w:ascii="Times New Roman" w:hAnsi="Times New Roman" w:cs="Times New Roman"/>
          <w:sz w:val="24"/>
          <w:szCs w:val="24"/>
        </w:rPr>
      </w:pPr>
      <w:r>
        <w:rPr>
          <w:rFonts w:ascii="Times New Roman" w:hAnsi="Times New Roman" w:cs="Times New Roman"/>
          <w:sz w:val="24"/>
          <w:szCs w:val="24"/>
        </w:rPr>
        <w:t>When modelling the data of the baseline group separately, we found a significant main effect of belief</w:t>
      </w:r>
      <w:r w:rsidR="00BD62B0">
        <w:rPr>
          <w:rFonts w:ascii="Times New Roman" w:hAnsi="Times New Roman" w:cs="Times New Roman"/>
          <w:sz w:val="24"/>
          <w:szCs w:val="24"/>
        </w:rPr>
        <w:t>, F(1,</w:t>
      </w:r>
      <w:r w:rsidR="00D85CE8">
        <w:rPr>
          <w:rFonts w:ascii="Times New Roman" w:hAnsi="Times New Roman" w:cs="Times New Roman"/>
          <w:sz w:val="24"/>
          <w:szCs w:val="24"/>
        </w:rPr>
        <w:t>114</w:t>
      </w:r>
      <w:r w:rsidR="00BD62B0">
        <w:rPr>
          <w:rFonts w:ascii="Times New Roman" w:hAnsi="Times New Roman" w:cs="Times New Roman"/>
          <w:sz w:val="24"/>
          <w:szCs w:val="24"/>
        </w:rPr>
        <w:t>) = 1</w:t>
      </w:r>
      <w:r w:rsidR="00BF2AE6">
        <w:rPr>
          <w:rFonts w:ascii="Times New Roman" w:hAnsi="Times New Roman" w:cs="Times New Roman"/>
          <w:sz w:val="24"/>
          <w:szCs w:val="24"/>
        </w:rPr>
        <w:t>7.859</w:t>
      </w:r>
      <w:r w:rsidR="00BD62B0">
        <w:rPr>
          <w:rFonts w:ascii="Times New Roman" w:hAnsi="Times New Roman" w:cs="Times New Roman"/>
          <w:sz w:val="24"/>
          <w:szCs w:val="24"/>
        </w:rPr>
        <w:t>, p&lt;.001, a significant main effect of grip, F(2,</w:t>
      </w:r>
      <w:r w:rsidR="00BA747A">
        <w:rPr>
          <w:rFonts w:ascii="Times New Roman" w:hAnsi="Times New Roman" w:cs="Times New Roman"/>
          <w:sz w:val="24"/>
          <w:szCs w:val="24"/>
        </w:rPr>
        <w:t>114</w:t>
      </w:r>
      <w:r w:rsidR="00BD62B0">
        <w:rPr>
          <w:rFonts w:ascii="Times New Roman" w:hAnsi="Times New Roman" w:cs="Times New Roman"/>
          <w:sz w:val="24"/>
          <w:szCs w:val="24"/>
        </w:rPr>
        <w:t xml:space="preserve">) = </w:t>
      </w:r>
      <w:r w:rsidR="004B57EE">
        <w:rPr>
          <w:rFonts w:ascii="Times New Roman" w:hAnsi="Times New Roman" w:cs="Times New Roman"/>
          <w:sz w:val="24"/>
          <w:szCs w:val="24"/>
        </w:rPr>
        <w:t>8.802</w:t>
      </w:r>
      <w:r w:rsidR="00BD62B0">
        <w:rPr>
          <w:rFonts w:ascii="Times New Roman" w:hAnsi="Times New Roman" w:cs="Times New Roman"/>
          <w:sz w:val="24"/>
          <w:szCs w:val="24"/>
        </w:rPr>
        <w:t>, p&lt;.0</w:t>
      </w:r>
      <w:r w:rsidR="004B57EE">
        <w:rPr>
          <w:rFonts w:ascii="Times New Roman" w:hAnsi="Times New Roman" w:cs="Times New Roman"/>
          <w:sz w:val="24"/>
          <w:szCs w:val="24"/>
        </w:rPr>
        <w:t>0</w:t>
      </w:r>
      <w:r w:rsidR="00BD62B0">
        <w:rPr>
          <w:rFonts w:ascii="Times New Roman" w:hAnsi="Times New Roman" w:cs="Times New Roman"/>
          <w:sz w:val="24"/>
          <w:szCs w:val="24"/>
        </w:rPr>
        <w:t>1, as well a significant interaction effect between belief and grip, F(2,</w:t>
      </w:r>
      <w:r w:rsidR="0099791B">
        <w:rPr>
          <w:rFonts w:ascii="Times New Roman" w:hAnsi="Times New Roman" w:cs="Times New Roman"/>
          <w:sz w:val="24"/>
          <w:szCs w:val="24"/>
        </w:rPr>
        <w:t>114</w:t>
      </w:r>
      <w:r w:rsidR="00BD62B0">
        <w:rPr>
          <w:rFonts w:ascii="Times New Roman" w:hAnsi="Times New Roman" w:cs="Times New Roman"/>
          <w:sz w:val="24"/>
          <w:szCs w:val="24"/>
        </w:rPr>
        <w:t xml:space="preserve">) = </w:t>
      </w:r>
      <w:r w:rsidR="00732FBD">
        <w:rPr>
          <w:rFonts w:ascii="Times New Roman" w:hAnsi="Times New Roman" w:cs="Times New Roman"/>
          <w:sz w:val="24"/>
          <w:szCs w:val="24"/>
        </w:rPr>
        <w:t>5.76</w:t>
      </w:r>
      <w:r w:rsidR="00BD62B0">
        <w:rPr>
          <w:rFonts w:ascii="Times New Roman" w:hAnsi="Times New Roman" w:cs="Times New Roman"/>
          <w:sz w:val="24"/>
          <w:szCs w:val="24"/>
        </w:rPr>
        <w:t>, p</w:t>
      </w:r>
      <w:r w:rsidR="00DE1A3F">
        <w:rPr>
          <w:rFonts w:ascii="Times New Roman" w:hAnsi="Times New Roman" w:cs="Times New Roman"/>
          <w:sz w:val="24"/>
          <w:szCs w:val="24"/>
        </w:rPr>
        <w:t>&lt;.01</w:t>
      </w:r>
      <w:r w:rsidR="00BD62B0">
        <w:rPr>
          <w:rFonts w:ascii="Times New Roman" w:hAnsi="Times New Roman" w:cs="Times New Roman"/>
          <w:sz w:val="24"/>
          <w:szCs w:val="24"/>
        </w:rPr>
        <w:t>.</w:t>
      </w:r>
    </w:p>
    <w:p w14:paraId="674026A3" w14:textId="12FCDC35" w:rsidR="002F4A2E" w:rsidRDefault="002F4A2E" w:rsidP="002F4A2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Again, we used a series of follow-up tests to take a closer look at the main effect of belief, per grip condition. We found that the accuracy of explicit responses was significantly higher in the true belief condition as compared to the false belief condition in the whole hand grip condition, </w:t>
      </w:r>
      <w:r>
        <w:rPr>
          <w:rFonts w:ascii="Times New Roman" w:hAnsi="Times New Roman" w:cs="Times New Roman"/>
          <w:i/>
          <w:iCs/>
          <w:sz w:val="24"/>
          <w:szCs w:val="24"/>
        </w:rPr>
        <w:t>z</w:t>
      </w:r>
      <w:r>
        <w:rPr>
          <w:rFonts w:ascii="Times New Roman" w:hAnsi="Times New Roman" w:cs="Times New Roman"/>
          <w:sz w:val="24"/>
          <w:szCs w:val="24"/>
        </w:rPr>
        <w:t xml:space="preserve"> = </w:t>
      </w:r>
      <w:r w:rsidR="00C6170F">
        <w:rPr>
          <w:rFonts w:ascii="Times New Roman" w:hAnsi="Times New Roman" w:cs="Times New Roman"/>
          <w:sz w:val="24"/>
          <w:szCs w:val="24"/>
        </w:rPr>
        <w:t>4.145</w:t>
      </w:r>
      <w:r>
        <w:rPr>
          <w:rFonts w:ascii="Times New Roman" w:hAnsi="Times New Roman" w:cs="Times New Roman"/>
          <w:sz w:val="24"/>
          <w:szCs w:val="24"/>
        </w:rPr>
        <w:t xml:space="preserve">, p&lt;.001, as well as in the precision grip condition, </w:t>
      </w:r>
      <w:r>
        <w:rPr>
          <w:rFonts w:ascii="Times New Roman" w:hAnsi="Times New Roman" w:cs="Times New Roman"/>
          <w:i/>
          <w:iCs/>
          <w:sz w:val="24"/>
          <w:szCs w:val="24"/>
        </w:rPr>
        <w:t>z</w:t>
      </w:r>
      <w:r>
        <w:rPr>
          <w:rFonts w:ascii="Times New Roman" w:hAnsi="Times New Roman" w:cs="Times New Roman"/>
          <w:sz w:val="24"/>
          <w:szCs w:val="24"/>
        </w:rPr>
        <w:t xml:space="preserve"> = 3.</w:t>
      </w:r>
      <w:r w:rsidR="002A079E">
        <w:rPr>
          <w:rFonts w:ascii="Times New Roman" w:hAnsi="Times New Roman" w:cs="Times New Roman"/>
          <w:sz w:val="24"/>
          <w:szCs w:val="24"/>
        </w:rPr>
        <w:t>512</w:t>
      </w:r>
      <w:r>
        <w:rPr>
          <w:rFonts w:ascii="Times New Roman" w:hAnsi="Times New Roman" w:cs="Times New Roman"/>
          <w:sz w:val="24"/>
          <w:szCs w:val="24"/>
        </w:rPr>
        <w:t xml:space="preserve">, p&lt;.01. However, no such difference was observed in the no-grip condition, </w:t>
      </w:r>
      <w:r>
        <w:rPr>
          <w:rFonts w:ascii="Times New Roman" w:hAnsi="Times New Roman" w:cs="Times New Roman"/>
          <w:i/>
          <w:iCs/>
          <w:sz w:val="24"/>
          <w:szCs w:val="24"/>
        </w:rPr>
        <w:t>z</w:t>
      </w:r>
      <w:r>
        <w:rPr>
          <w:rFonts w:ascii="Times New Roman" w:hAnsi="Times New Roman" w:cs="Times New Roman"/>
          <w:sz w:val="24"/>
          <w:szCs w:val="24"/>
        </w:rPr>
        <w:t xml:space="preserve"> = -.</w:t>
      </w:r>
      <w:r w:rsidR="00A14A54">
        <w:rPr>
          <w:rFonts w:ascii="Times New Roman" w:hAnsi="Times New Roman" w:cs="Times New Roman"/>
          <w:sz w:val="24"/>
          <w:szCs w:val="24"/>
        </w:rPr>
        <w:t>211</w:t>
      </w:r>
      <w:r>
        <w:rPr>
          <w:rFonts w:ascii="Times New Roman" w:hAnsi="Times New Roman" w:cs="Times New Roman"/>
          <w:sz w:val="24"/>
          <w:szCs w:val="24"/>
        </w:rPr>
        <w:t>, p</w:t>
      </w:r>
      <w:r w:rsidR="003247E0">
        <w:rPr>
          <w:rFonts w:ascii="Times New Roman" w:hAnsi="Times New Roman" w:cs="Times New Roman"/>
          <w:sz w:val="24"/>
          <w:szCs w:val="24"/>
        </w:rPr>
        <w:t xml:space="preserve"> </w:t>
      </w:r>
      <w:r>
        <w:rPr>
          <w:rFonts w:ascii="Times New Roman" w:hAnsi="Times New Roman" w:cs="Times New Roman"/>
          <w:sz w:val="24"/>
          <w:szCs w:val="24"/>
        </w:rPr>
        <w:t>=</w:t>
      </w:r>
      <w:r w:rsidR="003247E0">
        <w:rPr>
          <w:rFonts w:ascii="Times New Roman" w:hAnsi="Times New Roman" w:cs="Times New Roman"/>
          <w:sz w:val="24"/>
          <w:szCs w:val="24"/>
        </w:rPr>
        <w:t xml:space="preserve"> </w:t>
      </w:r>
      <w:r>
        <w:rPr>
          <w:rFonts w:ascii="Times New Roman" w:hAnsi="Times New Roman" w:cs="Times New Roman"/>
          <w:sz w:val="24"/>
          <w:szCs w:val="24"/>
        </w:rPr>
        <w:t>.99.</w:t>
      </w:r>
    </w:p>
    <w:p w14:paraId="2D949B51" w14:textId="77777777" w:rsidR="001C41AB" w:rsidRDefault="001C41AB" w:rsidP="004256C4">
      <w:pPr>
        <w:spacing w:line="360" w:lineRule="auto"/>
        <w:jc w:val="both"/>
        <w:rPr>
          <w:rFonts w:ascii="Times New Roman" w:hAnsi="Times New Roman" w:cs="Times New Roman"/>
          <w:sz w:val="24"/>
          <w:szCs w:val="24"/>
        </w:rPr>
      </w:pPr>
    </w:p>
    <w:p w14:paraId="5E1080CB" w14:textId="280F5BA5" w:rsidR="004358DF" w:rsidRDefault="004358DF">
      <w:pPr>
        <w:rPr>
          <w:rFonts w:ascii="Times New Roman" w:hAnsi="Times New Roman" w:cs="Times New Roman"/>
          <w:sz w:val="24"/>
          <w:szCs w:val="24"/>
        </w:rPr>
      </w:pPr>
    </w:p>
    <w:p w14:paraId="708DB1A7" w14:textId="77777777" w:rsidR="004358DF" w:rsidRDefault="004358DF">
      <w:pPr>
        <w:rPr>
          <w:rFonts w:ascii="Times New Roman" w:hAnsi="Times New Roman" w:cs="Times New Roman"/>
          <w:sz w:val="24"/>
          <w:szCs w:val="24"/>
        </w:rPr>
      </w:pPr>
    </w:p>
    <w:p w14:paraId="25450195" w14:textId="144728B3" w:rsidR="002F4A2E" w:rsidRDefault="001D34AD" w:rsidP="004358DF">
      <w:pPr>
        <w:spacing w:line="360" w:lineRule="auto"/>
        <w:jc w:val="both"/>
        <w:rPr>
          <w:rFonts w:ascii="Times New Roman" w:hAnsi="Times New Roman" w:cs="Times New Roman"/>
          <w:i/>
          <w:iCs/>
          <w:sz w:val="24"/>
          <w:szCs w:val="24"/>
        </w:rPr>
      </w:pPr>
      <w:r>
        <w:rPr>
          <w:rFonts w:ascii="Times New Roman" w:hAnsi="Times New Roman" w:cs="Times New Roman"/>
          <w:noProof/>
          <w:sz w:val="24"/>
          <w:szCs w:val="24"/>
        </w:rPr>
        <w:lastRenderedPageBreak/>
        <w:drawing>
          <wp:inline distT="0" distB="0" distL="0" distR="0" wp14:anchorId="060C20F1" wp14:editId="4A435600">
            <wp:extent cx="5724525" cy="3562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562350"/>
                    </a:xfrm>
                    <a:prstGeom prst="rect">
                      <a:avLst/>
                    </a:prstGeom>
                    <a:noFill/>
                    <a:ln>
                      <a:noFill/>
                    </a:ln>
                  </pic:spPr>
                </pic:pic>
              </a:graphicData>
            </a:graphic>
          </wp:inline>
        </w:drawing>
      </w:r>
    </w:p>
    <w:p w14:paraId="06E53DEC" w14:textId="0E0D78BF" w:rsidR="004358DF" w:rsidRDefault="004358DF" w:rsidP="004358DF">
      <w:pPr>
        <w:spacing w:line="360" w:lineRule="auto"/>
        <w:jc w:val="both"/>
        <w:rPr>
          <w:rFonts w:ascii="Times New Roman" w:hAnsi="Times New Roman" w:cs="Times New Roman"/>
          <w:i/>
          <w:iCs/>
          <w:sz w:val="24"/>
          <w:szCs w:val="24"/>
        </w:rPr>
      </w:pPr>
      <w:r w:rsidRPr="00BB331D">
        <w:rPr>
          <w:rFonts w:ascii="Times New Roman" w:hAnsi="Times New Roman" w:cs="Times New Roman"/>
          <w:i/>
          <w:iCs/>
          <w:sz w:val="24"/>
          <w:szCs w:val="24"/>
        </w:rPr>
        <w:t xml:space="preserve">Figure X. </w:t>
      </w:r>
      <w:r w:rsidR="000A21BB">
        <w:rPr>
          <w:rFonts w:ascii="Times New Roman" w:hAnsi="Times New Roman" w:cs="Times New Roman"/>
          <w:i/>
          <w:iCs/>
          <w:sz w:val="24"/>
          <w:szCs w:val="24"/>
        </w:rPr>
        <w:t>Accuracy of explicit responses</w:t>
      </w:r>
      <w:r w:rsidRPr="00BB331D">
        <w:rPr>
          <w:rFonts w:ascii="Times New Roman" w:hAnsi="Times New Roman" w:cs="Times New Roman"/>
          <w:i/>
          <w:iCs/>
          <w:sz w:val="24"/>
          <w:szCs w:val="24"/>
        </w:rPr>
        <w:t xml:space="preserve"> scores in the baseline group, per belief and grip condition. Error bars represent standard error of the mean. S</w:t>
      </w:r>
      <w:r>
        <w:rPr>
          <w:rFonts w:ascii="Times New Roman" w:hAnsi="Times New Roman" w:cs="Times New Roman"/>
          <w:i/>
          <w:iCs/>
          <w:sz w:val="24"/>
          <w:szCs w:val="24"/>
        </w:rPr>
        <w:t xml:space="preserve">tars represent the significance of the mean differences. Stars on a bar represent the significance of the mean of the belief/grip combination as compared to </w:t>
      </w:r>
      <w:r w:rsidR="00EA0849">
        <w:rPr>
          <w:rFonts w:ascii="Times New Roman" w:hAnsi="Times New Roman" w:cs="Times New Roman"/>
          <w:i/>
          <w:iCs/>
          <w:sz w:val="24"/>
          <w:szCs w:val="24"/>
        </w:rPr>
        <w:t>chance level (.50</w:t>
      </w:r>
      <w:r w:rsidR="000A21BB">
        <w:rPr>
          <w:rFonts w:ascii="Times New Roman" w:hAnsi="Times New Roman" w:cs="Times New Roman"/>
          <w:i/>
          <w:iCs/>
          <w:sz w:val="24"/>
          <w:szCs w:val="24"/>
        </w:rPr>
        <w:t>)</w:t>
      </w:r>
      <w:r>
        <w:rPr>
          <w:rFonts w:ascii="Times New Roman" w:hAnsi="Times New Roman" w:cs="Times New Roman"/>
          <w:i/>
          <w:iCs/>
          <w:sz w:val="24"/>
          <w:szCs w:val="24"/>
        </w:rPr>
        <w:t>. Those above represent the difference between means per belief condition, i.e. comparing the true and false belief conditions per grip condition.</w:t>
      </w:r>
    </w:p>
    <w:p w14:paraId="35DDE71E" w14:textId="1CF8386D" w:rsidR="00234F0C" w:rsidRDefault="00234F0C" w:rsidP="004358DF">
      <w:pPr>
        <w:spacing w:line="360" w:lineRule="auto"/>
        <w:jc w:val="both"/>
        <w:rPr>
          <w:rFonts w:ascii="Times New Roman" w:hAnsi="Times New Roman" w:cs="Times New Roman"/>
          <w:i/>
          <w:iCs/>
          <w:sz w:val="24"/>
          <w:szCs w:val="24"/>
        </w:rPr>
      </w:pPr>
    </w:p>
    <w:p w14:paraId="79996EDB" w14:textId="39CADDF8" w:rsidR="00234F0C" w:rsidRDefault="008A30A2" w:rsidP="004358DF">
      <w:pPr>
        <w:spacing w:line="360" w:lineRule="auto"/>
        <w:jc w:val="both"/>
        <w:rPr>
          <w:rFonts w:ascii="Times New Roman" w:hAnsi="Times New Roman" w:cs="Times New Roman"/>
          <w:sz w:val="24"/>
          <w:szCs w:val="24"/>
        </w:rPr>
      </w:pPr>
      <w:r>
        <w:rPr>
          <w:rFonts w:ascii="Times New Roman" w:hAnsi="Times New Roman" w:cs="Times New Roman"/>
          <w:sz w:val="24"/>
          <w:szCs w:val="24"/>
        </w:rPr>
        <w:t>We also tested per belief-grip</w:t>
      </w:r>
      <w:r w:rsidR="0062530D">
        <w:rPr>
          <w:rFonts w:ascii="Times New Roman" w:hAnsi="Times New Roman" w:cs="Times New Roman"/>
          <w:sz w:val="24"/>
          <w:szCs w:val="24"/>
        </w:rPr>
        <w:t xml:space="preserve"> condition if participants performed higher or lower than chance level (.5). This analysis revealed that while in the true belief condition, participants scored significantly higher than </w:t>
      </w:r>
      <w:r w:rsidR="00C31F48">
        <w:rPr>
          <w:rFonts w:ascii="Times New Roman" w:hAnsi="Times New Roman" w:cs="Times New Roman"/>
          <w:sz w:val="24"/>
          <w:szCs w:val="24"/>
        </w:rPr>
        <w:t xml:space="preserve">chance level in both the whole hand grip (TB-WHG), </w:t>
      </w:r>
      <w:r w:rsidR="008A71EA">
        <w:rPr>
          <w:rFonts w:ascii="Times New Roman" w:hAnsi="Times New Roman" w:cs="Times New Roman"/>
          <w:i/>
          <w:iCs/>
          <w:sz w:val="24"/>
          <w:szCs w:val="24"/>
        </w:rPr>
        <w:t xml:space="preserve">t </w:t>
      </w:r>
      <w:r w:rsidR="00C31F48">
        <w:rPr>
          <w:rFonts w:ascii="Times New Roman" w:hAnsi="Times New Roman" w:cs="Times New Roman"/>
          <w:sz w:val="24"/>
          <w:szCs w:val="24"/>
        </w:rPr>
        <w:t xml:space="preserve">= </w:t>
      </w:r>
      <w:r w:rsidR="008A71EA">
        <w:rPr>
          <w:rFonts w:ascii="Times New Roman" w:hAnsi="Times New Roman" w:cs="Times New Roman"/>
          <w:sz w:val="24"/>
          <w:szCs w:val="24"/>
        </w:rPr>
        <w:t>4.574</w:t>
      </w:r>
      <w:r w:rsidR="00C31F48">
        <w:rPr>
          <w:rFonts w:ascii="Times New Roman" w:hAnsi="Times New Roman" w:cs="Times New Roman"/>
          <w:sz w:val="24"/>
          <w:szCs w:val="24"/>
        </w:rPr>
        <w:t>, p&lt;.001, and the precision grip condition</w:t>
      </w:r>
      <w:r w:rsidR="00FE746A">
        <w:rPr>
          <w:rFonts w:ascii="Times New Roman" w:hAnsi="Times New Roman" w:cs="Times New Roman"/>
          <w:sz w:val="24"/>
          <w:szCs w:val="24"/>
        </w:rPr>
        <w:t xml:space="preserve"> (TB-PG)</w:t>
      </w:r>
      <w:r w:rsidR="00C31F48">
        <w:rPr>
          <w:rFonts w:ascii="Times New Roman" w:hAnsi="Times New Roman" w:cs="Times New Roman"/>
          <w:sz w:val="24"/>
          <w:szCs w:val="24"/>
        </w:rPr>
        <w:t xml:space="preserve">, </w:t>
      </w:r>
      <w:r w:rsidR="008F5119">
        <w:rPr>
          <w:rFonts w:ascii="Times New Roman" w:hAnsi="Times New Roman" w:cs="Times New Roman"/>
          <w:i/>
          <w:iCs/>
          <w:sz w:val="24"/>
          <w:szCs w:val="24"/>
        </w:rPr>
        <w:t>t</w:t>
      </w:r>
      <w:r w:rsidR="00C31F48">
        <w:rPr>
          <w:rFonts w:ascii="Times New Roman" w:hAnsi="Times New Roman" w:cs="Times New Roman"/>
          <w:sz w:val="24"/>
          <w:szCs w:val="24"/>
        </w:rPr>
        <w:t xml:space="preserve"> = 3.</w:t>
      </w:r>
      <w:r w:rsidR="00CC0657">
        <w:rPr>
          <w:rFonts w:ascii="Times New Roman" w:hAnsi="Times New Roman" w:cs="Times New Roman"/>
          <w:sz w:val="24"/>
          <w:szCs w:val="24"/>
        </w:rPr>
        <w:t>38</w:t>
      </w:r>
      <w:r w:rsidR="00235A0B">
        <w:rPr>
          <w:rFonts w:ascii="Times New Roman" w:hAnsi="Times New Roman" w:cs="Times New Roman"/>
          <w:sz w:val="24"/>
          <w:szCs w:val="24"/>
        </w:rPr>
        <w:t>7</w:t>
      </w:r>
      <w:r w:rsidR="00C31F48">
        <w:rPr>
          <w:rFonts w:ascii="Times New Roman" w:hAnsi="Times New Roman" w:cs="Times New Roman"/>
          <w:sz w:val="24"/>
          <w:szCs w:val="24"/>
        </w:rPr>
        <w:t>, p&lt;.01, but not in the no-grip</w:t>
      </w:r>
      <w:r w:rsidR="00FE746A">
        <w:rPr>
          <w:rFonts w:ascii="Times New Roman" w:hAnsi="Times New Roman" w:cs="Times New Roman"/>
          <w:sz w:val="24"/>
          <w:szCs w:val="24"/>
        </w:rPr>
        <w:t xml:space="preserve"> (TB-NG)</w:t>
      </w:r>
      <w:r w:rsidR="00C31F48">
        <w:rPr>
          <w:rFonts w:ascii="Times New Roman" w:hAnsi="Times New Roman" w:cs="Times New Roman"/>
          <w:sz w:val="24"/>
          <w:szCs w:val="24"/>
        </w:rPr>
        <w:t xml:space="preserve"> condition, </w:t>
      </w:r>
      <w:r w:rsidR="00032978">
        <w:rPr>
          <w:rFonts w:ascii="Times New Roman" w:hAnsi="Times New Roman" w:cs="Times New Roman"/>
          <w:i/>
          <w:iCs/>
          <w:sz w:val="24"/>
          <w:szCs w:val="24"/>
        </w:rPr>
        <w:t>t</w:t>
      </w:r>
      <w:r w:rsidR="00C31F48">
        <w:rPr>
          <w:rFonts w:ascii="Times New Roman" w:hAnsi="Times New Roman" w:cs="Times New Roman"/>
          <w:sz w:val="24"/>
          <w:szCs w:val="24"/>
        </w:rPr>
        <w:t xml:space="preserve"> = -.</w:t>
      </w:r>
      <w:r w:rsidR="00032978">
        <w:rPr>
          <w:rFonts w:ascii="Times New Roman" w:hAnsi="Times New Roman" w:cs="Times New Roman"/>
          <w:sz w:val="24"/>
          <w:szCs w:val="24"/>
        </w:rPr>
        <w:t>702</w:t>
      </w:r>
      <w:r w:rsidR="00C31F48">
        <w:rPr>
          <w:rFonts w:ascii="Times New Roman" w:hAnsi="Times New Roman" w:cs="Times New Roman"/>
          <w:sz w:val="24"/>
          <w:szCs w:val="24"/>
        </w:rPr>
        <w:t>, p = .</w:t>
      </w:r>
      <w:r w:rsidR="00EE3C97">
        <w:rPr>
          <w:rFonts w:ascii="Times New Roman" w:hAnsi="Times New Roman" w:cs="Times New Roman"/>
          <w:sz w:val="24"/>
          <w:szCs w:val="24"/>
        </w:rPr>
        <w:t>485</w:t>
      </w:r>
      <w:r w:rsidR="00C31F48">
        <w:rPr>
          <w:rFonts w:ascii="Times New Roman" w:hAnsi="Times New Roman" w:cs="Times New Roman"/>
          <w:sz w:val="24"/>
          <w:szCs w:val="24"/>
        </w:rPr>
        <w:t>.</w:t>
      </w:r>
      <w:r w:rsidR="00FE746A">
        <w:rPr>
          <w:rFonts w:ascii="Times New Roman" w:hAnsi="Times New Roman" w:cs="Times New Roman"/>
          <w:sz w:val="24"/>
          <w:szCs w:val="24"/>
        </w:rPr>
        <w:t xml:space="preserve"> However, in the false belief condition</w:t>
      </w:r>
      <w:r w:rsidR="00FD02D4">
        <w:rPr>
          <w:rFonts w:ascii="Times New Roman" w:hAnsi="Times New Roman" w:cs="Times New Roman"/>
          <w:sz w:val="24"/>
          <w:szCs w:val="24"/>
        </w:rPr>
        <w:t>, participant performance did not differ from chance level in either the whole hand grip (FB-WHG)</w:t>
      </w:r>
      <w:r w:rsidR="002511FA">
        <w:rPr>
          <w:rFonts w:ascii="Times New Roman" w:hAnsi="Times New Roman" w:cs="Times New Roman"/>
          <w:sz w:val="24"/>
          <w:szCs w:val="24"/>
        </w:rPr>
        <w:t xml:space="preserve">, </w:t>
      </w:r>
      <w:r w:rsidR="00B82E5A">
        <w:rPr>
          <w:rFonts w:ascii="Times New Roman" w:hAnsi="Times New Roman" w:cs="Times New Roman"/>
          <w:i/>
          <w:iCs/>
          <w:sz w:val="24"/>
          <w:szCs w:val="24"/>
        </w:rPr>
        <w:t>t</w:t>
      </w:r>
      <w:r w:rsidR="008E19A6">
        <w:rPr>
          <w:rFonts w:ascii="Times New Roman" w:hAnsi="Times New Roman" w:cs="Times New Roman"/>
          <w:sz w:val="24"/>
          <w:szCs w:val="24"/>
        </w:rPr>
        <w:t xml:space="preserve"> = -.</w:t>
      </w:r>
      <w:r w:rsidR="008D7D22">
        <w:rPr>
          <w:rFonts w:ascii="Times New Roman" w:hAnsi="Times New Roman" w:cs="Times New Roman"/>
          <w:sz w:val="24"/>
          <w:szCs w:val="24"/>
        </w:rPr>
        <w:t>899</w:t>
      </w:r>
      <w:r w:rsidR="008E19A6">
        <w:rPr>
          <w:rFonts w:ascii="Times New Roman" w:hAnsi="Times New Roman" w:cs="Times New Roman"/>
          <w:sz w:val="24"/>
          <w:szCs w:val="24"/>
        </w:rPr>
        <w:t>, p = .3</w:t>
      </w:r>
      <w:r w:rsidR="00272154">
        <w:rPr>
          <w:rFonts w:ascii="Times New Roman" w:hAnsi="Times New Roman" w:cs="Times New Roman"/>
          <w:sz w:val="24"/>
          <w:szCs w:val="24"/>
        </w:rPr>
        <w:t>71</w:t>
      </w:r>
      <w:r w:rsidR="008E19A6">
        <w:rPr>
          <w:rFonts w:ascii="Times New Roman" w:hAnsi="Times New Roman" w:cs="Times New Roman"/>
          <w:sz w:val="24"/>
          <w:szCs w:val="24"/>
        </w:rPr>
        <w:t xml:space="preserve">, the precision grip condition (FB-PG), </w:t>
      </w:r>
      <w:r w:rsidR="00FB004A">
        <w:rPr>
          <w:rFonts w:ascii="Times New Roman" w:hAnsi="Times New Roman" w:cs="Times New Roman"/>
          <w:i/>
          <w:iCs/>
          <w:sz w:val="24"/>
          <w:szCs w:val="24"/>
        </w:rPr>
        <w:t>t</w:t>
      </w:r>
      <w:r w:rsidR="008E19A6">
        <w:rPr>
          <w:rFonts w:ascii="Times New Roman" w:hAnsi="Times New Roman" w:cs="Times New Roman"/>
          <w:sz w:val="24"/>
          <w:szCs w:val="24"/>
        </w:rPr>
        <w:t xml:space="preserve"> = -1.</w:t>
      </w:r>
      <w:r w:rsidR="00434480">
        <w:rPr>
          <w:rFonts w:ascii="Times New Roman" w:hAnsi="Times New Roman" w:cs="Times New Roman"/>
          <w:sz w:val="24"/>
          <w:szCs w:val="24"/>
        </w:rPr>
        <w:t>20</w:t>
      </w:r>
      <w:r w:rsidR="008E19A6">
        <w:rPr>
          <w:rFonts w:ascii="Times New Roman" w:hAnsi="Times New Roman" w:cs="Times New Roman"/>
          <w:sz w:val="24"/>
          <w:szCs w:val="24"/>
        </w:rPr>
        <w:t>2, p = .</w:t>
      </w:r>
      <w:r w:rsidR="00D93C54">
        <w:rPr>
          <w:rFonts w:ascii="Times New Roman" w:hAnsi="Times New Roman" w:cs="Times New Roman"/>
          <w:sz w:val="24"/>
          <w:szCs w:val="24"/>
        </w:rPr>
        <w:t>234</w:t>
      </w:r>
      <w:r w:rsidR="008E19A6">
        <w:rPr>
          <w:rFonts w:ascii="Times New Roman" w:hAnsi="Times New Roman" w:cs="Times New Roman"/>
          <w:sz w:val="24"/>
          <w:szCs w:val="24"/>
        </w:rPr>
        <w:t>, or the no-grip condition</w:t>
      </w:r>
      <w:r w:rsidR="00F00D66">
        <w:rPr>
          <w:rFonts w:ascii="Times New Roman" w:hAnsi="Times New Roman" w:cs="Times New Roman"/>
          <w:sz w:val="24"/>
          <w:szCs w:val="24"/>
        </w:rPr>
        <w:t xml:space="preserve"> (FB-NG), </w:t>
      </w:r>
      <w:r w:rsidR="00362829">
        <w:rPr>
          <w:rFonts w:ascii="Times New Roman" w:hAnsi="Times New Roman" w:cs="Times New Roman"/>
          <w:i/>
          <w:iCs/>
          <w:sz w:val="24"/>
          <w:szCs w:val="24"/>
        </w:rPr>
        <w:t>t</w:t>
      </w:r>
      <w:r w:rsidR="00F00D66">
        <w:rPr>
          <w:rFonts w:ascii="Times New Roman" w:hAnsi="Times New Roman" w:cs="Times New Roman"/>
          <w:sz w:val="24"/>
          <w:szCs w:val="24"/>
        </w:rPr>
        <w:t xml:space="preserve"> = -.37</w:t>
      </w:r>
      <w:r w:rsidR="0033504D">
        <w:rPr>
          <w:rFonts w:ascii="Times New Roman" w:hAnsi="Times New Roman" w:cs="Times New Roman"/>
          <w:sz w:val="24"/>
          <w:szCs w:val="24"/>
        </w:rPr>
        <w:t>5</w:t>
      </w:r>
      <w:r w:rsidR="00F00D66">
        <w:rPr>
          <w:rFonts w:ascii="Times New Roman" w:hAnsi="Times New Roman" w:cs="Times New Roman"/>
          <w:sz w:val="24"/>
          <w:szCs w:val="24"/>
        </w:rPr>
        <w:t>, p = .71</w:t>
      </w:r>
      <w:r w:rsidR="003E4A2F">
        <w:rPr>
          <w:rFonts w:ascii="Times New Roman" w:hAnsi="Times New Roman" w:cs="Times New Roman"/>
          <w:sz w:val="24"/>
          <w:szCs w:val="24"/>
        </w:rPr>
        <w:t>.</w:t>
      </w:r>
    </w:p>
    <w:p w14:paraId="441F4FA0" w14:textId="003E853F" w:rsidR="003E4A2F" w:rsidRDefault="003E4A2F">
      <w:pPr>
        <w:rPr>
          <w:rFonts w:ascii="Times New Roman" w:hAnsi="Times New Roman" w:cs="Times New Roman"/>
          <w:sz w:val="24"/>
          <w:szCs w:val="24"/>
        </w:rPr>
      </w:pPr>
      <w:r>
        <w:rPr>
          <w:rFonts w:ascii="Times New Roman" w:hAnsi="Times New Roman" w:cs="Times New Roman"/>
          <w:sz w:val="24"/>
          <w:szCs w:val="24"/>
        </w:rPr>
        <w:br w:type="page"/>
      </w:r>
    </w:p>
    <w:p w14:paraId="798A6660" w14:textId="289122CA" w:rsidR="003E4A2F" w:rsidRDefault="00C128DD" w:rsidP="004358D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lastRenderedPageBreak/>
        <w:t>2.2.2 Mind-tied group</w:t>
      </w:r>
    </w:p>
    <w:p w14:paraId="37980680" w14:textId="33D1B765" w:rsidR="00976560" w:rsidRDefault="003A3956" w:rsidP="004358DF">
      <w:pPr>
        <w:spacing w:line="360" w:lineRule="auto"/>
        <w:jc w:val="both"/>
        <w:rPr>
          <w:rFonts w:ascii="Times New Roman" w:hAnsi="Times New Roman" w:cs="Times New Roman"/>
          <w:sz w:val="24"/>
          <w:szCs w:val="24"/>
        </w:rPr>
      </w:pPr>
      <w:r>
        <w:rPr>
          <w:rFonts w:ascii="Times New Roman" w:hAnsi="Times New Roman" w:cs="Times New Roman"/>
          <w:sz w:val="24"/>
          <w:szCs w:val="24"/>
        </w:rPr>
        <w:t>In the group that performed a secondary task, we found a significant main effect of belief, F(1,13</w:t>
      </w:r>
      <w:r w:rsidR="00DE70EC">
        <w:rPr>
          <w:rFonts w:ascii="Times New Roman" w:hAnsi="Times New Roman" w:cs="Times New Roman"/>
          <w:sz w:val="24"/>
          <w:szCs w:val="24"/>
        </w:rPr>
        <w:t>5</w:t>
      </w:r>
      <w:r>
        <w:rPr>
          <w:rFonts w:ascii="Times New Roman" w:hAnsi="Times New Roman" w:cs="Times New Roman"/>
          <w:sz w:val="24"/>
          <w:szCs w:val="24"/>
        </w:rPr>
        <w:t xml:space="preserve">) = </w:t>
      </w:r>
      <w:r w:rsidR="00E26815">
        <w:rPr>
          <w:rFonts w:ascii="Times New Roman" w:hAnsi="Times New Roman" w:cs="Times New Roman"/>
          <w:sz w:val="24"/>
          <w:szCs w:val="24"/>
        </w:rPr>
        <w:t>30</w:t>
      </w:r>
      <w:r>
        <w:rPr>
          <w:rFonts w:ascii="Times New Roman" w:hAnsi="Times New Roman" w:cs="Times New Roman"/>
          <w:sz w:val="24"/>
          <w:szCs w:val="24"/>
        </w:rPr>
        <w:t>.</w:t>
      </w:r>
      <w:r w:rsidR="00E26815">
        <w:rPr>
          <w:rFonts w:ascii="Times New Roman" w:hAnsi="Times New Roman" w:cs="Times New Roman"/>
          <w:sz w:val="24"/>
          <w:szCs w:val="24"/>
        </w:rPr>
        <w:t>8</w:t>
      </w:r>
      <w:r>
        <w:rPr>
          <w:rFonts w:ascii="Times New Roman" w:hAnsi="Times New Roman" w:cs="Times New Roman"/>
          <w:sz w:val="24"/>
          <w:szCs w:val="24"/>
        </w:rPr>
        <w:t>, p&lt;.001, a significant main effect of grip, F(2,13</w:t>
      </w:r>
      <w:r w:rsidR="0012304D">
        <w:rPr>
          <w:rFonts w:ascii="Times New Roman" w:hAnsi="Times New Roman" w:cs="Times New Roman"/>
          <w:sz w:val="24"/>
          <w:szCs w:val="24"/>
        </w:rPr>
        <w:t>5</w:t>
      </w:r>
      <w:r>
        <w:rPr>
          <w:rFonts w:ascii="Times New Roman" w:hAnsi="Times New Roman" w:cs="Times New Roman"/>
          <w:sz w:val="24"/>
          <w:szCs w:val="24"/>
        </w:rPr>
        <w:t>) = 1</w:t>
      </w:r>
      <w:r w:rsidR="00890273">
        <w:rPr>
          <w:rFonts w:ascii="Times New Roman" w:hAnsi="Times New Roman" w:cs="Times New Roman"/>
          <w:sz w:val="24"/>
          <w:szCs w:val="24"/>
        </w:rPr>
        <w:t>0.454</w:t>
      </w:r>
      <w:r>
        <w:rPr>
          <w:rFonts w:ascii="Times New Roman" w:hAnsi="Times New Roman" w:cs="Times New Roman"/>
          <w:sz w:val="24"/>
          <w:szCs w:val="24"/>
        </w:rPr>
        <w:t>, p&lt;.001, as well as significant interaction effect between belief and grip, F(2,13</w:t>
      </w:r>
      <w:r w:rsidR="00B72E2A">
        <w:rPr>
          <w:rFonts w:ascii="Times New Roman" w:hAnsi="Times New Roman" w:cs="Times New Roman"/>
          <w:sz w:val="24"/>
          <w:szCs w:val="24"/>
        </w:rPr>
        <w:t>5</w:t>
      </w:r>
      <w:r>
        <w:rPr>
          <w:rFonts w:ascii="Times New Roman" w:hAnsi="Times New Roman" w:cs="Times New Roman"/>
          <w:sz w:val="24"/>
          <w:szCs w:val="24"/>
        </w:rPr>
        <w:t>) =</w:t>
      </w:r>
      <w:r w:rsidR="009C4FF6">
        <w:rPr>
          <w:rFonts w:ascii="Times New Roman" w:hAnsi="Times New Roman" w:cs="Times New Roman"/>
          <w:sz w:val="24"/>
          <w:szCs w:val="24"/>
        </w:rPr>
        <w:t xml:space="preserve"> 1</w:t>
      </w:r>
      <w:r w:rsidR="00A32AD6">
        <w:rPr>
          <w:rFonts w:ascii="Times New Roman" w:hAnsi="Times New Roman" w:cs="Times New Roman"/>
          <w:sz w:val="24"/>
          <w:szCs w:val="24"/>
        </w:rPr>
        <w:t>2.188</w:t>
      </w:r>
      <w:r w:rsidR="009C4FF6">
        <w:rPr>
          <w:rFonts w:ascii="Times New Roman" w:hAnsi="Times New Roman" w:cs="Times New Roman"/>
          <w:sz w:val="24"/>
          <w:szCs w:val="24"/>
        </w:rPr>
        <w:t>, p&lt;.001.</w:t>
      </w:r>
    </w:p>
    <w:p w14:paraId="0A619CBF" w14:textId="300897E3" w:rsidR="00404CC5" w:rsidRDefault="00573D1E" w:rsidP="004358D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023AFB" wp14:editId="6542000B">
            <wp:extent cx="5724525" cy="3552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r w:rsidR="003A3956">
        <w:rPr>
          <w:rFonts w:ascii="Times New Roman" w:hAnsi="Times New Roman" w:cs="Times New Roman"/>
          <w:sz w:val="24"/>
          <w:szCs w:val="24"/>
        </w:rPr>
        <w:t xml:space="preserve"> </w:t>
      </w:r>
    </w:p>
    <w:p w14:paraId="099B34E9" w14:textId="77777777" w:rsidR="00404CC5" w:rsidRDefault="00404CC5" w:rsidP="004358DF">
      <w:pPr>
        <w:spacing w:line="360" w:lineRule="auto"/>
        <w:jc w:val="both"/>
        <w:rPr>
          <w:rFonts w:ascii="Times New Roman" w:hAnsi="Times New Roman" w:cs="Times New Roman"/>
          <w:sz w:val="24"/>
          <w:szCs w:val="24"/>
        </w:rPr>
      </w:pPr>
    </w:p>
    <w:p w14:paraId="3D0DA0E9" w14:textId="49C3A5BB" w:rsidR="00404CC5" w:rsidRDefault="00404CC5" w:rsidP="00404CC5">
      <w:pPr>
        <w:spacing w:line="360" w:lineRule="auto"/>
        <w:jc w:val="both"/>
        <w:rPr>
          <w:rFonts w:ascii="Times New Roman" w:hAnsi="Times New Roman" w:cs="Times New Roman"/>
          <w:i/>
          <w:iCs/>
          <w:sz w:val="24"/>
          <w:szCs w:val="24"/>
        </w:rPr>
      </w:pPr>
      <w:r w:rsidRPr="00BB331D">
        <w:rPr>
          <w:rFonts w:ascii="Times New Roman" w:hAnsi="Times New Roman" w:cs="Times New Roman"/>
          <w:i/>
          <w:iCs/>
          <w:sz w:val="24"/>
          <w:szCs w:val="24"/>
        </w:rPr>
        <w:t xml:space="preserve">Figure X. </w:t>
      </w:r>
      <w:r w:rsidR="00DF2B15">
        <w:rPr>
          <w:rFonts w:ascii="Times New Roman" w:hAnsi="Times New Roman" w:cs="Times New Roman"/>
          <w:i/>
          <w:iCs/>
          <w:sz w:val="24"/>
          <w:szCs w:val="24"/>
        </w:rPr>
        <w:t>Mean a</w:t>
      </w:r>
      <w:r w:rsidR="003F7479">
        <w:rPr>
          <w:rFonts w:ascii="Times New Roman" w:hAnsi="Times New Roman" w:cs="Times New Roman"/>
          <w:i/>
          <w:iCs/>
          <w:sz w:val="24"/>
          <w:szCs w:val="24"/>
        </w:rPr>
        <w:t>ccuracy of explicit responses</w:t>
      </w:r>
      <w:r w:rsidRPr="00BB331D">
        <w:rPr>
          <w:rFonts w:ascii="Times New Roman" w:hAnsi="Times New Roman" w:cs="Times New Roman"/>
          <w:i/>
          <w:iCs/>
          <w:sz w:val="24"/>
          <w:szCs w:val="24"/>
        </w:rPr>
        <w:t xml:space="preserve"> in the </w:t>
      </w:r>
      <w:r>
        <w:rPr>
          <w:rFonts w:ascii="Times New Roman" w:hAnsi="Times New Roman" w:cs="Times New Roman"/>
          <w:i/>
          <w:iCs/>
          <w:sz w:val="24"/>
          <w:szCs w:val="24"/>
        </w:rPr>
        <w:t>mind-tied</w:t>
      </w:r>
      <w:r w:rsidRPr="00BB331D">
        <w:rPr>
          <w:rFonts w:ascii="Times New Roman" w:hAnsi="Times New Roman" w:cs="Times New Roman"/>
          <w:i/>
          <w:iCs/>
          <w:sz w:val="24"/>
          <w:szCs w:val="24"/>
        </w:rPr>
        <w:t xml:space="preserve"> group, per belief and grip condition. Error bars represent standard error of the mean. S</w:t>
      </w:r>
      <w:r>
        <w:rPr>
          <w:rFonts w:ascii="Times New Roman" w:hAnsi="Times New Roman" w:cs="Times New Roman"/>
          <w:i/>
          <w:iCs/>
          <w:sz w:val="24"/>
          <w:szCs w:val="24"/>
        </w:rPr>
        <w:t>tars represent the significance of the mean differences.</w:t>
      </w:r>
    </w:p>
    <w:p w14:paraId="71B9C8E7" w14:textId="7F5D3B2D" w:rsidR="00472F00" w:rsidRDefault="00472F00" w:rsidP="00404CC5">
      <w:pPr>
        <w:spacing w:line="360" w:lineRule="auto"/>
        <w:jc w:val="both"/>
        <w:rPr>
          <w:rFonts w:ascii="Times New Roman" w:hAnsi="Times New Roman" w:cs="Times New Roman"/>
          <w:i/>
          <w:iCs/>
          <w:sz w:val="24"/>
          <w:szCs w:val="24"/>
        </w:rPr>
      </w:pPr>
    </w:p>
    <w:p w14:paraId="36B437E4" w14:textId="31AEA134" w:rsidR="00472F00" w:rsidRDefault="00E80DE1" w:rsidP="00404CC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Again, we looked at the main effect of belief by means of a series of follow-up tests, looking at the difference between the mean accuracy in the true and the false conditions per grip condition. We found that accuracy was significantly higher in the true belief condition as compared to the false belief condition in both the whole hand grip condition, </w:t>
      </w:r>
      <w:r>
        <w:rPr>
          <w:rFonts w:ascii="Times New Roman" w:hAnsi="Times New Roman" w:cs="Times New Roman"/>
          <w:i/>
          <w:iCs/>
          <w:sz w:val="24"/>
          <w:szCs w:val="24"/>
        </w:rPr>
        <w:t>z</w:t>
      </w:r>
      <w:r>
        <w:rPr>
          <w:rFonts w:ascii="Times New Roman" w:hAnsi="Times New Roman" w:cs="Times New Roman"/>
          <w:sz w:val="24"/>
          <w:szCs w:val="24"/>
        </w:rPr>
        <w:t xml:space="preserve"> = </w:t>
      </w:r>
      <w:r w:rsidR="00030FEB">
        <w:rPr>
          <w:rFonts w:ascii="Times New Roman" w:hAnsi="Times New Roman" w:cs="Times New Roman"/>
          <w:sz w:val="24"/>
          <w:szCs w:val="24"/>
        </w:rPr>
        <w:t>5.529</w:t>
      </w:r>
      <w:r>
        <w:rPr>
          <w:rFonts w:ascii="Times New Roman" w:hAnsi="Times New Roman" w:cs="Times New Roman"/>
          <w:sz w:val="24"/>
          <w:szCs w:val="24"/>
        </w:rPr>
        <w:t xml:space="preserve">, p&lt;.001, and the precision grip condition, </w:t>
      </w:r>
      <w:r>
        <w:rPr>
          <w:rFonts w:ascii="Times New Roman" w:hAnsi="Times New Roman" w:cs="Times New Roman"/>
          <w:i/>
          <w:iCs/>
          <w:sz w:val="24"/>
          <w:szCs w:val="24"/>
        </w:rPr>
        <w:t>z</w:t>
      </w:r>
      <w:r>
        <w:rPr>
          <w:rFonts w:ascii="Times New Roman" w:hAnsi="Times New Roman" w:cs="Times New Roman"/>
          <w:sz w:val="24"/>
          <w:szCs w:val="24"/>
        </w:rPr>
        <w:t xml:space="preserve"> = 4.</w:t>
      </w:r>
      <w:r w:rsidR="00D07782">
        <w:rPr>
          <w:rFonts w:ascii="Times New Roman" w:hAnsi="Times New Roman" w:cs="Times New Roman"/>
          <w:sz w:val="24"/>
          <w:szCs w:val="24"/>
        </w:rPr>
        <w:t>237</w:t>
      </w:r>
      <w:r>
        <w:rPr>
          <w:rFonts w:ascii="Times New Roman" w:hAnsi="Times New Roman" w:cs="Times New Roman"/>
          <w:sz w:val="24"/>
          <w:szCs w:val="24"/>
        </w:rPr>
        <w:t xml:space="preserve">, p&lt;.001, while no such difference was found in the no-grip condition, </w:t>
      </w:r>
      <w:r>
        <w:rPr>
          <w:rFonts w:ascii="Times New Roman" w:hAnsi="Times New Roman" w:cs="Times New Roman"/>
          <w:i/>
          <w:iCs/>
          <w:sz w:val="24"/>
          <w:szCs w:val="24"/>
        </w:rPr>
        <w:t xml:space="preserve">z </w:t>
      </w:r>
      <w:r>
        <w:rPr>
          <w:rFonts w:ascii="Times New Roman" w:hAnsi="Times New Roman" w:cs="Times New Roman"/>
          <w:sz w:val="24"/>
          <w:szCs w:val="24"/>
        </w:rPr>
        <w:t>= -1.03</w:t>
      </w:r>
      <w:r w:rsidR="00375487">
        <w:rPr>
          <w:rFonts w:ascii="Times New Roman" w:hAnsi="Times New Roman" w:cs="Times New Roman"/>
          <w:sz w:val="24"/>
          <w:szCs w:val="24"/>
        </w:rPr>
        <w:t>6</w:t>
      </w:r>
      <w:r>
        <w:rPr>
          <w:rFonts w:ascii="Times New Roman" w:hAnsi="Times New Roman" w:cs="Times New Roman"/>
          <w:sz w:val="24"/>
          <w:szCs w:val="24"/>
        </w:rPr>
        <w:t>, p = .6</w:t>
      </w:r>
      <w:r w:rsidR="00F63834">
        <w:rPr>
          <w:rFonts w:ascii="Times New Roman" w:hAnsi="Times New Roman" w:cs="Times New Roman"/>
          <w:sz w:val="24"/>
          <w:szCs w:val="24"/>
        </w:rPr>
        <w:t>56</w:t>
      </w:r>
      <w:r>
        <w:rPr>
          <w:rFonts w:ascii="Times New Roman" w:hAnsi="Times New Roman" w:cs="Times New Roman"/>
          <w:sz w:val="24"/>
          <w:szCs w:val="24"/>
        </w:rPr>
        <w:t>.</w:t>
      </w:r>
    </w:p>
    <w:p w14:paraId="2C35B6AF" w14:textId="066D76C1" w:rsidR="002E73EF" w:rsidRDefault="002E73EF" w:rsidP="00227C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also looked at how participants performed compared to chance level. This follow-up analysis shows that in the true belief condition, accuracy is significantly higher than chance </w:t>
      </w:r>
      <w:r>
        <w:rPr>
          <w:rFonts w:ascii="Times New Roman" w:hAnsi="Times New Roman" w:cs="Times New Roman"/>
          <w:sz w:val="24"/>
          <w:szCs w:val="24"/>
        </w:rPr>
        <w:lastRenderedPageBreak/>
        <w:t xml:space="preserve">level in both the whole hand grip condition (TB-WHG), t = </w:t>
      </w:r>
      <w:r w:rsidR="0097001C">
        <w:rPr>
          <w:rFonts w:ascii="Times New Roman" w:hAnsi="Times New Roman" w:cs="Times New Roman"/>
          <w:sz w:val="24"/>
          <w:szCs w:val="24"/>
        </w:rPr>
        <w:t>3.992</w:t>
      </w:r>
      <w:r>
        <w:rPr>
          <w:rFonts w:ascii="Times New Roman" w:hAnsi="Times New Roman" w:cs="Times New Roman"/>
          <w:sz w:val="24"/>
          <w:szCs w:val="24"/>
        </w:rPr>
        <w:t xml:space="preserve">, p&lt;.001, and the precision grip condition (TB-PG), </w:t>
      </w:r>
      <w:r w:rsidR="00B81871">
        <w:rPr>
          <w:rFonts w:ascii="Times New Roman" w:hAnsi="Times New Roman" w:cs="Times New Roman"/>
          <w:i/>
          <w:iCs/>
          <w:sz w:val="24"/>
          <w:szCs w:val="24"/>
        </w:rPr>
        <w:t>t</w:t>
      </w:r>
      <w:r>
        <w:rPr>
          <w:rFonts w:ascii="Times New Roman" w:hAnsi="Times New Roman" w:cs="Times New Roman"/>
          <w:sz w:val="24"/>
          <w:szCs w:val="24"/>
        </w:rPr>
        <w:t xml:space="preserve"> = 3.7</w:t>
      </w:r>
      <w:r w:rsidR="00BF5B96">
        <w:rPr>
          <w:rFonts w:ascii="Times New Roman" w:hAnsi="Times New Roman" w:cs="Times New Roman"/>
          <w:sz w:val="24"/>
          <w:szCs w:val="24"/>
        </w:rPr>
        <w:t>78</w:t>
      </w:r>
      <w:r>
        <w:rPr>
          <w:rFonts w:ascii="Times New Roman" w:hAnsi="Times New Roman" w:cs="Times New Roman"/>
          <w:sz w:val="24"/>
          <w:szCs w:val="24"/>
        </w:rPr>
        <w:t xml:space="preserve">, p&lt;.001, but not the no-grip condition, </w:t>
      </w:r>
      <w:r w:rsidR="003565D0">
        <w:rPr>
          <w:rFonts w:ascii="Times New Roman" w:hAnsi="Times New Roman" w:cs="Times New Roman"/>
          <w:i/>
          <w:iCs/>
          <w:sz w:val="24"/>
          <w:szCs w:val="24"/>
        </w:rPr>
        <w:t>t</w:t>
      </w:r>
      <w:r>
        <w:rPr>
          <w:rFonts w:ascii="Times New Roman" w:hAnsi="Times New Roman" w:cs="Times New Roman"/>
          <w:sz w:val="24"/>
          <w:szCs w:val="24"/>
        </w:rPr>
        <w:t xml:space="preserve"> = -.</w:t>
      </w:r>
      <w:r w:rsidR="00FF0FAA">
        <w:rPr>
          <w:rFonts w:ascii="Times New Roman" w:hAnsi="Times New Roman" w:cs="Times New Roman"/>
          <w:sz w:val="24"/>
          <w:szCs w:val="24"/>
        </w:rPr>
        <w:t>721</w:t>
      </w:r>
      <w:r>
        <w:rPr>
          <w:rFonts w:ascii="Times New Roman" w:hAnsi="Times New Roman" w:cs="Times New Roman"/>
          <w:sz w:val="24"/>
          <w:szCs w:val="24"/>
        </w:rPr>
        <w:t>, p = .</w:t>
      </w:r>
      <w:r w:rsidR="002F00D3">
        <w:rPr>
          <w:rFonts w:ascii="Times New Roman" w:hAnsi="Times New Roman" w:cs="Times New Roman"/>
          <w:sz w:val="24"/>
          <w:szCs w:val="24"/>
        </w:rPr>
        <w:t>473</w:t>
      </w:r>
      <w:r>
        <w:rPr>
          <w:rFonts w:ascii="Times New Roman" w:hAnsi="Times New Roman" w:cs="Times New Roman"/>
          <w:sz w:val="24"/>
          <w:szCs w:val="24"/>
        </w:rPr>
        <w:t>.</w:t>
      </w:r>
      <w:r w:rsidR="00114614">
        <w:rPr>
          <w:rFonts w:ascii="Times New Roman" w:hAnsi="Times New Roman" w:cs="Times New Roman"/>
          <w:sz w:val="24"/>
          <w:szCs w:val="24"/>
        </w:rPr>
        <w:t xml:space="preserve"> In the false belief condition, we found that the accuracy of participant responses was significantly lower than chance level in the whole hand grip condition (FB-WHG), </w:t>
      </w:r>
      <w:r w:rsidR="00667AAC">
        <w:rPr>
          <w:rFonts w:ascii="Times New Roman" w:hAnsi="Times New Roman" w:cs="Times New Roman"/>
          <w:i/>
          <w:iCs/>
          <w:sz w:val="24"/>
          <w:szCs w:val="24"/>
        </w:rPr>
        <w:t>t</w:t>
      </w:r>
      <w:r w:rsidR="00114614">
        <w:rPr>
          <w:rFonts w:ascii="Times New Roman" w:hAnsi="Times New Roman" w:cs="Times New Roman"/>
          <w:sz w:val="24"/>
          <w:szCs w:val="24"/>
        </w:rPr>
        <w:t xml:space="preserve"> = -</w:t>
      </w:r>
      <w:r w:rsidR="00BE5BDC">
        <w:rPr>
          <w:rFonts w:ascii="Times New Roman" w:hAnsi="Times New Roman" w:cs="Times New Roman"/>
          <w:sz w:val="24"/>
          <w:szCs w:val="24"/>
        </w:rPr>
        <w:t>2.508</w:t>
      </w:r>
      <w:r w:rsidR="00114614">
        <w:rPr>
          <w:rFonts w:ascii="Times New Roman" w:hAnsi="Times New Roman" w:cs="Times New Roman"/>
          <w:sz w:val="24"/>
          <w:szCs w:val="24"/>
        </w:rPr>
        <w:t>, p</w:t>
      </w:r>
      <w:r w:rsidR="0017708B">
        <w:rPr>
          <w:rFonts w:ascii="Times New Roman" w:hAnsi="Times New Roman" w:cs="Times New Roman"/>
          <w:sz w:val="24"/>
          <w:szCs w:val="24"/>
        </w:rPr>
        <w:t xml:space="preserve"> = </w:t>
      </w:r>
      <w:r w:rsidR="00114614">
        <w:rPr>
          <w:rFonts w:ascii="Times New Roman" w:hAnsi="Times New Roman" w:cs="Times New Roman"/>
          <w:sz w:val="24"/>
          <w:szCs w:val="24"/>
        </w:rPr>
        <w:t>.01</w:t>
      </w:r>
      <w:r w:rsidR="0017708B">
        <w:rPr>
          <w:rFonts w:ascii="Times New Roman" w:hAnsi="Times New Roman" w:cs="Times New Roman"/>
          <w:sz w:val="24"/>
          <w:szCs w:val="24"/>
        </w:rPr>
        <w:t>4</w:t>
      </w:r>
      <w:r w:rsidR="00114614">
        <w:rPr>
          <w:rFonts w:ascii="Times New Roman" w:hAnsi="Times New Roman" w:cs="Times New Roman"/>
          <w:sz w:val="24"/>
          <w:szCs w:val="24"/>
        </w:rPr>
        <w:t>, while performance did not differ from chance level in both precision grip condition (FB-PG), t = -</w:t>
      </w:r>
      <w:r w:rsidR="00EC41C0">
        <w:rPr>
          <w:rFonts w:ascii="Times New Roman" w:hAnsi="Times New Roman" w:cs="Times New Roman"/>
          <w:sz w:val="24"/>
          <w:szCs w:val="24"/>
        </w:rPr>
        <w:t>1</w:t>
      </w:r>
      <w:r w:rsidR="00114614">
        <w:rPr>
          <w:rFonts w:ascii="Times New Roman" w:hAnsi="Times New Roman" w:cs="Times New Roman"/>
          <w:sz w:val="24"/>
          <w:szCs w:val="24"/>
        </w:rPr>
        <w:t>.</w:t>
      </w:r>
      <w:r w:rsidR="00EC41C0">
        <w:rPr>
          <w:rFonts w:ascii="Times New Roman" w:hAnsi="Times New Roman" w:cs="Times New Roman"/>
          <w:sz w:val="24"/>
          <w:szCs w:val="24"/>
        </w:rPr>
        <w:t>1</w:t>
      </w:r>
      <w:r w:rsidR="00114614">
        <w:rPr>
          <w:rFonts w:ascii="Times New Roman" w:hAnsi="Times New Roman" w:cs="Times New Roman"/>
          <w:sz w:val="24"/>
          <w:szCs w:val="24"/>
        </w:rPr>
        <w:t>9</w:t>
      </w:r>
      <w:r w:rsidR="00EC41C0">
        <w:rPr>
          <w:rFonts w:ascii="Times New Roman" w:hAnsi="Times New Roman" w:cs="Times New Roman"/>
          <w:sz w:val="24"/>
          <w:szCs w:val="24"/>
        </w:rPr>
        <w:t>2</w:t>
      </w:r>
      <w:r w:rsidR="00114614">
        <w:rPr>
          <w:rFonts w:ascii="Times New Roman" w:hAnsi="Times New Roman" w:cs="Times New Roman"/>
          <w:sz w:val="24"/>
          <w:szCs w:val="24"/>
        </w:rPr>
        <w:t>, p = .</w:t>
      </w:r>
      <w:r w:rsidR="00B3348C">
        <w:rPr>
          <w:rFonts w:ascii="Times New Roman" w:hAnsi="Times New Roman" w:cs="Times New Roman"/>
          <w:sz w:val="24"/>
          <w:szCs w:val="24"/>
        </w:rPr>
        <w:t>237</w:t>
      </w:r>
      <w:r w:rsidR="00114614">
        <w:rPr>
          <w:rFonts w:ascii="Times New Roman" w:hAnsi="Times New Roman" w:cs="Times New Roman"/>
          <w:sz w:val="24"/>
          <w:szCs w:val="24"/>
        </w:rPr>
        <w:t>, and the no-grip condition (FB-NG), t = .</w:t>
      </w:r>
      <w:r w:rsidR="00AE4DAA">
        <w:rPr>
          <w:rFonts w:ascii="Times New Roman" w:hAnsi="Times New Roman" w:cs="Times New Roman"/>
          <w:sz w:val="24"/>
          <w:szCs w:val="24"/>
        </w:rPr>
        <w:t>497</w:t>
      </w:r>
      <w:r w:rsidR="00114614">
        <w:rPr>
          <w:rFonts w:ascii="Times New Roman" w:hAnsi="Times New Roman" w:cs="Times New Roman"/>
          <w:sz w:val="24"/>
          <w:szCs w:val="24"/>
        </w:rPr>
        <w:t>, p = .</w:t>
      </w:r>
      <w:r w:rsidR="00831275">
        <w:rPr>
          <w:rFonts w:ascii="Times New Roman" w:hAnsi="Times New Roman" w:cs="Times New Roman"/>
          <w:sz w:val="24"/>
          <w:szCs w:val="24"/>
        </w:rPr>
        <w:t>62</w:t>
      </w:r>
      <w:r w:rsidR="00114614">
        <w:rPr>
          <w:rFonts w:ascii="Times New Roman" w:hAnsi="Times New Roman" w:cs="Times New Roman"/>
          <w:sz w:val="24"/>
          <w:szCs w:val="24"/>
        </w:rPr>
        <w:t>.</w:t>
      </w:r>
    </w:p>
    <w:p w14:paraId="30718AC7" w14:textId="0EE5C4C5" w:rsidR="00917E10" w:rsidRDefault="00917E10" w:rsidP="00227C6F">
      <w:pPr>
        <w:spacing w:line="360" w:lineRule="auto"/>
        <w:jc w:val="both"/>
        <w:rPr>
          <w:rFonts w:ascii="Times New Roman" w:hAnsi="Times New Roman" w:cs="Times New Roman"/>
          <w:sz w:val="24"/>
          <w:szCs w:val="24"/>
        </w:rPr>
      </w:pPr>
    </w:p>
    <w:p w14:paraId="1FBA7031" w14:textId="17B9B7AC" w:rsidR="00917E10" w:rsidRPr="00917E10" w:rsidRDefault="00917E10" w:rsidP="00227C6F">
      <w:pPr>
        <w:spacing w:line="360" w:lineRule="auto"/>
        <w:jc w:val="both"/>
        <w:rPr>
          <w:rFonts w:ascii="Times New Roman" w:hAnsi="Times New Roman" w:cs="Times New Roman"/>
          <w:sz w:val="24"/>
          <w:szCs w:val="24"/>
        </w:rPr>
      </w:pPr>
      <w:commentRangeStart w:id="36"/>
      <w:r w:rsidRPr="00917E10">
        <w:rPr>
          <w:rFonts w:ascii="Times New Roman" w:hAnsi="Times New Roman" w:cs="Times New Roman"/>
          <w:sz w:val="24"/>
          <w:szCs w:val="24"/>
          <w:highlight w:val="yellow"/>
        </w:rPr>
        <w:t>Note that this section might see revision for statistical reasons</w:t>
      </w:r>
      <w:commentRangeEnd w:id="36"/>
      <w:r w:rsidR="006D67DA">
        <w:rPr>
          <w:rStyle w:val="CommentReference"/>
        </w:rPr>
        <w:commentReference w:id="36"/>
      </w:r>
    </w:p>
    <w:p w14:paraId="434241DD" w14:textId="5FE59D4A" w:rsidR="00E80F0F" w:rsidRDefault="00E80F0F" w:rsidP="00404CC5">
      <w:pPr>
        <w:spacing w:line="360" w:lineRule="auto"/>
        <w:jc w:val="both"/>
        <w:rPr>
          <w:rFonts w:ascii="Times New Roman" w:hAnsi="Times New Roman" w:cs="Times New Roman"/>
          <w:sz w:val="24"/>
          <w:szCs w:val="24"/>
        </w:rPr>
      </w:pPr>
    </w:p>
    <w:p w14:paraId="5F0530E5" w14:textId="77777777" w:rsidR="008D5640" w:rsidRDefault="008D5640">
      <w:pPr>
        <w:rPr>
          <w:rFonts w:ascii="Times New Roman" w:hAnsi="Times New Roman" w:cs="Times New Roman"/>
          <w:i/>
          <w:iCs/>
          <w:sz w:val="24"/>
          <w:szCs w:val="24"/>
        </w:rPr>
      </w:pPr>
      <w:r>
        <w:rPr>
          <w:rFonts w:ascii="Times New Roman" w:hAnsi="Times New Roman" w:cs="Times New Roman"/>
          <w:i/>
          <w:iCs/>
          <w:sz w:val="24"/>
          <w:szCs w:val="24"/>
        </w:rPr>
        <w:br w:type="page"/>
      </w:r>
    </w:p>
    <w:p w14:paraId="06D01034" w14:textId="1D1F90DD" w:rsidR="00E80F0F" w:rsidRDefault="003E0DB7" w:rsidP="00404CC5">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lastRenderedPageBreak/>
        <w:t>2.3 Correlation analysis between DLTS and accuracy of explicit responses</w:t>
      </w:r>
    </w:p>
    <w:p w14:paraId="57F2895A" w14:textId="571EE2CA" w:rsidR="003E0DB7" w:rsidRDefault="00225F17" w:rsidP="00404CC5">
      <w:pPr>
        <w:spacing w:line="360" w:lineRule="auto"/>
        <w:jc w:val="both"/>
        <w:rPr>
          <w:rFonts w:ascii="Times New Roman" w:hAnsi="Times New Roman" w:cs="Times New Roman"/>
          <w:sz w:val="24"/>
          <w:szCs w:val="24"/>
        </w:rPr>
      </w:pPr>
      <w:r>
        <w:rPr>
          <w:rFonts w:ascii="Times New Roman" w:hAnsi="Times New Roman" w:cs="Times New Roman"/>
          <w:sz w:val="24"/>
          <w:szCs w:val="24"/>
        </w:rPr>
        <w:t>We were also interested in comparing looking time bias (as measured by DLTS) and the accuracy of explicit responses in regards to the intention of the agent to reach for either the target cup or the distractor cup. In order to do so, we looked at the correlation patters between DLTS and response accuracy.</w:t>
      </w:r>
    </w:p>
    <w:p w14:paraId="56EF3E64" w14:textId="6827D351" w:rsidR="00225F17" w:rsidRDefault="00225F17" w:rsidP="00404CC5">
      <w:pPr>
        <w:spacing w:line="360" w:lineRule="auto"/>
        <w:jc w:val="both"/>
        <w:rPr>
          <w:rFonts w:ascii="Times New Roman" w:hAnsi="Times New Roman" w:cs="Times New Roman"/>
          <w:sz w:val="24"/>
          <w:szCs w:val="24"/>
        </w:rPr>
      </w:pPr>
    </w:p>
    <w:p w14:paraId="5AE2B978" w14:textId="316ED14F" w:rsidR="001A3EA1" w:rsidRDefault="001A3EA1" w:rsidP="00404CC5">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2.3.1 Overall correlation</w:t>
      </w:r>
    </w:p>
    <w:p w14:paraId="53D6E61D" w14:textId="49557C7D" w:rsidR="00EE2566" w:rsidRPr="00DE10A2" w:rsidRDefault="00723FD9" w:rsidP="00404CC5">
      <w:pPr>
        <w:spacing w:line="360" w:lineRule="auto"/>
        <w:jc w:val="both"/>
        <w:rPr>
          <w:rFonts w:ascii="Times New Roman" w:hAnsi="Times New Roman" w:cs="Times New Roman"/>
          <w:sz w:val="24"/>
          <w:szCs w:val="24"/>
        </w:rPr>
      </w:pPr>
      <w:r>
        <w:rPr>
          <w:rFonts w:ascii="Times New Roman" w:hAnsi="Times New Roman" w:cs="Times New Roman"/>
          <w:sz w:val="24"/>
          <w:szCs w:val="24"/>
        </w:rPr>
        <w:t>First we looked at the correlation between DLTS and accuracy of explicit responses across all group, belief and grip conditions.</w:t>
      </w:r>
      <w:r w:rsidR="00904424">
        <w:rPr>
          <w:rFonts w:ascii="Times New Roman" w:hAnsi="Times New Roman" w:cs="Times New Roman"/>
          <w:sz w:val="24"/>
          <w:szCs w:val="24"/>
        </w:rPr>
        <w:t xml:space="preserve"> Since at this level neither DLTS nor accuracy was normally distributed (as per Shapiro-Wilks normality tests)</w:t>
      </w:r>
      <w:r w:rsidR="008D6458">
        <w:rPr>
          <w:rFonts w:ascii="Times New Roman" w:hAnsi="Times New Roman" w:cs="Times New Roman"/>
          <w:sz w:val="24"/>
          <w:szCs w:val="24"/>
        </w:rPr>
        <w:t xml:space="preserve"> </w:t>
      </w:r>
      <w:commentRangeStart w:id="37"/>
      <w:r w:rsidR="008D6458">
        <w:rPr>
          <w:rFonts w:ascii="Times New Roman" w:hAnsi="Times New Roman" w:cs="Times New Roman"/>
          <w:sz w:val="24"/>
          <w:szCs w:val="24"/>
        </w:rPr>
        <w:t>as well as bounded</w:t>
      </w:r>
      <w:commentRangeEnd w:id="37"/>
      <w:r w:rsidR="00A52D29">
        <w:rPr>
          <w:rStyle w:val="CommentReference"/>
        </w:rPr>
        <w:commentReference w:id="37"/>
      </w:r>
      <w:r w:rsidR="00904424">
        <w:rPr>
          <w:rFonts w:ascii="Times New Roman" w:hAnsi="Times New Roman" w:cs="Times New Roman"/>
          <w:sz w:val="24"/>
          <w:szCs w:val="24"/>
        </w:rPr>
        <w:t xml:space="preserve">, we </w:t>
      </w:r>
      <w:r w:rsidR="00C70A8F">
        <w:rPr>
          <w:rFonts w:ascii="Times New Roman" w:hAnsi="Times New Roman" w:cs="Times New Roman"/>
          <w:sz w:val="24"/>
          <w:szCs w:val="24"/>
        </w:rPr>
        <w:t xml:space="preserve">performed a Spearman’s rank correlation analysis. The results show a significant positive relation between DLTS and accuracy, </w:t>
      </w:r>
      <w:r w:rsidR="00C70A8F">
        <w:rPr>
          <w:rFonts w:ascii="Times New Roman" w:hAnsi="Times New Roman" w:cs="Times New Roman"/>
          <w:i/>
          <w:iCs/>
          <w:sz w:val="24"/>
          <w:szCs w:val="24"/>
        </w:rPr>
        <w:t>r</w:t>
      </w:r>
      <w:r w:rsidR="00C70A8F">
        <w:rPr>
          <w:rFonts w:ascii="Times New Roman" w:hAnsi="Times New Roman" w:cs="Times New Roman"/>
          <w:i/>
          <w:iCs/>
          <w:sz w:val="24"/>
          <w:szCs w:val="24"/>
          <w:vertAlign w:val="subscript"/>
        </w:rPr>
        <w:t>s</w:t>
      </w:r>
      <w:r w:rsidR="00C70A8F">
        <w:rPr>
          <w:rFonts w:ascii="Times New Roman" w:hAnsi="Times New Roman" w:cs="Times New Roman"/>
          <w:sz w:val="24"/>
          <w:szCs w:val="24"/>
          <w:vertAlign w:val="subscript"/>
        </w:rPr>
        <w:t xml:space="preserve"> </w:t>
      </w:r>
      <w:r w:rsidR="00C70A8F">
        <w:rPr>
          <w:rFonts w:ascii="Times New Roman" w:hAnsi="Times New Roman" w:cs="Times New Roman"/>
          <w:sz w:val="24"/>
          <w:szCs w:val="24"/>
        </w:rPr>
        <w:t>= .7</w:t>
      </w:r>
      <w:r w:rsidR="00384485">
        <w:rPr>
          <w:rFonts w:ascii="Times New Roman" w:hAnsi="Times New Roman" w:cs="Times New Roman"/>
          <w:sz w:val="24"/>
          <w:szCs w:val="24"/>
        </w:rPr>
        <w:t>03</w:t>
      </w:r>
      <w:r w:rsidR="00C70A8F">
        <w:rPr>
          <w:rFonts w:ascii="Times New Roman" w:hAnsi="Times New Roman" w:cs="Times New Roman"/>
          <w:sz w:val="24"/>
          <w:szCs w:val="24"/>
        </w:rPr>
        <w:t>, p&lt;.001</w:t>
      </w:r>
      <w:r w:rsidR="00227C6F">
        <w:rPr>
          <w:rFonts w:ascii="Times New Roman" w:hAnsi="Times New Roman" w:cs="Times New Roman"/>
          <w:sz w:val="24"/>
          <w:szCs w:val="24"/>
        </w:rPr>
        <w:t>, 95% CI = [</w:t>
      </w:r>
      <w:r w:rsidR="0067108F">
        <w:rPr>
          <w:rFonts w:ascii="Times New Roman" w:hAnsi="Times New Roman" w:cs="Times New Roman"/>
          <w:sz w:val="24"/>
          <w:szCs w:val="24"/>
        </w:rPr>
        <w:t>.6</w:t>
      </w:r>
      <w:r w:rsidR="00320EFA">
        <w:rPr>
          <w:rFonts w:ascii="Times New Roman" w:hAnsi="Times New Roman" w:cs="Times New Roman"/>
          <w:sz w:val="24"/>
          <w:szCs w:val="24"/>
        </w:rPr>
        <w:t>19</w:t>
      </w:r>
      <w:r w:rsidR="0067108F">
        <w:rPr>
          <w:rFonts w:ascii="Times New Roman" w:hAnsi="Times New Roman" w:cs="Times New Roman"/>
          <w:sz w:val="24"/>
          <w:szCs w:val="24"/>
        </w:rPr>
        <w:t>;.7</w:t>
      </w:r>
      <w:r w:rsidR="00807B42">
        <w:rPr>
          <w:rFonts w:ascii="Times New Roman" w:hAnsi="Times New Roman" w:cs="Times New Roman"/>
          <w:sz w:val="24"/>
          <w:szCs w:val="24"/>
        </w:rPr>
        <w:t>79</w:t>
      </w:r>
      <w:r w:rsidR="00227C6F">
        <w:rPr>
          <w:rFonts w:ascii="Times New Roman" w:hAnsi="Times New Roman" w:cs="Times New Roman"/>
          <w:sz w:val="24"/>
          <w:szCs w:val="24"/>
        </w:rPr>
        <w:t>]</w:t>
      </w:r>
      <w:r w:rsidR="00C70A8F">
        <w:rPr>
          <w:rFonts w:ascii="Times New Roman" w:hAnsi="Times New Roman" w:cs="Times New Roman"/>
          <w:sz w:val="24"/>
          <w:szCs w:val="24"/>
        </w:rPr>
        <w:t>.</w:t>
      </w:r>
      <w:r w:rsidR="00DE10A2">
        <w:rPr>
          <w:rFonts w:ascii="Times New Roman" w:hAnsi="Times New Roman" w:cs="Times New Roman"/>
          <w:sz w:val="24"/>
          <w:szCs w:val="24"/>
        </w:rPr>
        <w:t xml:space="preserve"> Note that the confidence interval is based on a 1000 replications bootstrap resampling</w:t>
      </w:r>
      <w:r w:rsidR="006F31BF">
        <w:rPr>
          <w:rFonts w:ascii="Times New Roman" w:hAnsi="Times New Roman" w:cs="Times New Roman"/>
          <w:sz w:val="24"/>
          <w:szCs w:val="24"/>
        </w:rPr>
        <w:t xml:space="preserve"> method</w:t>
      </w:r>
      <w:r w:rsidR="00DE10A2">
        <w:rPr>
          <w:rFonts w:ascii="Times New Roman" w:hAnsi="Times New Roman" w:cs="Times New Roman"/>
          <w:sz w:val="24"/>
          <w:szCs w:val="24"/>
        </w:rPr>
        <w:t>.</w:t>
      </w:r>
    </w:p>
    <w:p w14:paraId="04D1E4B0" w14:textId="77777777" w:rsidR="008D5640" w:rsidRDefault="008D5640" w:rsidP="00EE2566">
      <w:pPr>
        <w:rPr>
          <w:rFonts w:ascii="Times New Roman" w:hAnsi="Times New Roman" w:cs="Times New Roman"/>
          <w:sz w:val="24"/>
          <w:szCs w:val="24"/>
        </w:rPr>
      </w:pPr>
    </w:p>
    <w:p w14:paraId="43EF8181" w14:textId="5C619538" w:rsidR="008D5640" w:rsidRDefault="00D21641" w:rsidP="00EE256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731FC3" wp14:editId="2E786904">
            <wp:extent cx="572452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181350"/>
                    </a:xfrm>
                    <a:prstGeom prst="rect">
                      <a:avLst/>
                    </a:prstGeom>
                    <a:noFill/>
                    <a:ln>
                      <a:noFill/>
                    </a:ln>
                  </pic:spPr>
                </pic:pic>
              </a:graphicData>
            </a:graphic>
          </wp:inline>
        </w:drawing>
      </w:r>
    </w:p>
    <w:p w14:paraId="260C9D85" w14:textId="77777777" w:rsidR="008D5640" w:rsidRDefault="008D5640" w:rsidP="00EE2566">
      <w:pPr>
        <w:rPr>
          <w:rFonts w:ascii="Times New Roman" w:hAnsi="Times New Roman" w:cs="Times New Roman"/>
          <w:sz w:val="24"/>
          <w:szCs w:val="24"/>
        </w:rPr>
      </w:pPr>
    </w:p>
    <w:p w14:paraId="4D03C099" w14:textId="77777777" w:rsidR="008D5640" w:rsidRDefault="008D5640" w:rsidP="008D5640">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Figure X. Correlation between DLTS and accuracy of explicit responses. The dashed blue line represents a fitted linear model, while the red line represents a LOESS (non-parametric local regression) fit. Based on this graph, we can assume linearity of the relationship.</w:t>
      </w:r>
    </w:p>
    <w:p w14:paraId="29A9AABF" w14:textId="71FFC728" w:rsidR="004A7E67" w:rsidRPr="00B31967" w:rsidRDefault="00EE2566" w:rsidP="00FE5970">
      <w:pPr>
        <w:spacing w:line="360" w:lineRule="auto"/>
        <w:rPr>
          <w:rFonts w:ascii="Times New Roman" w:hAnsi="Times New Roman" w:cs="Times New Roman"/>
          <w:sz w:val="24"/>
          <w:szCs w:val="24"/>
        </w:rPr>
      </w:pPr>
      <w:r>
        <w:rPr>
          <w:rFonts w:ascii="Times New Roman" w:hAnsi="Times New Roman" w:cs="Times New Roman"/>
          <w:sz w:val="24"/>
          <w:szCs w:val="24"/>
        </w:rPr>
        <w:br w:type="page"/>
      </w:r>
      <w:r w:rsidR="00295F04">
        <w:rPr>
          <w:rFonts w:ascii="Times New Roman" w:hAnsi="Times New Roman" w:cs="Times New Roman"/>
          <w:sz w:val="24"/>
          <w:szCs w:val="24"/>
        </w:rPr>
        <w:lastRenderedPageBreak/>
        <w:t xml:space="preserve">Next, we looked at the correlation between DLTS and accuracy per group using a similar methodology. </w:t>
      </w:r>
      <w:r w:rsidR="00C618BB">
        <w:rPr>
          <w:rFonts w:ascii="Times New Roman" w:hAnsi="Times New Roman" w:cs="Times New Roman"/>
          <w:sz w:val="24"/>
          <w:szCs w:val="24"/>
        </w:rPr>
        <w:t>This</w:t>
      </w:r>
      <w:r w:rsidR="002F7789">
        <w:rPr>
          <w:rFonts w:ascii="Times New Roman" w:hAnsi="Times New Roman" w:cs="Times New Roman"/>
          <w:sz w:val="24"/>
          <w:szCs w:val="24"/>
        </w:rPr>
        <w:t xml:space="preserve"> correlation was </w:t>
      </w:r>
      <w:r w:rsidR="00C618BB">
        <w:rPr>
          <w:rFonts w:ascii="Times New Roman" w:hAnsi="Times New Roman" w:cs="Times New Roman"/>
          <w:sz w:val="24"/>
          <w:szCs w:val="24"/>
        </w:rPr>
        <w:t>significant</w:t>
      </w:r>
      <w:r w:rsidR="002F7789">
        <w:rPr>
          <w:rFonts w:ascii="Times New Roman" w:hAnsi="Times New Roman" w:cs="Times New Roman"/>
          <w:sz w:val="24"/>
          <w:szCs w:val="24"/>
        </w:rPr>
        <w:t xml:space="preserve"> in the baseline condition, </w:t>
      </w:r>
      <w:r w:rsidR="002F7789">
        <w:rPr>
          <w:rFonts w:ascii="Times New Roman" w:hAnsi="Times New Roman" w:cs="Times New Roman"/>
          <w:i/>
          <w:iCs/>
          <w:sz w:val="24"/>
          <w:szCs w:val="24"/>
        </w:rPr>
        <w:t>r</w:t>
      </w:r>
      <w:r w:rsidR="002F7789">
        <w:rPr>
          <w:rFonts w:ascii="Times New Roman" w:hAnsi="Times New Roman" w:cs="Times New Roman"/>
          <w:i/>
          <w:iCs/>
          <w:sz w:val="24"/>
          <w:szCs w:val="24"/>
          <w:vertAlign w:val="subscript"/>
        </w:rPr>
        <w:t>s</w:t>
      </w:r>
      <w:r w:rsidR="002F7789">
        <w:rPr>
          <w:rFonts w:ascii="Times New Roman" w:hAnsi="Times New Roman" w:cs="Times New Roman"/>
          <w:sz w:val="24"/>
          <w:szCs w:val="24"/>
          <w:vertAlign w:val="subscript"/>
        </w:rPr>
        <w:t xml:space="preserve"> </w:t>
      </w:r>
      <w:r w:rsidR="002F7789">
        <w:rPr>
          <w:rFonts w:ascii="Times New Roman" w:hAnsi="Times New Roman" w:cs="Times New Roman"/>
          <w:sz w:val="24"/>
          <w:szCs w:val="24"/>
        </w:rPr>
        <w:t>= .6</w:t>
      </w:r>
      <w:r w:rsidR="003E7F33">
        <w:rPr>
          <w:rFonts w:ascii="Times New Roman" w:hAnsi="Times New Roman" w:cs="Times New Roman"/>
          <w:sz w:val="24"/>
          <w:szCs w:val="24"/>
        </w:rPr>
        <w:t>7</w:t>
      </w:r>
      <w:r w:rsidR="002F7789">
        <w:rPr>
          <w:rFonts w:ascii="Times New Roman" w:hAnsi="Times New Roman" w:cs="Times New Roman"/>
          <w:sz w:val="24"/>
          <w:szCs w:val="24"/>
        </w:rPr>
        <w:t>, p&lt;.001</w:t>
      </w:r>
      <w:r w:rsidR="008C4293">
        <w:rPr>
          <w:rFonts w:ascii="Times New Roman" w:hAnsi="Times New Roman" w:cs="Times New Roman"/>
          <w:sz w:val="24"/>
          <w:szCs w:val="24"/>
        </w:rPr>
        <w:t xml:space="preserve">, </w:t>
      </w:r>
      <w:r w:rsidR="00B14692">
        <w:rPr>
          <w:rFonts w:ascii="Times New Roman" w:hAnsi="Times New Roman" w:cs="Times New Roman"/>
          <w:sz w:val="24"/>
          <w:szCs w:val="24"/>
        </w:rPr>
        <w:t>95% CI = [.</w:t>
      </w:r>
      <w:r w:rsidR="009B3A75">
        <w:rPr>
          <w:rFonts w:ascii="Times New Roman" w:hAnsi="Times New Roman" w:cs="Times New Roman"/>
          <w:sz w:val="24"/>
          <w:szCs w:val="24"/>
        </w:rPr>
        <w:t>525</w:t>
      </w:r>
      <w:r w:rsidR="00B14692">
        <w:rPr>
          <w:rFonts w:ascii="Times New Roman" w:hAnsi="Times New Roman" w:cs="Times New Roman"/>
          <w:sz w:val="24"/>
          <w:szCs w:val="24"/>
        </w:rPr>
        <w:t>;.7</w:t>
      </w:r>
      <w:r w:rsidR="006F6E04">
        <w:rPr>
          <w:rFonts w:ascii="Times New Roman" w:hAnsi="Times New Roman" w:cs="Times New Roman"/>
          <w:sz w:val="24"/>
          <w:szCs w:val="24"/>
        </w:rPr>
        <w:t>88</w:t>
      </w:r>
      <w:r w:rsidR="00B14692">
        <w:rPr>
          <w:rFonts w:ascii="Times New Roman" w:hAnsi="Times New Roman" w:cs="Times New Roman"/>
          <w:sz w:val="24"/>
          <w:szCs w:val="24"/>
        </w:rPr>
        <w:t>]</w:t>
      </w:r>
      <w:r w:rsidR="002F7789">
        <w:rPr>
          <w:rFonts w:ascii="Times New Roman" w:hAnsi="Times New Roman" w:cs="Times New Roman"/>
          <w:sz w:val="24"/>
          <w:szCs w:val="24"/>
        </w:rPr>
        <w:t xml:space="preserve">, </w:t>
      </w:r>
      <w:r w:rsidR="00C618BB">
        <w:rPr>
          <w:rFonts w:ascii="Times New Roman" w:hAnsi="Times New Roman" w:cs="Times New Roman"/>
          <w:sz w:val="24"/>
          <w:szCs w:val="24"/>
        </w:rPr>
        <w:t xml:space="preserve">as well as </w:t>
      </w:r>
      <w:r w:rsidR="002F7789">
        <w:rPr>
          <w:rFonts w:ascii="Times New Roman" w:hAnsi="Times New Roman" w:cs="Times New Roman"/>
          <w:sz w:val="24"/>
          <w:szCs w:val="24"/>
        </w:rPr>
        <w:t xml:space="preserve">in the mind-tied group, </w:t>
      </w:r>
      <w:r w:rsidR="002F7789">
        <w:rPr>
          <w:rFonts w:ascii="Times New Roman" w:hAnsi="Times New Roman" w:cs="Times New Roman"/>
          <w:i/>
          <w:iCs/>
          <w:sz w:val="24"/>
          <w:szCs w:val="24"/>
        </w:rPr>
        <w:t>r</w:t>
      </w:r>
      <w:r w:rsidR="002F7789">
        <w:rPr>
          <w:rFonts w:ascii="Times New Roman" w:hAnsi="Times New Roman" w:cs="Times New Roman"/>
          <w:i/>
          <w:iCs/>
          <w:sz w:val="24"/>
          <w:szCs w:val="24"/>
          <w:vertAlign w:val="subscript"/>
        </w:rPr>
        <w:t>s</w:t>
      </w:r>
      <w:r w:rsidR="002F7789">
        <w:rPr>
          <w:rFonts w:ascii="Times New Roman" w:hAnsi="Times New Roman" w:cs="Times New Roman"/>
          <w:sz w:val="24"/>
          <w:szCs w:val="24"/>
          <w:vertAlign w:val="subscript"/>
        </w:rPr>
        <w:t xml:space="preserve"> </w:t>
      </w:r>
      <w:r w:rsidR="002F7789">
        <w:rPr>
          <w:rFonts w:ascii="Times New Roman" w:hAnsi="Times New Roman" w:cs="Times New Roman"/>
          <w:sz w:val="24"/>
          <w:szCs w:val="24"/>
        </w:rPr>
        <w:t>= .7</w:t>
      </w:r>
      <w:r w:rsidR="009C1410">
        <w:rPr>
          <w:rFonts w:ascii="Times New Roman" w:hAnsi="Times New Roman" w:cs="Times New Roman"/>
          <w:sz w:val="24"/>
          <w:szCs w:val="24"/>
        </w:rPr>
        <w:t>19</w:t>
      </w:r>
      <w:r w:rsidR="002F7789">
        <w:rPr>
          <w:rFonts w:ascii="Times New Roman" w:hAnsi="Times New Roman" w:cs="Times New Roman"/>
          <w:sz w:val="24"/>
          <w:szCs w:val="24"/>
        </w:rPr>
        <w:t>, p&lt;.001</w:t>
      </w:r>
      <w:r w:rsidR="00A02083">
        <w:rPr>
          <w:rFonts w:ascii="Times New Roman" w:hAnsi="Times New Roman" w:cs="Times New Roman"/>
          <w:sz w:val="24"/>
          <w:szCs w:val="24"/>
        </w:rPr>
        <w:t>, 95% CI = [</w:t>
      </w:r>
      <w:r w:rsidR="00AE4615">
        <w:rPr>
          <w:rFonts w:ascii="Times New Roman" w:hAnsi="Times New Roman" w:cs="Times New Roman"/>
          <w:sz w:val="24"/>
          <w:szCs w:val="24"/>
        </w:rPr>
        <w:t>.588</w:t>
      </w:r>
      <w:r w:rsidR="00472694">
        <w:rPr>
          <w:rFonts w:ascii="Times New Roman" w:hAnsi="Times New Roman" w:cs="Times New Roman"/>
          <w:sz w:val="24"/>
          <w:szCs w:val="24"/>
        </w:rPr>
        <w:t>;.8</w:t>
      </w:r>
      <w:r w:rsidR="001C5BF2">
        <w:rPr>
          <w:rFonts w:ascii="Times New Roman" w:hAnsi="Times New Roman" w:cs="Times New Roman"/>
          <w:sz w:val="24"/>
          <w:szCs w:val="24"/>
        </w:rPr>
        <w:t>12</w:t>
      </w:r>
      <w:r w:rsidR="00A02083">
        <w:rPr>
          <w:rFonts w:ascii="Times New Roman" w:hAnsi="Times New Roman" w:cs="Times New Roman"/>
          <w:sz w:val="24"/>
          <w:szCs w:val="24"/>
        </w:rPr>
        <w:t>]</w:t>
      </w:r>
      <w:r w:rsidR="002F7789">
        <w:rPr>
          <w:rFonts w:ascii="Times New Roman" w:hAnsi="Times New Roman" w:cs="Times New Roman"/>
          <w:sz w:val="24"/>
          <w:szCs w:val="24"/>
        </w:rPr>
        <w:t>.</w:t>
      </w:r>
    </w:p>
    <w:p w14:paraId="5BD94336" w14:textId="1F87336F" w:rsidR="00A942A8" w:rsidRDefault="00A942A8" w:rsidP="005E64D0">
      <w:pPr>
        <w:spacing w:line="360" w:lineRule="auto"/>
        <w:jc w:val="both"/>
        <w:rPr>
          <w:rFonts w:ascii="Times New Roman" w:hAnsi="Times New Roman" w:cs="Times New Roman"/>
          <w:sz w:val="24"/>
          <w:szCs w:val="24"/>
        </w:rPr>
      </w:pPr>
    </w:p>
    <w:p w14:paraId="20CCF740" w14:textId="54A1101F" w:rsidR="00A942A8" w:rsidRDefault="009E78E0" w:rsidP="005E64D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7C298B" wp14:editId="500B17E8">
            <wp:extent cx="5724525" cy="2600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2600325"/>
                    </a:xfrm>
                    <a:prstGeom prst="rect">
                      <a:avLst/>
                    </a:prstGeom>
                    <a:noFill/>
                    <a:ln>
                      <a:noFill/>
                    </a:ln>
                  </pic:spPr>
                </pic:pic>
              </a:graphicData>
            </a:graphic>
          </wp:inline>
        </w:drawing>
      </w:r>
    </w:p>
    <w:p w14:paraId="63ADF105" w14:textId="2F7FD3DD" w:rsidR="00A942A8" w:rsidRDefault="00A942A8" w:rsidP="00A942A8">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Figure X. Correlation between DLTS and accuracy of explicit responses, per group. The dashed blue line represents a fitted linear model, while the red line represents a LOESS (non-parametric local regression) fit.</w:t>
      </w:r>
    </w:p>
    <w:p w14:paraId="10D6E7CC" w14:textId="77777777" w:rsidR="00A942A8" w:rsidRPr="005E64D0" w:rsidRDefault="00A942A8" w:rsidP="005E64D0">
      <w:pPr>
        <w:spacing w:line="360" w:lineRule="auto"/>
        <w:jc w:val="both"/>
        <w:rPr>
          <w:rFonts w:ascii="Times New Roman" w:hAnsi="Times New Roman" w:cs="Times New Roman"/>
          <w:sz w:val="24"/>
          <w:szCs w:val="24"/>
        </w:rPr>
      </w:pPr>
    </w:p>
    <w:p w14:paraId="28B22D22" w14:textId="567A3755" w:rsidR="004A7E67" w:rsidRPr="00C70A8F" w:rsidRDefault="004A7E67" w:rsidP="005E64D0">
      <w:pPr>
        <w:spacing w:line="360" w:lineRule="auto"/>
        <w:jc w:val="both"/>
        <w:rPr>
          <w:rFonts w:ascii="Times New Roman" w:hAnsi="Times New Roman" w:cs="Times New Roman"/>
          <w:sz w:val="24"/>
          <w:szCs w:val="24"/>
        </w:rPr>
      </w:pPr>
      <w:r>
        <w:rPr>
          <w:rFonts w:ascii="Times New Roman" w:hAnsi="Times New Roman" w:cs="Times New Roman"/>
          <w:sz w:val="24"/>
          <w:szCs w:val="24"/>
        </w:rPr>
        <w:t>We were also interested in exploring the correlation patterns between DLTS and accuracy of explicit responses in function of the different levels of group, belief and grip. We will look at the results of these analyses below.</w:t>
      </w:r>
    </w:p>
    <w:p w14:paraId="47D16781" w14:textId="477C9775" w:rsidR="00883E05" w:rsidRPr="004A7E67" w:rsidRDefault="00883E05" w:rsidP="004358DF">
      <w:pPr>
        <w:spacing w:line="360" w:lineRule="auto"/>
        <w:jc w:val="both"/>
        <w:rPr>
          <w:rFonts w:ascii="Times New Roman" w:hAnsi="Times New Roman" w:cs="Times New Roman"/>
          <w:sz w:val="24"/>
          <w:szCs w:val="24"/>
        </w:rPr>
      </w:pPr>
    </w:p>
    <w:p w14:paraId="11CB2F69" w14:textId="38B55479" w:rsidR="00883E05" w:rsidRPr="00883E05" w:rsidRDefault="00883E05" w:rsidP="0033060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2.3.2 Baseline group</w:t>
      </w:r>
    </w:p>
    <w:p w14:paraId="7CC839E2" w14:textId="3B04F742" w:rsidR="00E03937" w:rsidRPr="00BA3D92" w:rsidRDefault="00BD74BB" w:rsidP="0033060C">
      <w:pPr>
        <w:spacing w:line="360" w:lineRule="auto"/>
        <w:jc w:val="both"/>
        <w:rPr>
          <w:rFonts w:ascii="Times New Roman" w:hAnsi="Times New Roman" w:cs="Times New Roman"/>
          <w:sz w:val="24"/>
          <w:szCs w:val="24"/>
        </w:rPr>
      </w:pPr>
      <w:r>
        <w:rPr>
          <w:rFonts w:ascii="Times New Roman" w:hAnsi="Times New Roman" w:cs="Times New Roman"/>
          <w:sz w:val="24"/>
          <w:szCs w:val="24"/>
        </w:rPr>
        <w:t>We investigated the correlation patterns for every belief-grip combination in the baseline group</w:t>
      </w:r>
      <w:r w:rsidR="00197489">
        <w:rPr>
          <w:rFonts w:ascii="Times New Roman" w:hAnsi="Times New Roman" w:cs="Times New Roman"/>
          <w:sz w:val="24"/>
          <w:szCs w:val="24"/>
        </w:rPr>
        <w:t xml:space="preserve"> </w:t>
      </w:r>
      <w:r>
        <w:rPr>
          <w:rFonts w:ascii="Times New Roman" w:hAnsi="Times New Roman" w:cs="Times New Roman"/>
          <w:sz w:val="24"/>
          <w:szCs w:val="24"/>
        </w:rPr>
        <w:t xml:space="preserve">on its own. </w:t>
      </w:r>
      <w:r w:rsidR="0033060C">
        <w:rPr>
          <w:rFonts w:ascii="Times New Roman" w:hAnsi="Times New Roman" w:cs="Times New Roman"/>
          <w:sz w:val="24"/>
          <w:szCs w:val="24"/>
        </w:rPr>
        <w:t>The results of this analysis can be found in the table below</w:t>
      </w:r>
      <w:r w:rsidR="00E03937">
        <w:rPr>
          <w:rFonts w:ascii="Times New Roman" w:hAnsi="Times New Roman" w:cs="Times New Roman"/>
          <w:sz w:val="24"/>
          <w:szCs w:val="24"/>
        </w:rPr>
        <w:t>, along with a visual representation of the relationship between DLTS and accuracy</w:t>
      </w:r>
      <w:r w:rsidR="0033060C">
        <w:rPr>
          <w:rFonts w:ascii="Times New Roman" w:hAnsi="Times New Roman" w:cs="Times New Roman"/>
          <w:sz w:val="24"/>
          <w:szCs w:val="24"/>
        </w:rPr>
        <w:t>.</w:t>
      </w:r>
      <w:r w:rsidR="00197489">
        <w:rPr>
          <w:rFonts w:ascii="Times New Roman" w:hAnsi="Times New Roman" w:cs="Times New Roman"/>
          <w:sz w:val="24"/>
          <w:szCs w:val="24"/>
        </w:rPr>
        <w:t xml:space="preserve"> Note that due to the relatively small sample size (N = 20)</w:t>
      </w:r>
      <w:r w:rsidR="00F939C1">
        <w:rPr>
          <w:rFonts w:ascii="Times New Roman" w:hAnsi="Times New Roman" w:cs="Times New Roman"/>
          <w:sz w:val="24"/>
          <w:szCs w:val="24"/>
        </w:rPr>
        <w:t xml:space="preserve"> and large variability</w:t>
      </w:r>
      <w:r w:rsidR="001833E1">
        <w:rPr>
          <w:rFonts w:ascii="Times New Roman" w:hAnsi="Times New Roman" w:cs="Times New Roman"/>
          <w:sz w:val="24"/>
          <w:szCs w:val="24"/>
        </w:rPr>
        <w:t xml:space="preserve"> due to outliers</w:t>
      </w:r>
      <w:r w:rsidR="00F939C1">
        <w:rPr>
          <w:rFonts w:ascii="Times New Roman" w:hAnsi="Times New Roman" w:cs="Times New Roman"/>
          <w:sz w:val="24"/>
          <w:szCs w:val="24"/>
        </w:rPr>
        <w:t xml:space="preserve"> in some conditions</w:t>
      </w:r>
      <w:r w:rsidR="00197489">
        <w:rPr>
          <w:rFonts w:ascii="Times New Roman" w:hAnsi="Times New Roman" w:cs="Times New Roman"/>
          <w:sz w:val="24"/>
          <w:szCs w:val="24"/>
        </w:rPr>
        <w:t>, the 95% confidence intervals are very large</w:t>
      </w:r>
      <w:r w:rsidR="00C141E6">
        <w:rPr>
          <w:rFonts w:ascii="Times New Roman" w:hAnsi="Times New Roman" w:cs="Times New Roman"/>
          <w:sz w:val="24"/>
          <w:szCs w:val="24"/>
        </w:rPr>
        <w:t>, signalling that we should be cautious with interpreting these correlation estimates</w:t>
      </w:r>
      <w:r w:rsidR="00197489">
        <w:rPr>
          <w:rFonts w:ascii="Times New Roman" w:hAnsi="Times New Roman" w:cs="Times New Roman"/>
          <w:sz w:val="24"/>
          <w:szCs w:val="24"/>
        </w:rPr>
        <w:t>.</w:t>
      </w:r>
      <w:r w:rsidR="00BA3D92">
        <w:rPr>
          <w:rFonts w:ascii="Times New Roman" w:hAnsi="Times New Roman" w:cs="Times New Roman"/>
          <w:sz w:val="24"/>
          <w:szCs w:val="24"/>
        </w:rPr>
        <w:t xml:space="preserve"> Please refer to Figure X for a more detailed look at the impact of the correlation patterns. </w:t>
      </w:r>
    </w:p>
    <w:p w14:paraId="4072E637" w14:textId="1B192B84" w:rsidR="00E03937" w:rsidRDefault="00E03937">
      <w:pPr>
        <w:rPr>
          <w:rFonts w:ascii="Times New Roman" w:hAnsi="Times New Roman" w:cs="Times New Roman"/>
          <w:sz w:val="24"/>
          <w:szCs w:val="24"/>
        </w:rPr>
      </w:pPr>
    </w:p>
    <w:tbl>
      <w:tblPr>
        <w:tblStyle w:val="ListTable1Light-Accent3"/>
        <w:tblW w:w="0" w:type="auto"/>
        <w:tblLook w:val="04A0" w:firstRow="1" w:lastRow="0" w:firstColumn="1" w:lastColumn="0" w:noHBand="0" w:noVBand="1"/>
      </w:tblPr>
      <w:tblGrid>
        <w:gridCol w:w="2416"/>
        <w:gridCol w:w="2230"/>
        <w:gridCol w:w="2095"/>
        <w:gridCol w:w="2275"/>
      </w:tblGrid>
      <w:tr w:rsidR="00F01F69" w14:paraId="2737734B" w14:textId="77777777" w:rsidTr="00F01F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6" w:type="dxa"/>
            <w:tcBorders>
              <w:top w:val="single" w:sz="4" w:space="0" w:color="auto"/>
              <w:left w:val="single" w:sz="4" w:space="0" w:color="auto"/>
              <w:bottom w:val="single" w:sz="4" w:space="0" w:color="auto"/>
            </w:tcBorders>
          </w:tcPr>
          <w:p w14:paraId="763FA7DA" w14:textId="058FD9F8" w:rsidR="00F01F69" w:rsidRPr="005755BD" w:rsidRDefault="00F01F69" w:rsidP="0033060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Condition</w:t>
            </w:r>
          </w:p>
        </w:tc>
        <w:tc>
          <w:tcPr>
            <w:tcW w:w="2230" w:type="dxa"/>
            <w:tcBorders>
              <w:top w:val="single" w:sz="4" w:space="0" w:color="auto"/>
              <w:bottom w:val="single" w:sz="4" w:space="0" w:color="auto"/>
            </w:tcBorders>
          </w:tcPr>
          <w:p w14:paraId="0317562D" w14:textId="2EF3CF24" w:rsidR="00F01F69" w:rsidRDefault="00F01F69" w:rsidP="003314F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i/>
                <w:iCs/>
                <w:sz w:val="24"/>
                <w:szCs w:val="24"/>
              </w:rPr>
              <w:t>r</w:t>
            </w:r>
            <w:r>
              <w:rPr>
                <w:rFonts w:ascii="Times New Roman" w:hAnsi="Times New Roman" w:cs="Times New Roman"/>
                <w:i/>
                <w:iCs/>
                <w:sz w:val="24"/>
                <w:szCs w:val="24"/>
                <w:vertAlign w:val="subscript"/>
              </w:rPr>
              <w:t>s</w:t>
            </w:r>
          </w:p>
        </w:tc>
        <w:tc>
          <w:tcPr>
            <w:tcW w:w="2095" w:type="dxa"/>
            <w:tcBorders>
              <w:top w:val="single" w:sz="4" w:space="0" w:color="auto"/>
              <w:bottom w:val="single" w:sz="4" w:space="0" w:color="auto"/>
            </w:tcBorders>
          </w:tcPr>
          <w:p w14:paraId="65A8E274" w14:textId="332D675F" w:rsidR="00F01F69" w:rsidRDefault="00F01F69" w:rsidP="003314F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95% CI</w:t>
            </w:r>
          </w:p>
        </w:tc>
        <w:tc>
          <w:tcPr>
            <w:tcW w:w="2275" w:type="dxa"/>
            <w:tcBorders>
              <w:top w:val="single" w:sz="4" w:space="0" w:color="auto"/>
              <w:bottom w:val="single" w:sz="4" w:space="0" w:color="auto"/>
              <w:right w:val="single" w:sz="4" w:space="0" w:color="auto"/>
            </w:tcBorders>
          </w:tcPr>
          <w:p w14:paraId="3151B91E" w14:textId="6A9EB594" w:rsidR="00F01F69" w:rsidRPr="005755BD" w:rsidRDefault="00F01F69" w:rsidP="003314F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p</w:t>
            </w:r>
          </w:p>
        </w:tc>
      </w:tr>
      <w:tr w:rsidR="00F01F69" w14:paraId="1D9145FF" w14:textId="77777777" w:rsidTr="00F01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6" w:type="dxa"/>
            <w:tcBorders>
              <w:top w:val="single" w:sz="4" w:space="0" w:color="auto"/>
              <w:left w:val="single" w:sz="4" w:space="0" w:color="auto"/>
            </w:tcBorders>
          </w:tcPr>
          <w:p w14:paraId="154EC1FD" w14:textId="31DF7394" w:rsidR="00F01F69" w:rsidRPr="00F12D03" w:rsidRDefault="00F01F69" w:rsidP="0033060C">
            <w:pPr>
              <w:spacing w:line="360" w:lineRule="auto"/>
              <w:jc w:val="both"/>
              <w:rPr>
                <w:rFonts w:ascii="Times New Roman" w:hAnsi="Times New Roman" w:cs="Times New Roman"/>
                <w:b w:val="0"/>
                <w:bCs w:val="0"/>
                <w:sz w:val="24"/>
                <w:szCs w:val="24"/>
              </w:rPr>
            </w:pPr>
            <w:r w:rsidRPr="00F12D03">
              <w:rPr>
                <w:rFonts w:ascii="Times New Roman" w:hAnsi="Times New Roman" w:cs="Times New Roman"/>
                <w:b w:val="0"/>
                <w:bCs w:val="0"/>
                <w:sz w:val="24"/>
                <w:szCs w:val="24"/>
              </w:rPr>
              <w:t>TB</w:t>
            </w:r>
            <w:r>
              <w:rPr>
                <w:rFonts w:ascii="Times New Roman" w:hAnsi="Times New Roman" w:cs="Times New Roman"/>
                <w:b w:val="0"/>
                <w:bCs w:val="0"/>
                <w:sz w:val="24"/>
                <w:szCs w:val="24"/>
              </w:rPr>
              <w:t>: Whole Hand Grip</w:t>
            </w:r>
          </w:p>
        </w:tc>
        <w:tc>
          <w:tcPr>
            <w:tcW w:w="2230" w:type="dxa"/>
            <w:tcBorders>
              <w:top w:val="single" w:sz="4" w:space="0" w:color="auto"/>
            </w:tcBorders>
          </w:tcPr>
          <w:p w14:paraId="0974D42A" w14:textId="52AEBE0F" w:rsidR="00F01F69" w:rsidRPr="009049B0" w:rsidRDefault="00F01F69" w:rsidP="003314F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r w:rsidR="009049B0">
              <w:rPr>
                <w:rFonts w:ascii="Times New Roman" w:hAnsi="Times New Roman" w:cs="Times New Roman"/>
                <w:sz w:val="24"/>
                <w:szCs w:val="24"/>
              </w:rPr>
              <w:t>32</w:t>
            </w:r>
          </w:p>
        </w:tc>
        <w:tc>
          <w:tcPr>
            <w:tcW w:w="2095" w:type="dxa"/>
            <w:tcBorders>
              <w:top w:val="single" w:sz="4" w:space="0" w:color="auto"/>
            </w:tcBorders>
          </w:tcPr>
          <w:p w14:paraId="12FE31DB" w14:textId="31F8C6A7" w:rsidR="00F01F69" w:rsidRPr="0045262A" w:rsidRDefault="001477FE" w:rsidP="003314F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C019D3">
              <w:rPr>
                <w:rFonts w:ascii="Times New Roman" w:hAnsi="Times New Roman" w:cs="Times New Roman"/>
                <w:sz w:val="24"/>
                <w:szCs w:val="24"/>
              </w:rPr>
              <w:t>105</w:t>
            </w:r>
            <w:r>
              <w:rPr>
                <w:rFonts w:ascii="Times New Roman" w:hAnsi="Times New Roman" w:cs="Times New Roman"/>
                <w:sz w:val="24"/>
                <w:szCs w:val="24"/>
              </w:rPr>
              <w:t>;.8</w:t>
            </w:r>
            <w:r w:rsidR="0045262A">
              <w:rPr>
                <w:rFonts w:ascii="Times New Roman" w:hAnsi="Times New Roman" w:cs="Times New Roman"/>
                <w:sz w:val="24"/>
                <w:szCs w:val="24"/>
              </w:rPr>
              <w:t>46</w:t>
            </w:r>
          </w:p>
        </w:tc>
        <w:tc>
          <w:tcPr>
            <w:tcW w:w="2275" w:type="dxa"/>
            <w:tcBorders>
              <w:top w:val="single" w:sz="4" w:space="0" w:color="auto"/>
              <w:right w:val="single" w:sz="4" w:space="0" w:color="auto"/>
            </w:tcBorders>
          </w:tcPr>
          <w:p w14:paraId="61FC0D26" w14:textId="288BFC4D" w:rsidR="00F01F69" w:rsidRPr="00F12D03" w:rsidRDefault="00F01F69" w:rsidP="003314F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r w:rsidR="00560629">
              <w:rPr>
                <w:rFonts w:ascii="Times New Roman" w:hAnsi="Times New Roman" w:cs="Times New Roman"/>
                <w:sz w:val="24"/>
                <w:szCs w:val="24"/>
              </w:rPr>
              <w:t>6</w:t>
            </w:r>
            <w:r>
              <w:rPr>
                <w:rFonts w:ascii="Times New Roman" w:hAnsi="Times New Roman" w:cs="Times New Roman"/>
                <w:sz w:val="24"/>
                <w:szCs w:val="24"/>
              </w:rPr>
              <w:t xml:space="preserve"> *</w:t>
            </w:r>
          </w:p>
        </w:tc>
      </w:tr>
      <w:tr w:rsidR="00F01F69" w14:paraId="0CFAE133" w14:textId="77777777" w:rsidTr="00F01F69">
        <w:tc>
          <w:tcPr>
            <w:cnfStyle w:val="001000000000" w:firstRow="0" w:lastRow="0" w:firstColumn="1" w:lastColumn="0" w:oddVBand="0" w:evenVBand="0" w:oddHBand="0" w:evenHBand="0" w:firstRowFirstColumn="0" w:firstRowLastColumn="0" w:lastRowFirstColumn="0" w:lastRowLastColumn="0"/>
            <w:tcW w:w="2416" w:type="dxa"/>
            <w:tcBorders>
              <w:left w:val="single" w:sz="4" w:space="0" w:color="auto"/>
            </w:tcBorders>
          </w:tcPr>
          <w:p w14:paraId="6936FD48" w14:textId="69525CD4" w:rsidR="00F01F69" w:rsidRPr="00F12D03" w:rsidRDefault="00F01F69" w:rsidP="0033060C">
            <w:pPr>
              <w:spacing w:line="360" w:lineRule="auto"/>
              <w:jc w:val="both"/>
              <w:rPr>
                <w:rFonts w:ascii="Times New Roman" w:hAnsi="Times New Roman" w:cs="Times New Roman"/>
                <w:b w:val="0"/>
                <w:bCs w:val="0"/>
                <w:sz w:val="24"/>
                <w:szCs w:val="24"/>
              </w:rPr>
            </w:pPr>
            <w:r>
              <w:rPr>
                <w:rFonts w:ascii="Times New Roman" w:hAnsi="Times New Roman" w:cs="Times New Roman"/>
                <w:b w:val="0"/>
                <w:bCs w:val="0"/>
                <w:sz w:val="24"/>
                <w:szCs w:val="24"/>
              </w:rPr>
              <w:t>TB: No Grip</w:t>
            </w:r>
          </w:p>
        </w:tc>
        <w:tc>
          <w:tcPr>
            <w:tcW w:w="2230" w:type="dxa"/>
          </w:tcPr>
          <w:p w14:paraId="7D9FB574" w14:textId="4A46ECEE" w:rsidR="00F01F69" w:rsidRPr="002B343C" w:rsidRDefault="00F01F69" w:rsidP="002128C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2B343C">
              <w:rPr>
                <w:rFonts w:ascii="Times New Roman" w:hAnsi="Times New Roman" w:cs="Times New Roman"/>
                <w:sz w:val="24"/>
                <w:szCs w:val="24"/>
              </w:rPr>
              <w:t>13</w:t>
            </w:r>
          </w:p>
        </w:tc>
        <w:tc>
          <w:tcPr>
            <w:tcW w:w="2095" w:type="dxa"/>
          </w:tcPr>
          <w:p w14:paraId="5F78B08B" w14:textId="06552DF5" w:rsidR="00F01F69" w:rsidRPr="00EC1F06" w:rsidRDefault="00DC059C" w:rsidP="002128C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r w:rsidR="00420109">
              <w:rPr>
                <w:rFonts w:ascii="Times New Roman" w:hAnsi="Times New Roman" w:cs="Times New Roman"/>
                <w:sz w:val="24"/>
                <w:szCs w:val="24"/>
              </w:rPr>
              <w:t>51</w:t>
            </w:r>
            <w:r>
              <w:rPr>
                <w:rFonts w:ascii="Times New Roman" w:hAnsi="Times New Roman" w:cs="Times New Roman"/>
                <w:sz w:val="24"/>
                <w:szCs w:val="24"/>
              </w:rPr>
              <w:t>;.</w:t>
            </w:r>
            <w:r w:rsidR="00EC1F06">
              <w:rPr>
                <w:rFonts w:ascii="Times New Roman" w:hAnsi="Times New Roman" w:cs="Times New Roman"/>
                <w:sz w:val="24"/>
                <w:szCs w:val="24"/>
              </w:rPr>
              <w:t>598</w:t>
            </w:r>
          </w:p>
        </w:tc>
        <w:tc>
          <w:tcPr>
            <w:tcW w:w="2275" w:type="dxa"/>
            <w:tcBorders>
              <w:right w:val="single" w:sz="4" w:space="0" w:color="auto"/>
            </w:tcBorders>
          </w:tcPr>
          <w:p w14:paraId="73011E78" w14:textId="096FFDD4" w:rsidR="00F01F69" w:rsidRPr="004929AA" w:rsidRDefault="00F01F69" w:rsidP="002128C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vertAlign w:val="superscript"/>
              </w:rPr>
            </w:pPr>
            <w:r>
              <w:rPr>
                <w:rFonts w:ascii="Times New Roman" w:hAnsi="Times New Roman" w:cs="Times New Roman"/>
                <w:sz w:val="24"/>
                <w:szCs w:val="24"/>
              </w:rPr>
              <w:t>.6</w:t>
            </w:r>
            <w:r w:rsidR="004929AA">
              <w:rPr>
                <w:rFonts w:ascii="Times New Roman" w:hAnsi="Times New Roman" w:cs="Times New Roman"/>
                <w:sz w:val="24"/>
                <w:szCs w:val="24"/>
              </w:rPr>
              <w:t>37</w:t>
            </w:r>
          </w:p>
        </w:tc>
      </w:tr>
      <w:tr w:rsidR="00F01F69" w14:paraId="37C54F7F" w14:textId="77777777" w:rsidTr="00F01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6" w:type="dxa"/>
            <w:tcBorders>
              <w:left w:val="single" w:sz="4" w:space="0" w:color="auto"/>
            </w:tcBorders>
          </w:tcPr>
          <w:p w14:paraId="0F9E21E5" w14:textId="38A0AAE9" w:rsidR="00F01F69" w:rsidRPr="00F12D03" w:rsidRDefault="00F01F69" w:rsidP="0033060C">
            <w:pPr>
              <w:spacing w:line="360" w:lineRule="auto"/>
              <w:jc w:val="both"/>
              <w:rPr>
                <w:rFonts w:ascii="Times New Roman" w:hAnsi="Times New Roman" w:cs="Times New Roman"/>
                <w:b w:val="0"/>
                <w:bCs w:val="0"/>
                <w:sz w:val="24"/>
                <w:szCs w:val="24"/>
              </w:rPr>
            </w:pPr>
            <w:r>
              <w:rPr>
                <w:rFonts w:ascii="Times New Roman" w:hAnsi="Times New Roman" w:cs="Times New Roman"/>
                <w:b w:val="0"/>
                <w:bCs w:val="0"/>
                <w:sz w:val="24"/>
                <w:szCs w:val="24"/>
              </w:rPr>
              <w:t>TB: Precision Grip</w:t>
            </w:r>
          </w:p>
        </w:tc>
        <w:tc>
          <w:tcPr>
            <w:tcW w:w="2230" w:type="dxa"/>
          </w:tcPr>
          <w:p w14:paraId="408702CB" w14:textId="2A8FD5C0" w:rsidR="00F01F69" w:rsidRPr="00E537D5" w:rsidRDefault="00F01F69" w:rsidP="00DE78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E537D5">
              <w:rPr>
                <w:rFonts w:ascii="Times New Roman" w:hAnsi="Times New Roman" w:cs="Times New Roman"/>
                <w:sz w:val="24"/>
                <w:szCs w:val="24"/>
              </w:rPr>
              <w:t>802</w:t>
            </w:r>
          </w:p>
        </w:tc>
        <w:tc>
          <w:tcPr>
            <w:tcW w:w="2095" w:type="dxa"/>
          </w:tcPr>
          <w:p w14:paraId="57CA84AB" w14:textId="2C9EEFE7" w:rsidR="00F01F69" w:rsidRPr="00AB3D78" w:rsidRDefault="00696D3A" w:rsidP="00DE78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.562;.</w:t>
            </w:r>
            <w:r w:rsidR="00AB3D78">
              <w:rPr>
                <w:rFonts w:ascii="Times New Roman" w:hAnsi="Times New Roman" w:cs="Times New Roman"/>
                <w:sz w:val="24"/>
                <w:szCs w:val="24"/>
              </w:rPr>
              <w:t>911</w:t>
            </w:r>
          </w:p>
        </w:tc>
        <w:tc>
          <w:tcPr>
            <w:tcW w:w="2275" w:type="dxa"/>
            <w:tcBorders>
              <w:right w:val="single" w:sz="4" w:space="0" w:color="auto"/>
            </w:tcBorders>
          </w:tcPr>
          <w:p w14:paraId="1682ECDB" w14:textId="3419AB39" w:rsidR="00F01F69" w:rsidRPr="00F12D03" w:rsidRDefault="00F01F69" w:rsidP="00DE78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&lt;.001 ***</w:t>
            </w:r>
          </w:p>
        </w:tc>
      </w:tr>
      <w:tr w:rsidR="00F01F69" w14:paraId="026B6444" w14:textId="77777777" w:rsidTr="00F01F69">
        <w:tc>
          <w:tcPr>
            <w:cnfStyle w:val="001000000000" w:firstRow="0" w:lastRow="0" w:firstColumn="1" w:lastColumn="0" w:oddVBand="0" w:evenVBand="0" w:oddHBand="0" w:evenHBand="0" w:firstRowFirstColumn="0" w:firstRowLastColumn="0" w:lastRowFirstColumn="0" w:lastRowLastColumn="0"/>
            <w:tcW w:w="2416" w:type="dxa"/>
            <w:tcBorders>
              <w:left w:val="single" w:sz="4" w:space="0" w:color="auto"/>
            </w:tcBorders>
          </w:tcPr>
          <w:p w14:paraId="27878EFC" w14:textId="65F36508" w:rsidR="00F01F69" w:rsidRPr="00F12D03" w:rsidRDefault="00352EC5" w:rsidP="0033060C">
            <w:pPr>
              <w:spacing w:line="360" w:lineRule="auto"/>
              <w:jc w:val="both"/>
              <w:rPr>
                <w:rFonts w:ascii="Times New Roman" w:hAnsi="Times New Roman" w:cs="Times New Roman"/>
                <w:b w:val="0"/>
                <w:bCs w:val="0"/>
                <w:sz w:val="24"/>
                <w:szCs w:val="24"/>
              </w:rPr>
            </w:pPr>
            <w:r>
              <w:rPr>
                <w:rFonts w:ascii="Times New Roman" w:hAnsi="Times New Roman" w:cs="Times New Roman"/>
                <w:b w:val="0"/>
                <w:bCs w:val="0"/>
                <w:sz w:val="24"/>
                <w:szCs w:val="24"/>
              </w:rPr>
              <w:t>FB: Whole Hand Grip</w:t>
            </w:r>
          </w:p>
        </w:tc>
        <w:tc>
          <w:tcPr>
            <w:tcW w:w="2230" w:type="dxa"/>
          </w:tcPr>
          <w:p w14:paraId="168516D7" w14:textId="1250C3A7" w:rsidR="00F01F69" w:rsidRPr="007F2F32" w:rsidRDefault="003972FB" w:rsidP="00CD050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.83</w:t>
            </w:r>
            <w:r w:rsidR="007F2F32">
              <w:rPr>
                <w:rFonts w:ascii="Times New Roman" w:hAnsi="Times New Roman" w:cs="Times New Roman"/>
                <w:sz w:val="24"/>
                <w:szCs w:val="24"/>
              </w:rPr>
              <w:t>7</w:t>
            </w:r>
          </w:p>
        </w:tc>
        <w:tc>
          <w:tcPr>
            <w:tcW w:w="2095" w:type="dxa"/>
          </w:tcPr>
          <w:p w14:paraId="1E886628" w14:textId="5D03704E" w:rsidR="00F01F69" w:rsidRPr="00F12D03" w:rsidRDefault="003972FB" w:rsidP="00CD050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r w:rsidR="000309C7">
              <w:rPr>
                <w:rFonts w:ascii="Times New Roman" w:hAnsi="Times New Roman" w:cs="Times New Roman"/>
                <w:sz w:val="24"/>
                <w:szCs w:val="24"/>
              </w:rPr>
              <w:t>36</w:t>
            </w:r>
            <w:r>
              <w:rPr>
                <w:rFonts w:ascii="Times New Roman" w:hAnsi="Times New Roman" w:cs="Times New Roman"/>
                <w:sz w:val="24"/>
                <w:szCs w:val="24"/>
              </w:rPr>
              <w:t>;.939</w:t>
            </w:r>
          </w:p>
        </w:tc>
        <w:tc>
          <w:tcPr>
            <w:tcW w:w="2275" w:type="dxa"/>
            <w:tcBorders>
              <w:right w:val="single" w:sz="4" w:space="0" w:color="auto"/>
            </w:tcBorders>
          </w:tcPr>
          <w:p w14:paraId="0AC9FFEA" w14:textId="46DCAF6E" w:rsidR="00F01F69" w:rsidRPr="00F12D03" w:rsidRDefault="003972FB" w:rsidP="00CD050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&lt;.001 ***</w:t>
            </w:r>
          </w:p>
        </w:tc>
      </w:tr>
      <w:tr w:rsidR="00F01F69" w14:paraId="0497DA3D" w14:textId="77777777" w:rsidTr="00F01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6" w:type="dxa"/>
            <w:tcBorders>
              <w:left w:val="single" w:sz="4" w:space="0" w:color="auto"/>
            </w:tcBorders>
          </w:tcPr>
          <w:p w14:paraId="6CF23747" w14:textId="3AA5E0AB" w:rsidR="00F01F69" w:rsidRPr="00F12D03" w:rsidRDefault="00275468" w:rsidP="0033060C">
            <w:pPr>
              <w:spacing w:line="360" w:lineRule="auto"/>
              <w:jc w:val="both"/>
              <w:rPr>
                <w:rFonts w:ascii="Times New Roman" w:hAnsi="Times New Roman" w:cs="Times New Roman"/>
                <w:b w:val="0"/>
                <w:bCs w:val="0"/>
                <w:sz w:val="24"/>
                <w:szCs w:val="24"/>
              </w:rPr>
            </w:pPr>
            <w:r>
              <w:rPr>
                <w:rFonts w:ascii="Times New Roman" w:hAnsi="Times New Roman" w:cs="Times New Roman"/>
                <w:b w:val="0"/>
                <w:bCs w:val="0"/>
                <w:sz w:val="24"/>
                <w:szCs w:val="24"/>
              </w:rPr>
              <w:t>FB: No Grip</w:t>
            </w:r>
          </w:p>
        </w:tc>
        <w:tc>
          <w:tcPr>
            <w:tcW w:w="2230" w:type="dxa"/>
          </w:tcPr>
          <w:p w14:paraId="233F8FF0" w14:textId="008CD444" w:rsidR="00F01F69" w:rsidRPr="00F12D03" w:rsidRDefault="00275468" w:rsidP="0027546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w:t>
            </w:r>
          </w:p>
        </w:tc>
        <w:tc>
          <w:tcPr>
            <w:tcW w:w="2095" w:type="dxa"/>
          </w:tcPr>
          <w:p w14:paraId="0283A689" w14:textId="7FFDE74A" w:rsidR="00F01F69" w:rsidRPr="00C419DE" w:rsidRDefault="00275468" w:rsidP="0027546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851D17">
              <w:rPr>
                <w:rFonts w:ascii="Times New Roman" w:hAnsi="Times New Roman" w:cs="Times New Roman"/>
                <w:sz w:val="24"/>
                <w:szCs w:val="24"/>
              </w:rPr>
              <w:t>21</w:t>
            </w:r>
            <w:r>
              <w:rPr>
                <w:rFonts w:ascii="Times New Roman" w:hAnsi="Times New Roman" w:cs="Times New Roman"/>
                <w:sz w:val="24"/>
                <w:szCs w:val="24"/>
              </w:rPr>
              <w:t>;.6</w:t>
            </w:r>
            <w:r w:rsidR="00C419DE">
              <w:rPr>
                <w:rFonts w:ascii="Times New Roman" w:hAnsi="Times New Roman" w:cs="Times New Roman"/>
                <w:sz w:val="24"/>
                <w:szCs w:val="24"/>
              </w:rPr>
              <w:t>77</w:t>
            </w:r>
          </w:p>
        </w:tc>
        <w:tc>
          <w:tcPr>
            <w:tcW w:w="2275" w:type="dxa"/>
            <w:tcBorders>
              <w:right w:val="single" w:sz="4" w:space="0" w:color="auto"/>
            </w:tcBorders>
          </w:tcPr>
          <w:p w14:paraId="5881BF61" w14:textId="035A60AE" w:rsidR="00F01F69" w:rsidRPr="00F12D03" w:rsidRDefault="00275468" w:rsidP="0027546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.182</w:t>
            </w:r>
          </w:p>
        </w:tc>
      </w:tr>
      <w:tr w:rsidR="00F01F69" w14:paraId="14715F4A" w14:textId="77777777" w:rsidTr="00F01F69">
        <w:tc>
          <w:tcPr>
            <w:cnfStyle w:val="001000000000" w:firstRow="0" w:lastRow="0" w:firstColumn="1" w:lastColumn="0" w:oddVBand="0" w:evenVBand="0" w:oddHBand="0" w:evenHBand="0" w:firstRowFirstColumn="0" w:firstRowLastColumn="0" w:lastRowFirstColumn="0" w:lastRowLastColumn="0"/>
            <w:tcW w:w="2416" w:type="dxa"/>
            <w:tcBorders>
              <w:left w:val="single" w:sz="4" w:space="0" w:color="auto"/>
              <w:bottom w:val="single" w:sz="4" w:space="0" w:color="auto"/>
            </w:tcBorders>
          </w:tcPr>
          <w:p w14:paraId="509BFC26" w14:textId="2B146D4B" w:rsidR="00F01F69" w:rsidRPr="00CE7B30" w:rsidRDefault="00CE7B30" w:rsidP="0033060C">
            <w:pPr>
              <w:spacing w:line="360" w:lineRule="auto"/>
              <w:jc w:val="both"/>
              <w:rPr>
                <w:rFonts w:ascii="Times New Roman" w:hAnsi="Times New Roman" w:cs="Times New Roman"/>
                <w:b w:val="0"/>
                <w:bCs w:val="0"/>
                <w:sz w:val="24"/>
                <w:szCs w:val="24"/>
              </w:rPr>
            </w:pPr>
            <w:r>
              <w:rPr>
                <w:rFonts w:ascii="Times New Roman" w:hAnsi="Times New Roman" w:cs="Times New Roman"/>
                <w:b w:val="0"/>
                <w:bCs w:val="0"/>
                <w:sz w:val="24"/>
                <w:szCs w:val="24"/>
              </w:rPr>
              <w:t>FB: Precision Grip</w:t>
            </w:r>
          </w:p>
        </w:tc>
        <w:tc>
          <w:tcPr>
            <w:tcW w:w="2230" w:type="dxa"/>
            <w:tcBorders>
              <w:bottom w:val="single" w:sz="4" w:space="0" w:color="auto"/>
            </w:tcBorders>
          </w:tcPr>
          <w:p w14:paraId="0B251B2B" w14:textId="2BAB099F" w:rsidR="00F01F69" w:rsidRPr="003900A1" w:rsidRDefault="00CE7B30" w:rsidP="00F64A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r w:rsidR="003900A1">
              <w:rPr>
                <w:rFonts w:ascii="Times New Roman" w:hAnsi="Times New Roman" w:cs="Times New Roman"/>
                <w:sz w:val="24"/>
                <w:szCs w:val="24"/>
              </w:rPr>
              <w:t>93</w:t>
            </w:r>
          </w:p>
        </w:tc>
        <w:tc>
          <w:tcPr>
            <w:tcW w:w="2095" w:type="dxa"/>
            <w:tcBorders>
              <w:bottom w:val="single" w:sz="4" w:space="0" w:color="auto"/>
            </w:tcBorders>
          </w:tcPr>
          <w:p w14:paraId="6774A2FA" w14:textId="284E8249" w:rsidR="00F01F69" w:rsidRPr="00121803" w:rsidRDefault="00CE7B30" w:rsidP="00F64A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A63B63">
              <w:rPr>
                <w:rFonts w:ascii="Times New Roman" w:hAnsi="Times New Roman" w:cs="Times New Roman"/>
                <w:sz w:val="24"/>
                <w:szCs w:val="24"/>
              </w:rPr>
              <w:t>306</w:t>
            </w:r>
            <w:r>
              <w:rPr>
                <w:rFonts w:ascii="Times New Roman" w:hAnsi="Times New Roman" w:cs="Times New Roman"/>
                <w:sz w:val="24"/>
                <w:szCs w:val="24"/>
              </w:rPr>
              <w:t>;.</w:t>
            </w:r>
            <w:r w:rsidR="00121803">
              <w:rPr>
                <w:rFonts w:ascii="Times New Roman" w:hAnsi="Times New Roman" w:cs="Times New Roman"/>
                <w:sz w:val="24"/>
                <w:szCs w:val="24"/>
              </w:rPr>
              <w:t>916</w:t>
            </w:r>
          </w:p>
        </w:tc>
        <w:tc>
          <w:tcPr>
            <w:tcW w:w="2275" w:type="dxa"/>
            <w:tcBorders>
              <w:bottom w:val="single" w:sz="4" w:space="0" w:color="auto"/>
              <w:right w:val="single" w:sz="4" w:space="0" w:color="auto"/>
            </w:tcBorders>
          </w:tcPr>
          <w:p w14:paraId="29900089" w14:textId="6F29FEB8" w:rsidR="00F01F69" w:rsidRPr="00A51165" w:rsidRDefault="00A51165" w:rsidP="00F64A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&lt;</w:t>
            </w:r>
            <w:r w:rsidR="00CE7B30">
              <w:rPr>
                <w:rFonts w:ascii="Times New Roman" w:hAnsi="Times New Roman" w:cs="Times New Roman"/>
                <w:sz w:val="24"/>
                <w:szCs w:val="24"/>
              </w:rPr>
              <w:t>.00</w:t>
            </w:r>
            <w:r>
              <w:rPr>
                <w:rFonts w:ascii="Times New Roman" w:hAnsi="Times New Roman" w:cs="Times New Roman"/>
                <w:sz w:val="24"/>
                <w:szCs w:val="24"/>
              </w:rPr>
              <w:t>1</w:t>
            </w:r>
            <w:r w:rsidR="00CE7B30">
              <w:rPr>
                <w:rFonts w:ascii="Times New Roman" w:hAnsi="Times New Roman" w:cs="Times New Roman"/>
                <w:sz w:val="24"/>
                <w:szCs w:val="24"/>
              </w:rPr>
              <w:t xml:space="preserve"> **</w:t>
            </w:r>
            <w:r>
              <w:rPr>
                <w:rFonts w:ascii="Times New Roman" w:hAnsi="Times New Roman" w:cs="Times New Roman"/>
                <w:sz w:val="24"/>
                <w:szCs w:val="24"/>
              </w:rPr>
              <w:t>*</w:t>
            </w:r>
          </w:p>
        </w:tc>
      </w:tr>
    </w:tbl>
    <w:p w14:paraId="38DF4A8F" w14:textId="20DC11F9" w:rsidR="00536378" w:rsidRDefault="00536378" w:rsidP="0033060C">
      <w:pPr>
        <w:spacing w:line="360" w:lineRule="auto"/>
        <w:jc w:val="both"/>
        <w:rPr>
          <w:rFonts w:ascii="Times New Roman" w:hAnsi="Times New Roman" w:cs="Times New Roman"/>
          <w:sz w:val="24"/>
          <w:szCs w:val="24"/>
        </w:rPr>
      </w:pPr>
    </w:p>
    <w:p w14:paraId="0B679C19" w14:textId="35AA3B59" w:rsidR="000643D2" w:rsidRDefault="000643D2" w:rsidP="0033060C">
      <w:pPr>
        <w:spacing w:line="360" w:lineRule="auto"/>
        <w:jc w:val="both"/>
        <w:rPr>
          <w:rFonts w:ascii="Times New Roman" w:hAnsi="Times New Roman" w:cs="Times New Roman"/>
          <w:sz w:val="24"/>
          <w:szCs w:val="24"/>
        </w:rPr>
      </w:pPr>
    </w:p>
    <w:p w14:paraId="5EB3A085" w14:textId="1BF5F3B1" w:rsidR="000643D2" w:rsidRDefault="00D25F07" w:rsidP="0033060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776DE1" wp14:editId="6969D3F9">
            <wp:extent cx="5724525" cy="416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4162425"/>
                    </a:xfrm>
                    <a:prstGeom prst="rect">
                      <a:avLst/>
                    </a:prstGeom>
                    <a:noFill/>
                    <a:ln>
                      <a:noFill/>
                    </a:ln>
                  </pic:spPr>
                </pic:pic>
              </a:graphicData>
            </a:graphic>
          </wp:inline>
        </w:drawing>
      </w:r>
    </w:p>
    <w:p w14:paraId="3D43CBA9" w14:textId="5D76D561" w:rsidR="009F648E" w:rsidRDefault="000643D2" w:rsidP="0033060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Figure X. DLTS and accuracy of explicit responses plotted against each other, per belief and grip combination, for the baseline group only. Blue lines represent the linear model fit for each plot.</w:t>
      </w:r>
    </w:p>
    <w:p w14:paraId="32E4D072" w14:textId="77777777" w:rsidR="009F648E" w:rsidRDefault="009F648E">
      <w:pPr>
        <w:rPr>
          <w:rFonts w:ascii="Times New Roman" w:hAnsi="Times New Roman" w:cs="Times New Roman"/>
          <w:i/>
          <w:iCs/>
          <w:sz w:val="24"/>
          <w:szCs w:val="24"/>
        </w:rPr>
      </w:pPr>
      <w:r>
        <w:rPr>
          <w:rFonts w:ascii="Times New Roman" w:hAnsi="Times New Roman" w:cs="Times New Roman"/>
          <w:i/>
          <w:iCs/>
          <w:sz w:val="24"/>
          <w:szCs w:val="24"/>
        </w:rPr>
        <w:br w:type="page"/>
      </w:r>
    </w:p>
    <w:p w14:paraId="02C1BCDB" w14:textId="610E4C93" w:rsidR="000643D2" w:rsidRDefault="00F05EAA" w:rsidP="00077F9B">
      <w:pPr>
        <w:spacing w:line="360" w:lineRule="auto"/>
        <w:rPr>
          <w:rFonts w:ascii="Times New Roman" w:hAnsi="Times New Roman" w:cs="Times New Roman"/>
          <w:i/>
          <w:iCs/>
          <w:sz w:val="24"/>
          <w:szCs w:val="24"/>
        </w:rPr>
      </w:pPr>
      <w:r>
        <w:rPr>
          <w:rFonts w:ascii="Times New Roman" w:hAnsi="Times New Roman" w:cs="Times New Roman"/>
          <w:i/>
          <w:iCs/>
          <w:sz w:val="24"/>
          <w:szCs w:val="24"/>
        </w:rPr>
        <w:lastRenderedPageBreak/>
        <w:t>2.3.3 Mind-tied group</w:t>
      </w:r>
    </w:p>
    <w:p w14:paraId="7C9C95F7" w14:textId="27F7A333" w:rsidR="00CC5796" w:rsidRPr="00CC5796" w:rsidRDefault="00CC5796" w:rsidP="00077F9B">
      <w:pPr>
        <w:spacing w:line="360" w:lineRule="auto"/>
        <w:rPr>
          <w:rFonts w:ascii="Times New Roman" w:hAnsi="Times New Roman" w:cs="Times New Roman"/>
          <w:sz w:val="24"/>
          <w:szCs w:val="24"/>
        </w:rPr>
      </w:pPr>
      <w:r>
        <w:rPr>
          <w:rFonts w:ascii="Times New Roman" w:hAnsi="Times New Roman" w:cs="Times New Roman"/>
          <w:sz w:val="24"/>
          <w:szCs w:val="24"/>
        </w:rPr>
        <w:t>Similar to the baseline group, we also did a further analysis of the correlation patterns in the mind-tied group.</w:t>
      </w:r>
      <w:r w:rsidR="00077F9B">
        <w:rPr>
          <w:rFonts w:ascii="Times New Roman" w:hAnsi="Times New Roman" w:cs="Times New Roman"/>
          <w:sz w:val="24"/>
          <w:szCs w:val="24"/>
        </w:rPr>
        <w:t xml:space="preserve"> </w:t>
      </w:r>
      <w:r w:rsidR="00BE1938">
        <w:rPr>
          <w:rFonts w:ascii="Times New Roman" w:hAnsi="Times New Roman" w:cs="Times New Roman"/>
          <w:sz w:val="24"/>
          <w:szCs w:val="24"/>
        </w:rPr>
        <w:t xml:space="preserve">Details of this analysis can be found in the table and graph below. </w:t>
      </w:r>
      <w:r w:rsidR="00077F9B">
        <w:rPr>
          <w:rFonts w:ascii="Times New Roman" w:hAnsi="Times New Roman" w:cs="Times New Roman"/>
          <w:sz w:val="24"/>
          <w:szCs w:val="24"/>
        </w:rPr>
        <w:t xml:space="preserve">Note that </w:t>
      </w:r>
      <w:r w:rsidR="001563AA">
        <w:rPr>
          <w:rFonts w:ascii="Times New Roman" w:hAnsi="Times New Roman" w:cs="Times New Roman"/>
          <w:sz w:val="24"/>
          <w:szCs w:val="24"/>
        </w:rPr>
        <w:t>here too confidence intervals are rather large in</w:t>
      </w:r>
      <w:r w:rsidR="0007797C">
        <w:rPr>
          <w:rFonts w:ascii="Times New Roman" w:hAnsi="Times New Roman" w:cs="Times New Roman"/>
          <w:sz w:val="24"/>
          <w:szCs w:val="24"/>
        </w:rPr>
        <w:t xml:space="preserve"> s</w:t>
      </w:r>
      <w:r w:rsidR="001563AA">
        <w:rPr>
          <w:rFonts w:ascii="Times New Roman" w:hAnsi="Times New Roman" w:cs="Times New Roman"/>
          <w:sz w:val="24"/>
          <w:szCs w:val="24"/>
        </w:rPr>
        <w:t>ome conditions.</w:t>
      </w:r>
      <w:r w:rsidR="00BE1938">
        <w:rPr>
          <w:rFonts w:ascii="Times New Roman" w:hAnsi="Times New Roman" w:cs="Times New Roman"/>
          <w:sz w:val="24"/>
          <w:szCs w:val="24"/>
        </w:rPr>
        <w:t xml:space="preserve"> </w:t>
      </w:r>
    </w:p>
    <w:p w14:paraId="19D028E4" w14:textId="4DC31DCF" w:rsidR="00F05EAA" w:rsidRDefault="00F05EAA" w:rsidP="00F05EAA">
      <w:pPr>
        <w:rPr>
          <w:rFonts w:ascii="Times New Roman" w:hAnsi="Times New Roman" w:cs="Times New Roman"/>
          <w:sz w:val="24"/>
          <w:szCs w:val="24"/>
        </w:rPr>
      </w:pPr>
    </w:p>
    <w:tbl>
      <w:tblPr>
        <w:tblStyle w:val="ListTable1Light-Accent3"/>
        <w:tblW w:w="0" w:type="auto"/>
        <w:tblLook w:val="04A0" w:firstRow="1" w:lastRow="0" w:firstColumn="1" w:lastColumn="0" w:noHBand="0" w:noVBand="1"/>
      </w:tblPr>
      <w:tblGrid>
        <w:gridCol w:w="2416"/>
        <w:gridCol w:w="2230"/>
        <w:gridCol w:w="2095"/>
        <w:gridCol w:w="2275"/>
      </w:tblGrid>
      <w:tr w:rsidR="002826DB" w14:paraId="128EA3F6" w14:textId="77777777" w:rsidTr="00E459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6" w:type="dxa"/>
            <w:tcBorders>
              <w:top w:val="single" w:sz="4" w:space="0" w:color="auto"/>
              <w:left w:val="single" w:sz="4" w:space="0" w:color="auto"/>
              <w:bottom w:val="single" w:sz="4" w:space="0" w:color="auto"/>
            </w:tcBorders>
          </w:tcPr>
          <w:p w14:paraId="3B37535B" w14:textId="77777777" w:rsidR="002826DB" w:rsidRPr="005755BD" w:rsidRDefault="002826DB" w:rsidP="00E4592A">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Condition</w:t>
            </w:r>
          </w:p>
        </w:tc>
        <w:tc>
          <w:tcPr>
            <w:tcW w:w="2230" w:type="dxa"/>
            <w:tcBorders>
              <w:top w:val="single" w:sz="4" w:space="0" w:color="auto"/>
              <w:bottom w:val="single" w:sz="4" w:space="0" w:color="auto"/>
            </w:tcBorders>
          </w:tcPr>
          <w:p w14:paraId="5485A5B2" w14:textId="77777777" w:rsidR="002826DB" w:rsidRDefault="002826DB" w:rsidP="00E4592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i/>
                <w:iCs/>
                <w:sz w:val="24"/>
                <w:szCs w:val="24"/>
              </w:rPr>
              <w:t>r</w:t>
            </w:r>
            <w:r>
              <w:rPr>
                <w:rFonts w:ascii="Times New Roman" w:hAnsi="Times New Roman" w:cs="Times New Roman"/>
                <w:i/>
                <w:iCs/>
                <w:sz w:val="24"/>
                <w:szCs w:val="24"/>
                <w:vertAlign w:val="subscript"/>
              </w:rPr>
              <w:t>s</w:t>
            </w:r>
          </w:p>
        </w:tc>
        <w:tc>
          <w:tcPr>
            <w:tcW w:w="2095" w:type="dxa"/>
            <w:tcBorders>
              <w:top w:val="single" w:sz="4" w:space="0" w:color="auto"/>
              <w:bottom w:val="single" w:sz="4" w:space="0" w:color="auto"/>
            </w:tcBorders>
          </w:tcPr>
          <w:p w14:paraId="26327D20" w14:textId="77777777" w:rsidR="002826DB" w:rsidRDefault="002826DB" w:rsidP="00E4592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95% CI</w:t>
            </w:r>
          </w:p>
        </w:tc>
        <w:tc>
          <w:tcPr>
            <w:tcW w:w="2275" w:type="dxa"/>
            <w:tcBorders>
              <w:top w:val="single" w:sz="4" w:space="0" w:color="auto"/>
              <w:bottom w:val="single" w:sz="4" w:space="0" w:color="auto"/>
              <w:right w:val="single" w:sz="4" w:space="0" w:color="auto"/>
            </w:tcBorders>
          </w:tcPr>
          <w:p w14:paraId="79F6F7D5" w14:textId="77777777" w:rsidR="002826DB" w:rsidRPr="005755BD" w:rsidRDefault="002826DB" w:rsidP="00E4592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p</w:t>
            </w:r>
          </w:p>
        </w:tc>
      </w:tr>
      <w:tr w:rsidR="002826DB" w14:paraId="760C7338" w14:textId="77777777" w:rsidTr="00E45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6" w:type="dxa"/>
            <w:tcBorders>
              <w:top w:val="single" w:sz="4" w:space="0" w:color="auto"/>
              <w:left w:val="single" w:sz="4" w:space="0" w:color="auto"/>
            </w:tcBorders>
          </w:tcPr>
          <w:p w14:paraId="0534D855" w14:textId="77777777" w:rsidR="002826DB" w:rsidRPr="00F12D03" w:rsidRDefault="002826DB" w:rsidP="00E4592A">
            <w:pPr>
              <w:spacing w:line="360" w:lineRule="auto"/>
              <w:jc w:val="both"/>
              <w:rPr>
                <w:rFonts w:ascii="Times New Roman" w:hAnsi="Times New Roman" w:cs="Times New Roman"/>
                <w:b w:val="0"/>
                <w:bCs w:val="0"/>
                <w:sz w:val="24"/>
                <w:szCs w:val="24"/>
              </w:rPr>
            </w:pPr>
            <w:r w:rsidRPr="00F12D03">
              <w:rPr>
                <w:rFonts w:ascii="Times New Roman" w:hAnsi="Times New Roman" w:cs="Times New Roman"/>
                <w:b w:val="0"/>
                <w:bCs w:val="0"/>
                <w:sz w:val="24"/>
                <w:szCs w:val="24"/>
              </w:rPr>
              <w:t>TB</w:t>
            </w:r>
            <w:r>
              <w:rPr>
                <w:rFonts w:ascii="Times New Roman" w:hAnsi="Times New Roman" w:cs="Times New Roman"/>
                <w:b w:val="0"/>
                <w:bCs w:val="0"/>
                <w:sz w:val="24"/>
                <w:szCs w:val="24"/>
              </w:rPr>
              <w:t>: Whole Hand Grip</w:t>
            </w:r>
          </w:p>
        </w:tc>
        <w:tc>
          <w:tcPr>
            <w:tcW w:w="2230" w:type="dxa"/>
            <w:tcBorders>
              <w:top w:val="single" w:sz="4" w:space="0" w:color="auto"/>
            </w:tcBorders>
          </w:tcPr>
          <w:p w14:paraId="575BDEB0" w14:textId="45E66C77" w:rsidR="002826DB" w:rsidRPr="00F40C35" w:rsidRDefault="002826DB" w:rsidP="00E4592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F40C35">
              <w:rPr>
                <w:rFonts w:ascii="Times New Roman" w:hAnsi="Times New Roman" w:cs="Times New Roman"/>
                <w:sz w:val="24"/>
                <w:szCs w:val="24"/>
              </w:rPr>
              <w:t>701</w:t>
            </w:r>
          </w:p>
        </w:tc>
        <w:tc>
          <w:tcPr>
            <w:tcW w:w="2095" w:type="dxa"/>
            <w:tcBorders>
              <w:top w:val="single" w:sz="4" w:space="0" w:color="auto"/>
            </w:tcBorders>
          </w:tcPr>
          <w:p w14:paraId="7A7AED69" w14:textId="31242BCB" w:rsidR="002826DB" w:rsidRPr="00E01847" w:rsidRDefault="002826DB" w:rsidP="00E4592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E01847">
              <w:rPr>
                <w:rFonts w:ascii="Times New Roman" w:hAnsi="Times New Roman" w:cs="Times New Roman"/>
                <w:sz w:val="24"/>
                <w:szCs w:val="24"/>
              </w:rPr>
              <w:t>442</w:t>
            </w:r>
            <w:r>
              <w:rPr>
                <w:rFonts w:ascii="Times New Roman" w:hAnsi="Times New Roman" w:cs="Times New Roman"/>
                <w:sz w:val="24"/>
                <w:szCs w:val="24"/>
              </w:rPr>
              <w:t>;.8</w:t>
            </w:r>
            <w:r w:rsidR="00E01847">
              <w:rPr>
                <w:rFonts w:ascii="Times New Roman" w:hAnsi="Times New Roman" w:cs="Times New Roman"/>
                <w:sz w:val="24"/>
                <w:szCs w:val="24"/>
              </w:rPr>
              <w:t>75</w:t>
            </w:r>
          </w:p>
        </w:tc>
        <w:tc>
          <w:tcPr>
            <w:tcW w:w="2275" w:type="dxa"/>
            <w:tcBorders>
              <w:top w:val="single" w:sz="4" w:space="0" w:color="auto"/>
              <w:right w:val="single" w:sz="4" w:space="0" w:color="auto"/>
            </w:tcBorders>
          </w:tcPr>
          <w:p w14:paraId="58F2CF6D" w14:textId="4DD6B183" w:rsidR="002826DB" w:rsidRPr="00F12D03" w:rsidRDefault="008D64D8" w:rsidP="00E4592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&lt;</w:t>
            </w:r>
            <w:r w:rsidR="002826DB">
              <w:rPr>
                <w:rFonts w:ascii="Times New Roman" w:hAnsi="Times New Roman" w:cs="Times New Roman"/>
                <w:sz w:val="24"/>
                <w:szCs w:val="24"/>
              </w:rPr>
              <w:t>.0</w:t>
            </w:r>
            <w:r>
              <w:rPr>
                <w:rFonts w:ascii="Times New Roman" w:hAnsi="Times New Roman" w:cs="Times New Roman"/>
                <w:sz w:val="24"/>
                <w:szCs w:val="24"/>
              </w:rPr>
              <w:t>01</w:t>
            </w:r>
            <w:r w:rsidR="002826DB">
              <w:rPr>
                <w:rFonts w:ascii="Times New Roman" w:hAnsi="Times New Roman" w:cs="Times New Roman"/>
                <w:sz w:val="24"/>
                <w:szCs w:val="24"/>
              </w:rPr>
              <w:t xml:space="preserve"> *</w:t>
            </w:r>
            <w:r w:rsidR="0067158F">
              <w:rPr>
                <w:rFonts w:ascii="Times New Roman" w:hAnsi="Times New Roman" w:cs="Times New Roman"/>
                <w:sz w:val="24"/>
                <w:szCs w:val="24"/>
              </w:rPr>
              <w:t>**</w:t>
            </w:r>
          </w:p>
        </w:tc>
      </w:tr>
      <w:tr w:rsidR="002826DB" w14:paraId="77508223" w14:textId="77777777" w:rsidTr="00E4592A">
        <w:tc>
          <w:tcPr>
            <w:cnfStyle w:val="001000000000" w:firstRow="0" w:lastRow="0" w:firstColumn="1" w:lastColumn="0" w:oddVBand="0" w:evenVBand="0" w:oddHBand="0" w:evenHBand="0" w:firstRowFirstColumn="0" w:firstRowLastColumn="0" w:lastRowFirstColumn="0" w:lastRowLastColumn="0"/>
            <w:tcW w:w="2416" w:type="dxa"/>
            <w:tcBorders>
              <w:left w:val="single" w:sz="4" w:space="0" w:color="auto"/>
            </w:tcBorders>
          </w:tcPr>
          <w:p w14:paraId="56AD1764" w14:textId="77777777" w:rsidR="002826DB" w:rsidRPr="00F12D03" w:rsidRDefault="002826DB" w:rsidP="00E4592A">
            <w:pPr>
              <w:spacing w:line="360" w:lineRule="auto"/>
              <w:jc w:val="both"/>
              <w:rPr>
                <w:rFonts w:ascii="Times New Roman" w:hAnsi="Times New Roman" w:cs="Times New Roman"/>
                <w:b w:val="0"/>
                <w:bCs w:val="0"/>
                <w:sz w:val="24"/>
                <w:szCs w:val="24"/>
              </w:rPr>
            </w:pPr>
            <w:r>
              <w:rPr>
                <w:rFonts w:ascii="Times New Roman" w:hAnsi="Times New Roman" w:cs="Times New Roman"/>
                <w:b w:val="0"/>
                <w:bCs w:val="0"/>
                <w:sz w:val="24"/>
                <w:szCs w:val="24"/>
              </w:rPr>
              <w:t>TB: No Grip</w:t>
            </w:r>
          </w:p>
        </w:tc>
        <w:tc>
          <w:tcPr>
            <w:tcW w:w="2230" w:type="dxa"/>
          </w:tcPr>
          <w:p w14:paraId="49672E78" w14:textId="4EE38E04" w:rsidR="002826DB" w:rsidRPr="007A5B42" w:rsidRDefault="002826DB" w:rsidP="00E4592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537B3F">
              <w:rPr>
                <w:rFonts w:ascii="Times New Roman" w:hAnsi="Times New Roman" w:cs="Times New Roman"/>
                <w:sz w:val="24"/>
                <w:szCs w:val="24"/>
              </w:rPr>
              <w:t>2</w:t>
            </w:r>
            <w:r w:rsidR="007A5B42">
              <w:rPr>
                <w:rFonts w:ascii="Times New Roman" w:hAnsi="Times New Roman" w:cs="Times New Roman"/>
                <w:sz w:val="24"/>
                <w:szCs w:val="24"/>
              </w:rPr>
              <w:t>72</w:t>
            </w:r>
          </w:p>
        </w:tc>
        <w:tc>
          <w:tcPr>
            <w:tcW w:w="2095" w:type="dxa"/>
          </w:tcPr>
          <w:p w14:paraId="166E94F4" w14:textId="58F3F3E1" w:rsidR="002826DB" w:rsidRPr="00DE3EE9" w:rsidRDefault="002826DB" w:rsidP="00E4592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934358">
              <w:rPr>
                <w:rFonts w:ascii="Times New Roman" w:hAnsi="Times New Roman" w:cs="Times New Roman"/>
                <w:sz w:val="24"/>
                <w:szCs w:val="24"/>
              </w:rPr>
              <w:t>18</w:t>
            </w:r>
            <w:r w:rsidR="00DE3EE9">
              <w:rPr>
                <w:rFonts w:ascii="Times New Roman" w:hAnsi="Times New Roman" w:cs="Times New Roman"/>
                <w:sz w:val="24"/>
                <w:szCs w:val="24"/>
              </w:rPr>
              <w:t>1</w:t>
            </w:r>
            <w:r>
              <w:rPr>
                <w:rFonts w:ascii="Times New Roman" w:hAnsi="Times New Roman" w:cs="Times New Roman"/>
                <w:sz w:val="24"/>
                <w:szCs w:val="24"/>
              </w:rPr>
              <w:t>;.6</w:t>
            </w:r>
            <w:r w:rsidR="00DE3EE9">
              <w:rPr>
                <w:rFonts w:ascii="Times New Roman" w:hAnsi="Times New Roman" w:cs="Times New Roman"/>
                <w:sz w:val="24"/>
                <w:szCs w:val="24"/>
              </w:rPr>
              <w:t>53</w:t>
            </w:r>
          </w:p>
        </w:tc>
        <w:tc>
          <w:tcPr>
            <w:tcW w:w="2275" w:type="dxa"/>
            <w:tcBorders>
              <w:right w:val="single" w:sz="4" w:space="0" w:color="auto"/>
            </w:tcBorders>
          </w:tcPr>
          <w:p w14:paraId="2B550293" w14:textId="51A6E200" w:rsidR="002826DB" w:rsidRPr="002D3F70" w:rsidRDefault="002826DB" w:rsidP="00E4592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vertAlign w:val="superscript"/>
              </w:rPr>
            </w:pPr>
            <w:r>
              <w:rPr>
                <w:rFonts w:ascii="Times New Roman" w:hAnsi="Times New Roman" w:cs="Times New Roman"/>
                <w:sz w:val="24"/>
                <w:szCs w:val="24"/>
              </w:rPr>
              <w:t>.</w:t>
            </w:r>
            <w:r w:rsidR="002D3F70">
              <w:rPr>
                <w:rFonts w:ascii="Times New Roman" w:hAnsi="Times New Roman" w:cs="Times New Roman"/>
                <w:sz w:val="24"/>
                <w:szCs w:val="24"/>
              </w:rPr>
              <w:t>162</w:t>
            </w:r>
          </w:p>
        </w:tc>
      </w:tr>
      <w:tr w:rsidR="002826DB" w14:paraId="0C9BF7F4" w14:textId="77777777" w:rsidTr="00E45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6" w:type="dxa"/>
            <w:tcBorders>
              <w:left w:val="single" w:sz="4" w:space="0" w:color="auto"/>
            </w:tcBorders>
          </w:tcPr>
          <w:p w14:paraId="669D7684" w14:textId="77777777" w:rsidR="002826DB" w:rsidRPr="00F12D03" w:rsidRDefault="002826DB" w:rsidP="00E4592A">
            <w:pPr>
              <w:spacing w:line="360" w:lineRule="auto"/>
              <w:jc w:val="both"/>
              <w:rPr>
                <w:rFonts w:ascii="Times New Roman" w:hAnsi="Times New Roman" w:cs="Times New Roman"/>
                <w:b w:val="0"/>
                <w:bCs w:val="0"/>
                <w:sz w:val="24"/>
                <w:szCs w:val="24"/>
              </w:rPr>
            </w:pPr>
            <w:r>
              <w:rPr>
                <w:rFonts w:ascii="Times New Roman" w:hAnsi="Times New Roman" w:cs="Times New Roman"/>
                <w:b w:val="0"/>
                <w:bCs w:val="0"/>
                <w:sz w:val="24"/>
                <w:szCs w:val="24"/>
              </w:rPr>
              <w:t>TB: Precision Grip</w:t>
            </w:r>
          </w:p>
        </w:tc>
        <w:tc>
          <w:tcPr>
            <w:tcW w:w="2230" w:type="dxa"/>
          </w:tcPr>
          <w:p w14:paraId="41D8A542" w14:textId="2034A677" w:rsidR="002826DB" w:rsidRPr="00664F64" w:rsidRDefault="00DA5457" w:rsidP="00E4592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664F64">
              <w:rPr>
                <w:rFonts w:ascii="Times New Roman" w:hAnsi="Times New Roman" w:cs="Times New Roman"/>
                <w:sz w:val="24"/>
                <w:szCs w:val="24"/>
              </w:rPr>
              <w:t>809</w:t>
            </w:r>
          </w:p>
        </w:tc>
        <w:tc>
          <w:tcPr>
            <w:tcW w:w="2095" w:type="dxa"/>
          </w:tcPr>
          <w:p w14:paraId="2F489FC2" w14:textId="5B04AC06" w:rsidR="002826DB" w:rsidRPr="00C92184" w:rsidRDefault="00DA5457" w:rsidP="00E4592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r w:rsidR="00F3044C">
              <w:rPr>
                <w:rFonts w:ascii="Times New Roman" w:hAnsi="Times New Roman" w:cs="Times New Roman"/>
                <w:sz w:val="24"/>
                <w:szCs w:val="24"/>
              </w:rPr>
              <w:t>79</w:t>
            </w:r>
            <w:r>
              <w:rPr>
                <w:rFonts w:ascii="Times New Roman" w:hAnsi="Times New Roman" w:cs="Times New Roman"/>
                <w:sz w:val="24"/>
                <w:szCs w:val="24"/>
              </w:rPr>
              <w:t>;.9</w:t>
            </w:r>
            <w:r w:rsidR="00C92184">
              <w:rPr>
                <w:rFonts w:ascii="Times New Roman" w:hAnsi="Times New Roman" w:cs="Times New Roman"/>
                <w:sz w:val="24"/>
                <w:szCs w:val="24"/>
              </w:rPr>
              <w:t>09</w:t>
            </w:r>
          </w:p>
        </w:tc>
        <w:tc>
          <w:tcPr>
            <w:tcW w:w="2275" w:type="dxa"/>
            <w:tcBorders>
              <w:right w:val="single" w:sz="4" w:space="0" w:color="auto"/>
            </w:tcBorders>
          </w:tcPr>
          <w:p w14:paraId="10259398" w14:textId="1A3A51C0" w:rsidR="002826DB" w:rsidRPr="00F12D03" w:rsidRDefault="00DA5457" w:rsidP="00E4592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&lt;.001 ***</w:t>
            </w:r>
          </w:p>
        </w:tc>
      </w:tr>
      <w:tr w:rsidR="002826DB" w14:paraId="1B0A3E02" w14:textId="77777777" w:rsidTr="00E4592A">
        <w:tc>
          <w:tcPr>
            <w:cnfStyle w:val="001000000000" w:firstRow="0" w:lastRow="0" w:firstColumn="1" w:lastColumn="0" w:oddVBand="0" w:evenVBand="0" w:oddHBand="0" w:evenHBand="0" w:firstRowFirstColumn="0" w:firstRowLastColumn="0" w:lastRowFirstColumn="0" w:lastRowLastColumn="0"/>
            <w:tcW w:w="2416" w:type="dxa"/>
            <w:tcBorders>
              <w:left w:val="single" w:sz="4" w:space="0" w:color="auto"/>
            </w:tcBorders>
          </w:tcPr>
          <w:p w14:paraId="5683F4ED" w14:textId="77777777" w:rsidR="002826DB" w:rsidRPr="00F12D03" w:rsidRDefault="002826DB" w:rsidP="00E4592A">
            <w:pPr>
              <w:spacing w:line="360" w:lineRule="auto"/>
              <w:jc w:val="both"/>
              <w:rPr>
                <w:rFonts w:ascii="Times New Roman" w:hAnsi="Times New Roman" w:cs="Times New Roman"/>
                <w:b w:val="0"/>
                <w:bCs w:val="0"/>
                <w:sz w:val="24"/>
                <w:szCs w:val="24"/>
              </w:rPr>
            </w:pPr>
            <w:r>
              <w:rPr>
                <w:rFonts w:ascii="Times New Roman" w:hAnsi="Times New Roman" w:cs="Times New Roman"/>
                <w:b w:val="0"/>
                <w:bCs w:val="0"/>
                <w:sz w:val="24"/>
                <w:szCs w:val="24"/>
              </w:rPr>
              <w:t>FB: Whole Hand Grip</w:t>
            </w:r>
          </w:p>
        </w:tc>
        <w:tc>
          <w:tcPr>
            <w:tcW w:w="2230" w:type="dxa"/>
          </w:tcPr>
          <w:p w14:paraId="1F580529" w14:textId="085AC685" w:rsidR="002826DB" w:rsidRPr="0070728F" w:rsidRDefault="00753D1C" w:rsidP="00E4592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70728F">
              <w:rPr>
                <w:rFonts w:ascii="Times New Roman" w:hAnsi="Times New Roman" w:cs="Times New Roman"/>
                <w:sz w:val="24"/>
                <w:szCs w:val="24"/>
              </w:rPr>
              <w:t>622</w:t>
            </w:r>
          </w:p>
        </w:tc>
        <w:tc>
          <w:tcPr>
            <w:tcW w:w="2095" w:type="dxa"/>
          </w:tcPr>
          <w:p w14:paraId="0ECAC04D" w14:textId="5008AB21" w:rsidR="002826DB" w:rsidRPr="00F824D6" w:rsidRDefault="00753D1C" w:rsidP="00E4592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554BAB">
              <w:rPr>
                <w:rFonts w:ascii="Times New Roman" w:hAnsi="Times New Roman" w:cs="Times New Roman"/>
                <w:sz w:val="24"/>
                <w:szCs w:val="24"/>
              </w:rPr>
              <w:t>239</w:t>
            </w:r>
            <w:r>
              <w:rPr>
                <w:rFonts w:ascii="Times New Roman" w:hAnsi="Times New Roman" w:cs="Times New Roman"/>
                <w:sz w:val="24"/>
                <w:szCs w:val="24"/>
              </w:rPr>
              <w:t>;.</w:t>
            </w:r>
            <w:r w:rsidR="00F824D6">
              <w:rPr>
                <w:rFonts w:ascii="Times New Roman" w:hAnsi="Times New Roman" w:cs="Times New Roman"/>
                <w:sz w:val="24"/>
                <w:szCs w:val="24"/>
              </w:rPr>
              <w:t>868</w:t>
            </w:r>
          </w:p>
        </w:tc>
        <w:tc>
          <w:tcPr>
            <w:tcW w:w="2275" w:type="dxa"/>
            <w:tcBorders>
              <w:right w:val="single" w:sz="4" w:space="0" w:color="auto"/>
            </w:tcBorders>
          </w:tcPr>
          <w:p w14:paraId="13400B9D" w14:textId="7A58C33E" w:rsidR="002826DB" w:rsidRPr="00F12D03" w:rsidRDefault="00753D1C" w:rsidP="00E4592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&lt;.001 ***</w:t>
            </w:r>
          </w:p>
        </w:tc>
      </w:tr>
      <w:tr w:rsidR="002826DB" w14:paraId="285A5F6E" w14:textId="77777777" w:rsidTr="00E45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6" w:type="dxa"/>
            <w:tcBorders>
              <w:left w:val="single" w:sz="4" w:space="0" w:color="auto"/>
            </w:tcBorders>
          </w:tcPr>
          <w:p w14:paraId="72F9A080" w14:textId="77777777" w:rsidR="002826DB" w:rsidRPr="00F12D03" w:rsidRDefault="002826DB" w:rsidP="00E4592A">
            <w:pPr>
              <w:spacing w:line="360" w:lineRule="auto"/>
              <w:jc w:val="both"/>
              <w:rPr>
                <w:rFonts w:ascii="Times New Roman" w:hAnsi="Times New Roman" w:cs="Times New Roman"/>
                <w:b w:val="0"/>
                <w:bCs w:val="0"/>
                <w:sz w:val="24"/>
                <w:szCs w:val="24"/>
              </w:rPr>
            </w:pPr>
            <w:r>
              <w:rPr>
                <w:rFonts w:ascii="Times New Roman" w:hAnsi="Times New Roman" w:cs="Times New Roman"/>
                <w:b w:val="0"/>
                <w:bCs w:val="0"/>
                <w:sz w:val="24"/>
                <w:szCs w:val="24"/>
              </w:rPr>
              <w:t>FB: No Grip</w:t>
            </w:r>
          </w:p>
        </w:tc>
        <w:tc>
          <w:tcPr>
            <w:tcW w:w="2230" w:type="dxa"/>
          </w:tcPr>
          <w:p w14:paraId="6D8F3D2B" w14:textId="58D10749" w:rsidR="002826DB" w:rsidRPr="00806580" w:rsidRDefault="00650933" w:rsidP="00E4592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806580">
              <w:rPr>
                <w:rFonts w:ascii="Times New Roman" w:hAnsi="Times New Roman" w:cs="Times New Roman"/>
                <w:sz w:val="24"/>
                <w:szCs w:val="24"/>
              </w:rPr>
              <w:t>484</w:t>
            </w:r>
          </w:p>
        </w:tc>
        <w:tc>
          <w:tcPr>
            <w:tcW w:w="2095" w:type="dxa"/>
          </w:tcPr>
          <w:p w14:paraId="2B2A7F67" w14:textId="25FC7389" w:rsidR="002826DB" w:rsidRPr="00FF138F" w:rsidRDefault="00650933" w:rsidP="00E4592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FF138F">
              <w:rPr>
                <w:rFonts w:ascii="Times New Roman" w:hAnsi="Times New Roman" w:cs="Times New Roman"/>
                <w:sz w:val="24"/>
                <w:szCs w:val="24"/>
              </w:rPr>
              <w:t>114</w:t>
            </w:r>
            <w:r>
              <w:rPr>
                <w:rFonts w:ascii="Times New Roman" w:hAnsi="Times New Roman" w:cs="Times New Roman"/>
                <w:sz w:val="24"/>
                <w:szCs w:val="24"/>
              </w:rPr>
              <w:t>;.7</w:t>
            </w:r>
            <w:r w:rsidR="00FF138F">
              <w:rPr>
                <w:rFonts w:ascii="Times New Roman" w:hAnsi="Times New Roman" w:cs="Times New Roman"/>
                <w:sz w:val="24"/>
                <w:szCs w:val="24"/>
              </w:rPr>
              <w:t>29</w:t>
            </w:r>
          </w:p>
        </w:tc>
        <w:tc>
          <w:tcPr>
            <w:tcW w:w="2275" w:type="dxa"/>
            <w:tcBorders>
              <w:right w:val="single" w:sz="4" w:space="0" w:color="auto"/>
            </w:tcBorders>
          </w:tcPr>
          <w:p w14:paraId="186651BC" w14:textId="1F3F5E9A" w:rsidR="002826DB" w:rsidRPr="00F12D03" w:rsidRDefault="00650933" w:rsidP="00E4592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 **</w:t>
            </w:r>
          </w:p>
        </w:tc>
      </w:tr>
      <w:tr w:rsidR="002826DB" w14:paraId="69618403" w14:textId="77777777" w:rsidTr="00E4592A">
        <w:tc>
          <w:tcPr>
            <w:cnfStyle w:val="001000000000" w:firstRow="0" w:lastRow="0" w:firstColumn="1" w:lastColumn="0" w:oddVBand="0" w:evenVBand="0" w:oddHBand="0" w:evenHBand="0" w:firstRowFirstColumn="0" w:firstRowLastColumn="0" w:lastRowFirstColumn="0" w:lastRowLastColumn="0"/>
            <w:tcW w:w="2416" w:type="dxa"/>
            <w:tcBorders>
              <w:left w:val="single" w:sz="4" w:space="0" w:color="auto"/>
              <w:bottom w:val="single" w:sz="4" w:space="0" w:color="auto"/>
            </w:tcBorders>
          </w:tcPr>
          <w:p w14:paraId="2E0BD967" w14:textId="77777777" w:rsidR="002826DB" w:rsidRPr="00CE7B30" w:rsidRDefault="002826DB" w:rsidP="00E4592A">
            <w:pPr>
              <w:spacing w:line="360" w:lineRule="auto"/>
              <w:jc w:val="both"/>
              <w:rPr>
                <w:rFonts w:ascii="Times New Roman" w:hAnsi="Times New Roman" w:cs="Times New Roman"/>
                <w:b w:val="0"/>
                <w:bCs w:val="0"/>
                <w:sz w:val="24"/>
                <w:szCs w:val="24"/>
              </w:rPr>
            </w:pPr>
            <w:r>
              <w:rPr>
                <w:rFonts w:ascii="Times New Roman" w:hAnsi="Times New Roman" w:cs="Times New Roman"/>
                <w:b w:val="0"/>
                <w:bCs w:val="0"/>
                <w:sz w:val="24"/>
                <w:szCs w:val="24"/>
              </w:rPr>
              <w:t>FB: Precision Grip</w:t>
            </w:r>
          </w:p>
        </w:tc>
        <w:tc>
          <w:tcPr>
            <w:tcW w:w="2230" w:type="dxa"/>
            <w:tcBorders>
              <w:bottom w:val="single" w:sz="4" w:space="0" w:color="auto"/>
            </w:tcBorders>
          </w:tcPr>
          <w:p w14:paraId="17A0011D" w14:textId="7908D43D" w:rsidR="002826DB" w:rsidRPr="00160B1B" w:rsidRDefault="00786886" w:rsidP="00E4592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160B1B">
              <w:rPr>
                <w:rFonts w:ascii="Times New Roman" w:hAnsi="Times New Roman" w:cs="Times New Roman"/>
                <w:sz w:val="24"/>
                <w:szCs w:val="24"/>
              </w:rPr>
              <w:t>71</w:t>
            </w:r>
          </w:p>
        </w:tc>
        <w:tc>
          <w:tcPr>
            <w:tcW w:w="2095" w:type="dxa"/>
            <w:tcBorders>
              <w:bottom w:val="single" w:sz="4" w:space="0" w:color="auto"/>
            </w:tcBorders>
          </w:tcPr>
          <w:p w14:paraId="70576DF4" w14:textId="0D0FC874" w:rsidR="002826DB" w:rsidRPr="000A0A75" w:rsidRDefault="00786886" w:rsidP="00E4592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C754EB">
              <w:rPr>
                <w:rFonts w:ascii="Times New Roman" w:hAnsi="Times New Roman" w:cs="Times New Roman"/>
                <w:sz w:val="24"/>
                <w:szCs w:val="24"/>
              </w:rPr>
              <w:t>388</w:t>
            </w:r>
            <w:r>
              <w:rPr>
                <w:rFonts w:ascii="Times New Roman" w:hAnsi="Times New Roman" w:cs="Times New Roman"/>
                <w:sz w:val="24"/>
                <w:szCs w:val="24"/>
              </w:rPr>
              <w:t>;.9</w:t>
            </w:r>
            <w:r w:rsidR="000A0A75">
              <w:rPr>
                <w:rFonts w:ascii="Times New Roman" w:hAnsi="Times New Roman" w:cs="Times New Roman"/>
                <w:sz w:val="24"/>
                <w:szCs w:val="24"/>
              </w:rPr>
              <w:t>17</w:t>
            </w:r>
          </w:p>
        </w:tc>
        <w:tc>
          <w:tcPr>
            <w:tcW w:w="2275" w:type="dxa"/>
            <w:tcBorders>
              <w:bottom w:val="single" w:sz="4" w:space="0" w:color="auto"/>
              <w:right w:val="single" w:sz="4" w:space="0" w:color="auto"/>
            </w:tcBorders>
          </w:tcPr>
          <w:p w14:paraId="65222139" w14:textId="0FE90494" w:rsidR="002826DB" w:rsidRDefault="00786886" w:rsidP="00E4592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&lt;.001 ***</w:t>
            </w:r>
          </w:p>
        </w:tc>
      </w:tr>
    </w:tbl>
    <w:p w14:paraId="515B6B7C" w14:textId="6C4BF088" w:rsidR="00DE7871" w:rsidRDefault="00DE7871" w:rsidP="00F05EAA">
      <w:pPr>
        <w:rPr>
          <w:rFonts w:ascii="Times New Roman" w:hAnsi="Times New Roman" w:cs="Times New Roman"/>
          <w:sz w:val="24"/>
          <w:szCs w:val="24"/>
        </w:rPr>
      </w:pPr>
    </w:p>
    <w:p w14:paraId="74B6087A" w14:textId="11E46626" w:rsidR="002D208A" w:rsidRDefault="00DE7871" w:rsidP="00F05EAA">
      <w:pPr>
        <w:rPr>
          <w:rFonts w:ascii="Times New Roman" w:hAnsi="Times New Roman" w:cs="Times New Roman"/>
          <w:sz w:val="24"/>
          <w:szCs w:val="24"/>
        </w:rPr>
      </w:pPr>
      <w:r>
        <w:rPr>
          <w:rFonts w:ascii="Times New Roman" w:hAnsi="Times New Roman" w:cs="Times New Roman"/>
          <w:sz w:val="24"/>
          <w:szCs w:val="24"/>
        </w:rPr>
        <w:br w:type="page"/>
      </w:r>
    </w:p>
    <w:p w14:paraId="29550649" w14:textId="0E717122" w:rsidR="00617FA3" w:rsidRDefault="00934016" w:rsidP="00F05EA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4CADE0" wp14:editId="42F6BB04">
            <wp:extent cx="5724525" cy="4162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4162425"/>
                    </a:xfrm>
                    <a:prstGeom prst="rect">
                      <a:avLst/>
                    </a:prstGeom>
                    <a:noFill/>
                    <a:ln>
                      <a:noFill/>
                    </a:ln>
                  </pic:spPr>
                </pic:pic>
              </a:graphicData>
            </a:graphic>
          </wp:inline>
        </w:drawing>
      </w:r>
    </w:p>
    <w:p w14:paraId="2F427ACE" w14:textId="20FFC7A9" w:rsidR="00617FA3" w:rsidRDefault="00617FA3" w:rsidP="00F05EAA">
      <w:pPr>
        <w:rPr>
          <w:rFonts w:ascii="Times New Roman" w:hAnsi="Times New Roman" w:cs="Times New Roman"/>
          <w:sz w:val="24"/>
          <w:szCs w:val="24"/>
        </w:rPr>
      </w:pPr>
    </w:p>
    <w:p w14:paraId="72F25875" w14:textId="77777777" w:rsidR="00617FA3" w:rsidRDefault="00617FA3" w:rsidP="00617FA3">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Figure X. DLTS and accuracy of explicit responses plotted against each other, per belief and grip combination, for the baseline group only. Blue lines represent the linear model fit for each plot.</w:t>
      </w:r>
    </w:p>
    <w:p w14:paraId="0F9B6B93" w14:textId="77777777" w:rsidR="00617FA3" w:rsidRDefault="00617FA3" w:rsidP="00F05EAA">
      <w:pPr>
        <w:rPr>
          <w:rFonts w:ascii="Times New Roman" w:hAnsi="Times New Roman" w:cs="Times New Roman"/>
          <w:sz w:val="24"/>
          <w:szCs w:val="24"/>
        </w:rPr>
      </w:pPr>
    </w:p>
    <w:p w14:paraId="18671D6A" w14:textId="34E2D41C" w:rsidR="002D208A" w:rsidRDefault="002D208A" w:rsidP="00F05EAA">
      <w:pPr>
        <w:rPr>
          <w:rFonts w:ascii="Times New Roman" w:hAnsi="Times New Roman" w:cs="Times New Roman"/>
          <w:sz w:val="24"/>
          <w:szCs w:val="24"/>
        </w:rPr>
      </w:pPr>
      <w:r w:rsidRPr="003D4E08">
        <w:rPr>
          <w:rFonts w:ascii="Times New Roman" w:hAnsi="Times New Roman" w:cs="Times New Roman"/>
          <w:sz w:val="24"/>
          <w:szCs w:val="24"/>
          <w:highlight w:val="yellow"/>
        </w:rPr>
        <w:t>Note: the problem with the correlations is that some data points are derived of only a single trial, which can then become serious outliers</w:t>
      </w:r>
      <w:r w:rsidR="00B9169C">
        <w:rPr>
          <w:rFonts w:ascii="Times New Roman" w:hAnsi="Times New Roman" w:cs="Times New Roman"/>
          <w:sz w:val="24"/>
          <w:szCs w:val="24"/>
        </w:rPr>
        <w:t>, although this is less of an issue with Spearman’s correlation method.</w:t>
      </w:r>
    </w:p>
    <w:p w14:paraId="7CEFF329" w14:textId="77051AF9" w:rsidR="00FE5970" w:rsidRDefault="00FE5970" w:rsidP="00F05EAA">
      <w:pPr>
        <w:rPr>
          <w:rFonts w:ascii="Times New Roman" w:hAnsi="Times New Roman" w:cs="Times New Roman"/>
          <w:sz w:val="24"/>
          <w:szCs w:val="24"/>
        </w:rPr>
      </w:pPr>
      <w:r>
        <w:rPr>
          <w:rFonts w:ascii="Times New Roman" w:hAnsi="Times New Roman" w:cs="Times New Roman"/>
          <w:sz w:val="24"/>
          <w:szCs w:val="24"/>
        </w:rPr>
        <w:br/>
      </w:r>
    </w:p>
    <w:p w14:paraId="34172577" w14:textId="3CBCEAEC" w:rsidR="00AA5DA1" w:rsidRDefault="00AA5DA1">
      <w:pPr>
        <w:rPr>
          <w:rFonts w:ascii="Times New Roman" w:hAnsi="Times New Roman" w:cs="Times New Roman"/>
          <w:sz w:val="24"/>
          <w:szCs w:val="24"/>
        </w:rPr>
      </w:pPr>
      <w:r>
        <w:rPr>
          <w:rFonts w:ascii="Times New Roman" w:hAnsi="Times New Roman" w:cs="Times New Roman"/>
          <w:sz w:val="24"/>
          <w:szCs w:val="24"/>
        </w:rPr>
        <w:br w:type="page"/>
      </w:r>
    </w:p>
    <w:p w14:paraId="368D4065" w14:textId="027C7E2D" w:rsidR="00FE5970" w:rsidRDefault="00AA5DA1" w:rsidP="00AA5DA1">
      <w:pPr>
        <w:spacing w:line="360" w:lineRule="auto"/>
        <w:jc w:val="both"/>
        <w:rPr>
          <w:rFonts w:ascii="Times New Roman" w:hAnsi="Times New Roman" w:cs="Times New Roman"/>
          <w:i/>
          <w:iCs/>
          <w:sz w:val="24"/>
          <w:szCs w:val="24"/>
        </w:rPr>
      </w:pPr>
      <w:commentRangeStart w:id="38"/>
      <w:r>
        <w:rPr>
          <w:rFonts w:ascii="Times New Roman" w:hAnsi="Times New Roman" w:cs="Times New Roman"/>
          <w:i/>
          <w:iCs/>
          <w:sz w:val="24"/>
          <w:szCs w:val="24"/>
        </w:rPr>
        <w:lastRenderedPageBreak/>
        <w:t xml:space="preserve">2.4 Temporal visualisations of </w:t>
      </w:r>
      <w:r w:rsidR="00493BBD">
        <w:rPr>
          <w:rFonts w:ascii="Times New Roman" w:hAnsi="Times New Roman" w:cs="Times New Roman"/>
          <w:i/>
          <w:iCs/>
          <w:sz w:val="24"/>
          <w:szCs w:val="24"/>
        </w:rPr>
        <w:t xml:space="preserve">gaze </w:t>
      </w:r>
      <w:r w:rsidR="00D4257D">
        <w:rPr>
          <w:rFonts w:ascii="Times New Roman" w:hAnsi="Times New Roman" w:cs="Times New Roman"/>
          <w:i/>
          <w:iCs/>
          <w:sz w:val="24"/>
          <w:szCs w:val="24"/>
        </w:rPr>
        <w:t>behaviour</w:t>
      </w:r>
      <w:commentRangeEnd w:id="38"/>
      <w:r w:rsidR="00182EAE">
        <w:rPr>
          <w:rStyle w:val="CommentReference"/>
        </w:rPr>
        <w:commentReference w:id="38"/>
      </w:r>
    </w:p>
    <w:p w14:paraId="213DC62A" w14:textId="6CC94A76" w:rsidR="00CF62CD" w:rsidRDefault="006D44A1" w:rsidP="00AA5DA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Thus far our analysis of the data has focused on singular fixed measures of </w:t>
      </w:r>
      <w:r w:rsidR="004B58D5">
        <w:rPr>
          <w:rFonts w:ascii="Times New Roman" w:hAnsi="Times New Roman" w:cs="Times New Roman"/>
          <w:sz w:val="24"/>
          <w:szCs w:val="24"/>
        </w:rPr>
        <w:t xml:space="preserve">looking behaviour throughout the Time of Interest (TOI) of the trial. While Differential Looking Time Scores (DLTS) give us a good overall indication of the general bias of looking behaviour, this measure does not provide us with an indication of how gaze shifts during the TOI. To mitigate this shortcoming, we explored gaze behaviour in function of time. We did this by visualising fixation density, i.e. plotting fixations during the measurement period in function of their onset relative to start of the TOI. </w:t>
      </w:r>
      <w:r w:rsidR="009133C9">
        <w:rPr>
          <w:rFonts w:ascii="Times New Roman" w:hAnsi="Times New Roman" w:cs="Times New Roman"/>
          <w:sz w:val="24"/>
          <w:szCs w:val="24"/>
        </w:rPr>
        <w:t>However, since considering only fixation onset reduces the amount of information to merely the number of fixations within a specific timeframe, we weighted every fixation with its duration. Hence, the density plots below consider the onset of every fixation, weighted by th</w:t>
      </w:r>
      <w:r w:rsidR="00540AB8">
        <w:rPr>
          <w:rFonts w:ascii="Times New Roman" w:hAnsi="Times New Roman" w:cs="Times New Roman"/>
          <w:sz w:val="24"/>
          <w:szCs w:val="24"/>
        </w:rPr>
        <w:t>e duration of that fixation.</w:t>
      </w:r>
    </w:p>
    <w:p w14:paraId="6AE4DA8B" w14:textId="4B69C0D9" w:rsidR="0047198F" w:rsidRDefault="00540AB8" w:rsidP="00AA5DA1">
      <w:pPr>
        <w:spacing w:line="360" w:lineRule="auto"/>
        <w:jc w:val="both"/>
        <w:rPr>
          <w:rFonts w:ascii="Times New Roman" w:hAnsi="Times New Roman" w:cs="Times New Roman"/>
          <w:sz w:val="24"/>
          <w:szCs w:val="24"/>
        </w:rPr>
      </w:pPr>
      <w:r>
        <w:rPr>
          <w:rFonts w:ascii="Times New Roman" w:hAnsi="Times New Roman" w:cs="Times New Roman"/>
          <w:sz w:val="24"/>
          <w:szCs w:val="24"/>
        </w:rPr>
        <w:t>Another issue is that since videos were recorded live, their length and event timeline varied slightly</w:t>
      </w:r>
      <w:r w:rsidR="00DE7641">
        <w:rPr>
          <w:rFonts w:ascii="Times New Roman" w:hAnsi="Times New Roman" w:cs="Times New Roman"/>
          <w:sz w:val="24"/>
          <w:szCs w:val="24"/>
        </w:rPr>
        <w:t>. As a result, the length of the TOI varied over videos (</w:t>
      </w:r>
      <w:r w:rsidR="0057266E">
        <w:rPr>
          <w:rFonts w:ascii="Times New Roman" w:hAnsi="Times New Roman" w:cs="Times New Roman"/>
          <w:sz w:val="24"/>
          <w:szCs w:val="24"/>
        </w:rPr>
        <w:t>mean duration  = 4.232 seconds, standard deviation = .503</w:t>
      </w:r>
      <w:r w:rsidR="00DE7641">
        <w:rPr>
          <w:rFonts w:ascii="Times New Roman" w:hAnsi="Times New Roman" w:cs="Times New Roman"/>
          <w:sz w:val="24"/>
          <w:szCs w:val="24"/>
        </w:rPr>
        <w:t>). In order to mitigate this</w:t>
      </w:r>
      <w:r w:rsidR="00EE6F6B">
        <w:rPr>
          <w:rFonts w:ascii="Times New Roman" w:hAnsi="Times New Roman" w:cs="Times New Roman"/>
          <w:sz w:val="24"/>
          <w:szCs w:val="24"/>
        </w:rPr>
        <w:t xml:space="preserve"> issue</w:t>
      </w:r>
      <w:r w:rsidR="0047198F">
        <w:rPr>
          <w:rFonts w:ascii="Times New Roman" w:hAnsi="Times New Roman" w:cs="Times New Roman"/>
          <w:sz w:val="24"/>
          <w:szCs w:val="24"/>
        </w:rPr>
        <w:t>, we standardised fixation onsets by dividing their onset relative to the start of the TOI by the total length of the TOI.</w:t>
      </w:r>
      <w:r w:rsidR="006909B6">
        <w:rPr>
          <w:rFonts w:ascii="Times New Roman" w:hAnsi="Times New Roman" w:cs="Times New Roman"/>
          <w:sz w:val="24"/>
          <w:szCs w:val="24"/>
        </w:rPr>
        <w:t xml:space="preserve"> This results in a timeline between 0 and 1, where every fixation onset is represented in time as its relative position within the total length of that TOI.</w:t>
      </w:r>
    </w:p>
    <w:p w14:paraId="013A77E6" w14:textId="144E75ED" w:rsidR="00973B4C" w:rsidRDefault="0057266E" w:rsidP="00AA5DA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Note that we </w:t>
      </w:r>
      <w:r w:rsidR="00E26384">
        <w:rPr>
          <w:rFonts w:ascii="Times New Roman" w:hAnsi="Times New Roman" w:cs="Times New Roman"/>
          <w:sz w:val="24"/>
          <w:szCs w:val="24"/>
        </w:rPr>
        <w:t xml:space="preserve">only considered fixations that fell within either the target AOI, i.e. the AOI that matches with the intended target of movement </w:t>
      </w:r>
      <w:r w:rsidR="00E62372">
        <w:rPr>
          <w:rFonts w:ascii="Times New Roman" w:hAnsi="Times New Roman" w:cs="Times New Roman"/>
          <w:sz w:val="24"/>
          <w:szCs w:val="24"/>
        </w:rPr>
        <w:t>given the</w:t>
      </w:r>
      <w:r w:rsidR="00E26384">
        <w:rPr>
          <w:rFonts w:ascii="Times New Roman" w:hAnsi="Times New Roman" w:cs="Times New Roman"/>
          <w:sz w:val="24"/>
          <w:szCs w:val="24"/>
        </w:rPr>
        <w:t xml:space="preserve"> belief state</w:t>
      </w:r>
      <w:r w:rsidR="00E62372">
        <w:rPr>
          <w:rFonts w:ascii="Times New Roman" w:hAnsi="Times New Roman" w:cs="Times New Roman"/>
          <w:sz w:val="24"/>
          <w:szCs w:val="24"/>
        </w:rPr>
        <w:t xml:space="preserve"> of the agent</w:t>
      </w:r>
      <w:r w:rsidR="00DE0DC8">
        <w:rPr>
          <w:rFonts w:ascii="Times New Roman" w:hAnsi="Times New Roman" w:cs="Times New Roman"/>
          <w:sz w:val="24"/>
          <w:szCs w:val="24"/>
        </w:rPr>
        <w:t>, or the distractor AOI</w:t>
      </w:r>
      <w:r w:rsidR="00E62372">
        <w:rPr>
          <w:rFonts w:ascii="Times New Roman" w:hAnsi="Times New Roman" w:cs="Times New Roman"/>
          <w:sz w:val="24"/>
          <w:szCs w:val="24"/>
        </w:rPr>
        <w:t xml:space="preserve">. </w:t>
      </w:r>
    </w:p>
    <w:p w14:paraId="03741B1B" w14:textId="77777777" w:rsidR="00973B4C" w:rsidRDefault="00973B4C">
      <w:pPr>
        <w:rPr>
          <w:rFonts w:ascii="Times New Roman" w:hAnsi="Times New Roman" w:cs="Times New Roman"/>
          <w:sz w:val="24"/>
          <w:szCs w:val="24"/>
        </w:rPr>
      </w:pPr>
      <w:r>
        <w:rPr>
          <w:rFonts w:ascii="Times New Roman" w:hAnsi="Times New Roman" w:cs="Times New Roman"/>
          <w:sz w:val="24"/>
          <w:szCs w:val="24"/>
        </w:rPr>
        <w:br w:type="page"/>
      </w:r>
    </w:p>
    <w:p w14:paraId="54C0BDC0" w14:textId="51619942" w:rsidR="00540AB8" w:rsidRPr="00973B4C" w:rsidRDefault="00973B4C" w:rsidP="00AA5DA1">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lastRenderedPageBreak/>
        <w:t>2.4.1 Baseline group</w:t>
      </w:r>
    </w:p>
    <w:p w14:paraId="73033338" w14:textId="3669EAB2" w:rsidR="00AA5DA1" w:rsidRDefault="00B02D0D" w:rsidP="00AA5DA1">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4861CD5" wp14:editId="047C7A3B">
            <wp:extent cx="5724525" cy="7543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7543800"/>
                    </a:xfrm>
                    <a:prstGeom prst="rect">
                      <a:avLst/>
                    </a:prstGeom>
                    <a:noFill/>
                    <a:ln>
                      <a:noFill/>
                    </a:ln>
                  </pic:spPr>
                </pic:pic>
              </a:graphicData>
            </a:graphic>
          </wp:inline>
        </w:drawing>
      </w:r>
    </w:p>
    <w:p w14:paraId="39416922" w14:textId="04CEDB24" w:rsidR="00153DAB" w:rsidRDefault="008819D0" w:rsidP="007E040F">
      <w:pPr>
        <w:spacing w:line="360" w:lineRule="auto"/>
        <w:rPr>
          <w:rFonts w:ascii="Times New Roman" w:hAnsi="Times New Roman" w:cs="Times New Roman"/>
          <w:i/>
          <w:iCs/>
          <w:sz w:val="24"/>
          <w:szCs w:val="24"/>
        </w:rPr>
      </w:pPr>
      <w:commentRangeStart w:id="39"/>
      <w:r>
        <w:rPr>
          <w:rFonts w:ascii="Times New Roman" w:hAnsi="Times New Roman" w:cs="Times New Roman"/>
          <w:i/>
          <w:iCs/>
          <w:sz w:val="24"/>
          <w:szCs w:val="24"/>
        </w:rPr>
        <w:t xml:space="preserve">Figure X. </w:t>
      </w:r>
      <w:r w:rsidR="00F61636">
        <w:rPr>
          <w:rFonts w:ascii="Times New Roman" w:hAnsi="Times New Roman" w:cs="Times New Roman"/>
          <w:i/>
          <w:iCs/>
          <w:sz w:val="24"/>
          <w:szCs w:val="24"/>
        </w:rPr>
        <w:t>Density of fixations (weighted by their duration) over time</w:t>
      </w:r>
      <w:r w:rsidR="00B72768">
        <w:rPr>
          <w:rFonts w:ascii="Times New Roman" w:hAnsi="Times New Roman" w:cs="Times New Roman"/>
          <w:i/>
          <w:iCs/>
          <w:sz w:val="24"/>
          <w:szCs w:val="24"/>
        </w:rPr>
        <w:t xml:space="preserve"> in </w:t>
      </w:r>
      <w:r w:rsidR="006E60DF" w:rsidRPr="006E60DF">
        <w:rPr>
          <w:rFonts w:ascii="Times New Roman" w:hAnsi="Times New Roman" w:cs="Times New Roman"/>
          <w:i/>
          <w:iCs/>
          <w:sz w:val="24"/>
          <w:szCs w:val="24"/>
        </w:rPr>
        <w:t>the baseline group</w:t>
      </w:r>
      <w:r w:rsidR="00F61636">
        <w:rPr>
          <w:rFonts w:ascii="Times New Roman" w:hAnsi="Times New Roman" w:cs="Times New Roman"/>
          <w:i/>
          <w:iCs/>
          <w:sz w:val="24"/>
          <w:szCs w:val="24"/>
        </w:rPr>
        <w:t>, per AOI, in function of belief and grip</w:t>
      </w:r>
      <w:r w:rsidR="006E60DF">
        <w:rPr>
          <w:rFonts w:ascii="Times New Roman" w:hAnsi="Times New Roman" w:cs="Times New Roman"/>
          <w:i/>
          <w:iCs/>
          <w:sz w:val="24"/>
          <w:szCs w:val="24"/>
        </w:rPr>
        <w:t xml:space="preserve"> condition</w:t>
      </w:r>
      <w:r w:rsidR="00A12A3C">
        <w:rPr>
          <w:rFonts w:ascii="Times New Roman" w:hAnsi="Times New Roman" w:cs="Times New Roman"/>
          <w:i/>
          <w:iCs/>
          <w:sz w:val="24"/>
          <w:szCs w:val="24"/>
        </w:rPr>
        <w:t xml:space="preserve"> combinations</w:t>
      </w:r>
      <w:r w:rsidR="00F61636">
        <w:rPr>
          <w:rFonts w:ascii="Times New Roman" w:hAnsi="Times New Roman" w:cs="Times New Roman"/>
          <w:i/>
          <w:iCs/>
          <w:sz w:val="24"/>
          <w:szCs w:val="24"/>
        </w:rPr>
        <w:t>.</w:t>
      </w:r>
      <w:commentRangeEnd w:id="39"/>
      <w:r w:rsidR="00182EAE">
        <w:rPr>
          <w:rStyle w:val="CommentReference"/>
        </w:rPr>
        <w:commentReference w:id="39"/>
      </w:r>
    </w:p>
    <w:p w14:paraId="7D11433C" w14:textId="7AD78860" w:rsidR="007E040F" w:rsidRDefault="00153DAB" w:rsidP="007E040F">
      <w:pPr>
        <w:rPr>
          <w:rFonts w:ascii="Times New Roman" w:hAnsi="Times New Roman" w:cs="Times New Roman"/>
          <w:i/>
          <w:iCs/>
          <w:sz w:val="24"/>
          <w:szCs w:val="24"/>
        </w:rPr>
      </w:pPr>
      <w:r>
        <w:rPr>
          <w:rFonts w:ascii="Times New Roman" w:hAnsi="Times New Roman" w:cs="Times New Roman"/>
          <w:i/>
          <w:iCs/>
          <w:sz w:val="24"/>
          <w:szCs w:val="24"/>
        </w:rPr>
        <w:br w:type="page"/>
      </w:r>
      <w:r>
        <w:rPr>
          <w:rFonts w:ascii="Times New Roman" w:hAnsi="Times New Roman" w:cs="Times New Roman"/>
          <w:i/>
          <w:iCs/>
          <w:sz w:val="24"/>
          <w:szCs w:val="24"/>
        </w:rPr>
        <w:lastRenderedPageBreak/>
        <w:t>2.4.2 Mind-tied group</w:t>
      </w:r>
    </w:p>
    <w:p w14:paraId="406C25A2" w14:textId="646FCD05" w:rsidR="00153DAB" w:rsidRDefault="000733A3" w:rsidP="008819D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B750C7" wp14:editId="307DC809">
            <wp:extent cx="5724525" cy="75438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7543800"/>
                    </a:xfrm>
                    <a:prstGeom prst="rect">
                      <a:avLst/>
                    </a:prstGeom>
                    <a:noFill/>
                    <a:ln>
                      <a:noFill/>
                    </a:ln>
                  </pic:spPr>
                </pic:pic>
              </a:graphicData>
            </a:graphic>
          </wp:inline>
        </w:drawing>
      </w:r>
    </w:p>
    <w:p w14:paraId="671EC774" w14:textId="21B44E0A" w:rsidR="007E040F" w:rsidRDefault="007E040F" w:rsidP="007E040F">
      <w:pPr>
        <w:spacing w:line="360" w:lineRule="auto"/>
        <w:rPr>
          <w:rFonts w:ascii="Times New Roman" w:hAnsi="Times New Roman" w:cs="Times New Roman"/>
          <w:i/>
          <w:iCs/>
          <w:sz w:val="24"/>
          <w:szCs w:val="24"/>
        </w:rPr>
      </w:pPr>
      <w:commentRangeStart w:id="40"/>
      <w:r>
        <w:rPr>
          <w:rFonts w:ascii="Times New Roman" w:hAnsi="Times New Roman" w:cs="Times New Roman"/>
          <w:i/>
          <w:iCs/>
          <w:sz w:val="24"/>
          <w:szCs w:val="24"/>
        </w:rPr>
        <w:t xml:space="preserve">Figure X. Density of fixations (weighted by their duration) over time in </w:t>
      </w:r>
      <w:r w:rsidRPr="006E60DF">
        <w:rPr>
          <w:rFonts w:ascii="Times New Roman" w:hAnsi="Times New Roman" w:cs="Times New Roman"/>
          <w:i/>
          <w:iCs/>
          <w:sz w:val="24"/>
          <w:szCs w:val="24"/>
        </w:rPr>
        <w:t xml:space="preserve">the </w:t>
      </w:r>
      <w:r w:rsidR="00650F51">
        <w:rPr>
          <w:rFonts w:ascii="Times New Roman" w:hAnsi="Times New Roman" w:cs="Times New Roman"/>
          <w:i/>
          <w:iCs/>
          <w:sz w:val="24"/>
          <w:szCs w:val="24"/>
        </w:rPr>
        <w:t>mind-tied</w:t>
      </w:r>
      <w:r w:rsidRPr="006E60DF">
        <w:rPr>
          <w:rFonts w:ascii="Times New Roman" w:hAnsi="Times New Roman" w:cs="Times New Roman"/>
          <w:i/>
          <w:iCs/>
          <w:sz w:val="24"/>
          <w:szCs w:val="24"/>
        </w:rPr>
        <w:t xml:space="preserve"> group</w:t>
      </w:r>
      <w:r>
        <w:rPr>
          <w:rFonts w:ascii="Times New Roman" w:hAnsi="Times New Roman" w:cs="Times New Roman"/>
          <w:i/>
          <w:iCs/>
          <w:sz w:val="24"/>
          <w:szCs w:val="24"/>
        </w:rPr>
        <w:t>, per AOI, in function of belief and grip condition combinations.</w:t>
      </w:r>
      <w:commentRangeEnd w:id="40"/>
      <w:r w:rsidR="00182EAE">
        <w:rPr>
          <w:rStyle w:val="CommentReference"/>
        </w:rPr>
        <w:commentReference w:id="40"/>
      </w:r>
    </w:p>
    <w:p w14:paraId="7D3D2DCF" w14:textId="4FA5A42D" w:rsidR="00A7516E" w:rsidRDefault="00A7516E" w:rsidP="007E040F">
      <w:pPr>
        <w:spacing w:line="360" w:lineRule="auto"/>
        <w:rPr>
          <w:rFonts w:ascii="Times New Roman" w:hAnsi="Times New Roman" w:cs="Times New Roman"/>
          <w:i/>
          <w:iCs/>
          <w:sz w:val="24"/>
          <w:szCs w:val="24"/>
        </w:rPr>
      </w:pPr>
    </w:p>
    <w:p w14:paraId="20983E8C" w14:textId="7FAE5CFF" w:rsidR="004A51DC" w:rsidRDefault="004A51DC" w:rsidP="008E5773">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lastRenderedPageBreak/>
        <w:t xml:space="preserve">2.5 </w:t>
      </w:r>
      <w:r w:rsidR="00113EE4">
        <w:rPr>
          <w:rFonts w:ascii="Times New Roman" w:hAnsi="Times New Roman" w:cs="Times New Roman"/>
          <w:i/>
          <w:iCs/>
          <w:sz w:val="24"/>
          <w:szCs w:val="24"/>
        </w:rPr>
        <w:t>Accuracy of secondary tone task</w:t>
      </w:r>
    </w:p>
    <w:p w14:paraId="5F32955A" w14:textId="6669B9B1" w:rsidR="00F46B09" w:rsidRDefault="00AE4795" w:rsidP="008E5773">
      <w:pPr>
        <w:spacing w:line="360" w:lineRule="auto"/>
        <w:jc w:val="both"/>
        <w:rPr>
          <w:rFonts w:ascii="Times New Roman" w:hAnsi="Times New Roman" w:cs="Times New Roman"/>
          <w:sz w:val="24"/>
          <w:szCs w:val="24"/>
        </w:rPr>
      </w:pPr>
      <w:r>
        <w:rPr>
          <w:rFonts w:ascii="Times New Roman" w:hAnsi="Times New Roman" w:cs="Times New Roman"/>
          <w:sz w:val="24"/>
          <w:szCs w:val="24"/>
        </w:rPr>
        <w:t>We also had a look at performance on the secondary tone detection task in the mind-tied group. We found a global accuracy of 63.</w:t>
      </w:r>
      <w:r w:rsidR="0081265C">
        <w:rPr>
          <w:rFonts w:ascii="Times New Roman" w:hAnsi="Times New Roman" w:cs="Times New Roman"/>
          <w:sz w:val="24"/>
          <w:szCs w:val="24"/>
        </w:rPr>
        <w:t>224</w:t>
      </w:r>
      <w:r>
        <w:rPr>
          <w:rFonts w:ascii="Times New Roman" w:hAnsi="Times New Roman" w:cs="Times New Roman"/>
          <w:sz w:val="24"/>
          <w:szCs w:val="24"/>
        </w:rPr>
        <w:t>%, and a mean accuracy over participants of 6</w:t>
      </w:r>
      <w:r w:rsidR="000B5055">
        <w:rPr>
          <w:rFonts w:ascii="Times New Roman" w:hAnsi="Times New Roman" w:cs="Times New Roman"/>
          <w:sz w:val="24"/>
          <w:szCs w:val="24"/>
        </w:rPr>
        <w:t>5.29</w:t>
      </w:r>
      <w:r>
        <w:rPr>
          <w:rFonts w:ascii="Times New Roman" w:hAnsi="Times New Roman" w:cs="Times New Roman"/>
          <w:sz w:val="24"/>
          <w:szCs w:val="24"/>
        </w:rPr>
        <w:t>%, standard deviation = 1</w:t>
      </w:r>
      <w:r w:rsidR="00CF1391">
        <w:rPr>
          <w:rFonts w:ascii="Times New Roman" w:hAnsi="Times New Roman" w:cs="Times New Roman"/>
          <w:sz w:val="24"/>
          <w:szCs w:val="24"/>
        </w:rPr>
        <w:t>7.31</w:t>
      </w:r>
      <w:r>
        <w:rPr>
          <w:rFonts w:ascii="Times New Roman" w:hAnsi="Times New Roman" w:cs="Times New Roman"/>
          <w:sz w:val="24"/>
          <w:szCs w:val="24"/>
        </w:rPr>
        <w:t xml:space="preserve">%. </w:t>
      </w:r>
      <w:r w:rsidR="00381141">
        <w:rPr>
          <w:rFonts w:ascii="Times New Roman" w:hAnsi="Times New Roman" w:cs="Times New Roman"/>
          <w:sz w:val="24"/>
          <w:szCs w:val="24"/>
        </w:rPr>
        <w:t>Mean accuracy</w:t>
      </w:r>
      <w:r w:rsidR="00560400">
        <w:rPr>
          <w:rFonts w:ascii="Times New Roman" w:hAnsi="Times New Roman" w:cs="Times New Roman"/>
          <w:sz w:val="24"/>
          <w:szCs w:val="24"/>
        </w:rPr>
        <w:t xml:space="preserve"> </w:t>
      </w:r>
      <w:r w:rsidR="008E5773">
        <w:rPr>
          <w:rFonts w:ascii="Times New Roman" w:hAnsi="Times New Roman" w:cs="Times New Roman"/>
          <w:sz w:val="24"/>
          <w:szCs w:val="24"/>
        </w:rPr>
        <w:t>is significantly higher than chance level, as per a Wilxocon signed rank test, V = 3</w:t>
      </w:r>
      <w:r w:rsidR="00C61734">
        <w:rPr>
          <w:rFonts w:ascii="Times New Roman" w:hAnsi="Times New Roman" w:cs="Times New Roman"/>
          <w:sz w:val="24"/>
          <w:szCs w:val="24"/>
        </w:rPr>
        <w:t>43.5</w:t>
      </w:r>
      <w:r w:rsidR="008E5773">
        <w:rPr>
          <w:rFonts w:ascii="Times New Roman" w:hAnsi="Times New Roman" w:cs="Times New Roman"/>
          <w:sz w:val="24"/>
          <w:szCs w:val="24"/>
        </w:rPr>
        <w:t xml:space="preserve">, </w:t>
      </w:r>
      <w:r w:rsidR="002E7F81">
        <w:rPr>
          <w:rFonts w:ascii="Times New Roman" w:hAnsi="Times New Roman" w:cs="Times New Roman"/>
          <w:sz w:val="24"/>
          <w:szCs w:val="24"/>
        </w:rPr>
        <w:t>p&lt;.001</w:t>
      </w:r>
      <w:r w:rsidR="00AA4AE1">
        <w:rPr>
          <w:rFonts w:ascii="Times New Roman" w:hAnsi="Times New Roman" w:cs="Times New Roman"/>
          <w:sz w:val="24"/>
          <w:szCs w:val="24"/>
        </w:rPr>
        <w:t>, 95% CI = [</w:t>
      </w:r>
      <w:r w:rsidR="00463C0E">
        <w:rPr>
          <w:rFonts w:ascii="Times New Roman" w:hAnsi="Times New Roman" w:cs="Times New Roman"/>
          <w:sz w:val="24"/>
          <w:szCs w:val="24"/>
        </w:rPr>
        <w:t>.579;.727</w:t>
      </w:r>
      <w:r w:rsidR="00AA4AE1">
        <w:rPr>
          <w:rFonts w:ascii="Times New Roman" w:hAnsi="Times New Roman" w:cs="Times New Roman"/>
          <w:sz w:val="24"/>
          <w:szCs w:val="24"/>
        </w:rPr>
        <w:t>]</w:t>
      </w:r>
      <w:r w:rsidR="002E7F81">
        <w:rPr>
          <w:rFonts w:ascii="Times New Roman" w:hAnsi="Times New Roman" w:cs="Times New Roman"/>
          <w:sz w:val="24"/>
          <w:szCs w:val="24"/>
        </w:rPr>
        <w:t>.</w:t>
      </w:r>
    </w:p>
    <w:p w14:paraId="4D8D9D5D" w14:textId="1AB57C81" w:rsidR="009039FA" w:rsidRDefault="00A72701" w:rsidP="008E577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tested if performance on the tone detection task was correlated to performance on the explicit mentalising task. There was, however, no significant correlation between both variables, </w:t>
      </w:r>
      <w:r>
        <w:rPr>
          <w:rFonts w:ascii="Times New Roman" w:hAnsi="Times New Roman" w:cs="Times New Roman"/>
          <w:i/>
          <w:iCs/>
          <w:sz w:val="24"/>
          <w:szCs w:val="24"/>
        </w:rPr>
        <w:t>r</w:t>
      </w:r>
      <w:r>
        <w:rPr>
          <w:rFonts w:ascii="Times New Roman" w:hAnsi="Times New Roman" w:cs="Times New Roman"/>
          <w:i/>
          <w:iCs/>
          <w:sz w:val="24"/>
          <w:szCs w:val="24"/>
          <w:vertAlign w:val="subscript"/>
        </w:rPr>
        <w:t xml:space="preserve">s </w:t>
      </w:r>
      <w:r w:rsidRPr="00517752">
        <w:rPr>
          <w:rFonts w:ascii="Times New Roman" w:hAnsi="Times New Roman" w:cs="Times New Roman"/>
          <w:sz w:val="24"/>
          <w:szCs w:val="24"/>
        </w:rPr>
        <w:t>= .0</w:t>
      </w:r>
      <w:r w:rsidR="00D960E1">
        <w:rPr>
          <w:rFonts w:ascii="Times New Roman" w:hAnsi="Times New Roman" w:cs="Times New Roman"/>
          <w:sz w:val="24"/>
          <w:szCs w:val="24"/>
        </w:rPr>
        <w:t>77</w:t>
      </w:r>
      <w:r>
        <w:rPr>
          <w:rFonts w:ascii="Times New Roman" w:hAnsi="Times New Roman" w:cs="Times New Roman"/>
          <w:i/>
          <w:iCs/>
          <w:sz w:val="24"/>
          <w:szCs w:val="24"/>
        </w:rPr>
        <w:t xml:space="preserve">, </w:t>
      </w:r>
      <w:r w:rsidRPr="00A72701">
        <w:rPr>
          <w:rFonts w:ascii="Times New Roman" w:hAnsi="Times New Roman" w:cs="Times New Roman"/>
          <w:sz w:val="24"/>
          <w:szCs w:val="24"/>
        </w:rPr>
        <w:t>p = .</w:t>
      </w:r>
      <w:r w:rsidR="0017455A">
        <w:rPr>
          <w:rFonts w:ascii="Times New Roman" w:hAnsi="Times New Roman" w:cs="Times New Roman"/>
          <w:sz w:val="24"/>
          <w:szCs w:val="24"/>
        </w:rPr>
        <w:t>319</w:t>
      </w:r>
      <w:r>
        <w:rPr>
          <w:rFonts w:ascii="Times New Roman" w:hAnsi="Times New Roman" w:cs="Times New Roman"/>
          <w:sz w:val="24"/>
          <w:szCs w:val="24"/>
        </w:rPr>
        <w:t>, 95% CI = [-.0</w:t>
      </w:r>
      <w:r w:rsidR="00A74A6A">
        <w:rPr>
          <w:rFonts w:ascii="Times New Roman" w:hAnsi="Times New Roman" w:cs="Times New Roman"/>
          <w:sz w:val="24"/>
          <w:szCs w:val="24"/>
        </w:rPr>
        <w:t>60</w:t>
      </w:r>
      <w:r>
        <w:rPr>
          <w:rFonts w:ascii="Times New Roman" w:hAnsi="Times New Roman" w:cs="Times New Roman"/>
          <w:sz w:val="24"/>
          <w:szCs w:val="24"/>
        </w:rPr>
        <w:t>;.2</w:t>
      </w:r>
      <w:r w:rsidR="00CA2F0C">
        <w:rPr>
          <w:rFonts w:ascii="Times New Roman" w:hAnsi="Times New Roman" w:cs="Times New Roman"/>
          <w:sz w:val="24"/>
          <w:szCs w:val="24"/>
        </w:rPr>
        <w:t>27</w:t>
      </w:r>
      <w:r>
        <w:rPr>
          <w:rFonts w:ascii="Times New Roman" w:hAnsi="Times New Roman" w:cs="Times New Roman"/>
          <w:sz w:val="24"/>
          <w:szCs w:val="24"/>
        </w:rPr>
        <w:t>].</w:t>
      </w:r>
    </w:p>
    <w:p w14:paraId="081F0259" w14:textId="39A036C9" w:rsidR="00180E12" w:rsidRDefault="0085605F" w:rsidP="008E5773">
      <w:pPr>
        <w:spacing w:line="360" w:lineRule="auto"/>
        <w:jc w:val="both"/>
        <w:rPr>
          <w:rFonts w:ascii="Times New Roman" w:hAnsi="Times New Roman" w:cs="Times New Roman"/>
          <w:sz w:val="24"/>
          <w:szCs w:val="24"/>
        </w:rPr>
      </w:pPr>
      <w:r>
        <w:rPr>
          <w:rFonts w:ascii="Times New Roman" w:hAnsi="Times New Roman" w:cs="Times New Roman"/>
          <w:sz w:val="24"/>
          <w:szCs w:val="24"/>
        </w:rPr>
        <w:t>We also tested if performance on the tone detection task was correlated to Differential Looking Time Scores (DLTS). However, there was no linear or monotonic relationship between these variables either</w:t>
      </w:r>
      <w:r w:rsidR="00517752">
        <w:rPr>
          <w:rFonts w:ascii="Times New Roman" w:hAnsi="Times New Roman" w:cs="Times New Roman"/>
          <w:sz w:val="24"/>
          <w:szCs w:val="24"/>
        </w:rPr>
        <w:t xml:space="preserve">, </w:t>
      </w:r>
      <w:r w:rsidR="00517752">
        <w:rPr>
          <w:rFonts w:ascii="Times New Roman" w:hAnsi="Times New Roman" w:cs="Times New Roman"/>
          <w:i/>
          <w:iCs/>
          <w:sz w:val="24"/>
          <w:szCs w:val="24"/>
        </w:rPr>
        <w:t>r</w:t>
      </w:r>
      <w:r w:rsidR="00517752">
        <w:rPr>
          <w:rFonts w:ascii="Times New Roman" w:hAnsi="Times New Roman" w:cs="Times New Roman"/>
          <w:i/>
          <w:iCs/>
          <w:sz w:val="24"/>
          <w:szCs w:val="24"/>
          <w:vertAlign w:val="subscript"/>
        </w:rPr>
        <w:t xml:space="preserve">s </w:t>
      </w:r>
      <w:r w:rsidR="00517752" w:rsidRPr="00517752">
        <w:rPr>
          <w:rFonts w:ascii="Times New Roman" w:hAnsi="Times New Roman" w:cs="Times New Roman"/>
          <w:sz w:val="24"/>
          <w:szCs w:val="24"/>
        </w:rPr>
        <w:t>= .0</w:t>
      </w:r>
      <w:r w:rsidR="00304F1E">
        <w:rPr>
          <w:rFonts w:ascii="Times New Roman" w:hAnsi="Times New Roman" w:cs="Times New Roman"/>
          <w:sz w:val="24"/>
          <w:szCs w:val="24"/>
        </w:rPr>
        <w:t>96</w:t>
      </w:r>
      <w:r w:rsidR="00517752">
        <w:rPr>
          <w:rFonts w:ascii="Times New Roman" w:hAnsi="Times New Roman" w:cs="Times New Roman"/>
          <w:i/>
          <w:iCs/>
          <w:sz w:val="24"/>
          <w:szCs w:val="24"/>
        </w:rPr>
        <w:t xml:space="preserve">, </w:t>
      </w:r>
      <w:r w:rsidR="003B281C">
        <w:rPr>
          <w:rFonts w:ascii="Times New Roman" w:hAnsi="Times New Roman" w:cs="Times New Roman"/>
          <w:sz w:val="24"/>
          <w:szCs w:val="24"/>
        </w:rPr>
        <w:t xml:space="preserve">p = </w:t>
      </w:r>
      <w:r w:rsidR="00911802">
        <w:rPr>
          <w:rFonts w:ascii="Times New Roman" w:hAnsi="Times New Roman" w:cs="Times New Roman"/>
          <w:sz w:val="24"/>
          <w:szCs w:val="24"/>
        </w:rPr>
        <w:t>.</w:t>
      </w:r>
      <w:r w:rsidR="00EE75D3">
        <w:rPr>
          <w:rFonts w:ascii="Times New Roman" w:hAnsi="Times New Roman" w:cs="Times New Roman"/>
          <w:sz w:val="24"/>
          <w:szCs w:val="24"/>
        </w:rPr>
        <w:t>217</w:t>
      </w:r>
      <w:r w:rsidR="00911802">
        <w:rPr>
          <w:rFonts w:ascii="Times New Roman" w:hAnsi="Times New Roman" w:cs="Times New Roman"/>
          <w:sz w:val="24"/>
          <w:szCs w:val="24"/>
        </w:rPr>
        <w:t>, 95% CI  = [-.0</w:t>
      </w:r>
      <w:r w:rsidR="00B02EB7">
        <w:rPr>
          <w:rFonts w:ascii="Times New Roman" w:hAnsi="Times New Roman" w:cs="Times New Roman"/>
          <w:sz w:val="24"/>
          <w:szCs w:val="24"/>
        </w:rPr>
        <w:t>62</w:t>
      </w:r>
      <w:r w:rsidR="00911802">
        <w:rPr>
          <w:rFonts w:ascii="Times New Roman" w:hAnsi="Times New Roman" w:cs="Times New Roman"/>
          <w:sz w:val="24"/>
          <w:szCs w:val="24"/>
        </w:rPr>
        <w:t>;.2</w:t>
      </w:r>
      <w:r w:rsidR="00A43F73">
        <w:rPr>
          <w:rFonts w:ascii="Times New Roman" w:hAnsi="Times New Roman" w:cs="Times New Roman"/>
          <w:sz w:val="24"/>
          <w:szCs w:val="24"/>
        </w:rPr>
        <w:t>43</w:t>
      </w:r>
      <w:r w:rsidR="00911802">
        <w:rPr>
          <w:rFonts w:ascii="Times New Roman" w:hAnsi="Times New Roman" w:cs="Times New Roman"/>
          <w:sz w:val="24"/>
          <w:szCs w:val="24"/>
        </w:rPr>
        <w:t>].</w:t>
      </w:r>
    </w:p>
    <w:p w14:paraId="167B8ED6" w14:textId="2A65B0C1" w:rsidR="00180E12" w:rsidRDefault="00816EC1" w:rsidP="008E5773">
      <w:pPr>
        <w:spacing w:line="360" w:lineRule="auto"/>
        <w:jc w:val="both"/>
        <w:rPr>
          <w:rFonts w:ascii="Times New Roman" w:hAnsi="Times New Roman" w:cs="Times New Roman"/>
          <w:sz w:val="24"/>
          <w:szCs w:val="24"/>
        </w:rPr>
      </w:pPr>
      <w:r>
        <w:rPr>
          <w:rFonts w:ascii="Times New Roman" w:hAnsi="Times New Roman" w:cs="Times New Roman"/>
          <w:sz w:val="24"/>
          <w:szCs w:val="24"/>
        </w:rPr>
        <w:t>We also tested a linear mixed effect model, but found that neither belief, F(1,13</w:t>
      </w:r>
      <w:r w:rsidR="00A95F71">
        <w:rPr>
          <w:rFonts w:ascii="Times New Roman" w:hAnsi="Times New Roman" w:cs="Times New Roman"/>
          <w:sz w:val="24"/>
          <w:szCs w:val="24"/>
        </w:rPr>
        <w:t>5</w:t>
      </w:r>
      <w:r>
        <w:rPr>
          <w:rFonts w:ascii="Times New Roman" w:hAnsi="Times New Roman" w:cs="Times New Roman"/>
          <w:sz w:val="24"/>
          <w:szCs w:val="24"/>
        </w:rPr>
        <w:t>) = .0</w:t>
      </w:r>
      <w:r w:rsidR="00FA1CCE">
        <w:rPr>
          <w:rFonts w:ascii="Times New Roman" w:hAnsi="Times New Roman" w:cs="Times New Roman"/>
          <w:sz w:val="24"/>
          <w:szCs w:val="24"/>
        </w:rPr>
        <w:t>72</w:t>
      </w:r>
      <w:r>
        <w:rPr>
          <w:rFonts w:ascii="Times New Roman" w:hAnsi="Times New Roman" w:cs="Times New Roman"/>
          <w:sz w:val="24"/>
          <w:szCs w:val="24"/>
        </w:rPr>
        <w:t>, p = .</w:t>
      </w:r>
      <w:r w:rsidR="00687C62">
        <w:rPr>
          <w:rFonts w:ascii="Times New Roman" w:hAnsi="Times New Roman" w:cs="Times New Roman"/>
          <w:sz w:val="24"/>
          <w:szCs w:val="24"/>
        </w:rPr>
        <w:t>789</w:t>
      </w:r>
      <w:r>
        <w:rPr>
          <w:rFonts w:ascii="Times New Roman" w:hAnsi="Times New Roman" w:cs="Times New Roman"/>
          <w:sz w:val="24"/>
          <w:szCs w:val="24"/>
        </w:rPr>
        <w:t>, grip, F(2,13</w:t>
      </w:r>
      <w:r w:rsidR="003F62D5">
        <w:rPr>
          <w:rFonts w:ascii="Times New Roman" w:hAnsi="Times New Roman" w:cs="Times New Roman"/>
          <w:sz w:val="24"/>
          <w:szCs w:val="24"/>
        </w:rPr>
        <w:t>5</w:t>
      </w:r>
      <w:r>
        <w:rPr>
          <w:rFonts w:ascii="Times New Roman" w:hAnsi="Times New Roman" w:cs="Times New Roman"/>
          <w:sz w:val="24"/>
          <w:szCs w:val="24"/>
        </w:rPr>
        <w:t xml:space="preserve">) = </w:t>
      </w:r>
      <w:r w:rsidR="005901FB">
        <w:rPr>
          <w:rFonts w:ascii="Times New Roman" w:hAnsi="Times New Roman" w:cs="Times New Roman"/>
          <w:sz w:val="24"/>
          <w:szCs w:val="24"/>
        </w:rPr>
        <w:t>.782</w:t>
      </w:r>
      <w:r>
        <w:rPr>
          <w:rFonts w:ascii="Times New Roman" w:hAnsi="Times New Roman" w:cs="Times New Roman"/>
          <w:sz w:val="24"/>
          <w:szCs w:val="24"/>
        </w:rPr>
        <w:t>, p = .</w:t>
      </w:r>
      <w:r w:rsidR="00E012A5">
        <w:rPr>
          <w:rFonts w:ascii="Times New Roman" w:hAnsi="Times New Roman" w:cs="Times New Roman"/>
          <w:sz w:val="24"/>
          <w:szCs w:val="24"/>
        </w:rPr>
        <w:t>459</w:t>
      </w:r>
      <w:r>
        <w:rPr>
          <w:rFonts w:ascii="Times New Roman" w:hAnsi="Times New Roman" w:cs="Times New Roman"/>
          <w:sz w:val="24"/>
          <w:szCs w:val="24"/>
        </w:rPr>
        <w:t>, nor their interaction, F(2,13</w:t>
      </w:r>
      <w:r w:rsidR="00220A72">
        <w:rPr>
          <w:rFonts w:ascii="Times New Roman" w:hAnsi="Times New Roman" w:cs="Times New Roman"/>
          <w:sz w:val="24"/>
          <w:szCs w:val="24"/>
        </w:rPr>
        <w:t>5</w:t>
      </w:r>
      <w:r>
        <w:rPr>
          <w:rFonts w:ascii="Times New Roman" w:hAnsi="Times New Roman" w:cs="Times New Roman"/>
          <w:sz w:val="24"/>
          <w:szCs w:val="24"/>
        </w:rPr>
        <w:t xml:space="preserve">) = </w:t>
      </w:r>
      <w:r w:rsidR="00FE17BE">
        <w:rPr>
          <w:rFonts w:ascii="Times New Roman" w:hAnsi="Times New Roman" w:cs="Times New Roman"/>
          <w:sz w:val="24"/>
          <w:szCs w:val="24"/>
        </w:rPr>
        <w:t>2.669</w:t>
      </w:r>
      <w:r>
        <w:rPr>
          <w:rFonts w:ascii="Times New Roman" w:hAnsi="Times New Roman" w:cs="Times New Roman"/>
          <w:sz w:val="24"/>
          <w:szCs w:val="24"/>
        </w:rPr>
        <w:t>, p = .</w:t>
      </w:r>
      <w:r w:rsidR="00383C15">
        <w:rPr>
          <w:rFonts w:ascii="Times New Roman" w:hAnsi="Times New Roman" w:cs="Times New Roman"/>
          <w:sz w:val="24"/>
          <w:szCs w:val="24"/>
        </w:rPr>
        <w:t>073</w:t>
      </w:r>
      <w:r>
        <w:rPr>
          <w:rFonts w:ascii="Times New Roman" w:hAnsi="Times New Roman" w:cs="Times New Roman"/>
          <w:sz w:val="24"/>
          <w:szCs w:val="24"/>
        </w:rPr>
        <w:t>, had a significant effect on tone task accuracy.</w:t>
      </w:r>
    </w:p>
    <w:p w14:paraId="719FF74E" w14:textId="77777777" w:rsidR="00180E12" w:rsidRDefault="00180E12" w:rsidP="008E5773">
      <w:pPr>
        <w:spacing w:line="360" w:lineRule="auto"/>
        <w:jc w:val="both"/>
        <w:rPr>
          <w:rFonts w:ascii="Times New Roman" w:hAnsi="Times New Roman" w:cs="Times New Roman"/>
          <w:sz w:val="24"/>
          <w:szCs w:val="24"/>
        </w:rPr>
      </w:pPr>
    </w:p>
    <w:p w14:paraId="61E8CFBE" w14:textId="2002FE9B" w:rsidR="0085605F" w:rsidRPr="003B281C" w:rsidRDefault="00C12910" w:rsidP="008E577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C15334" wp14:editId="6B330991">
            <wp:extent cx="5724525" cy="3181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3181350"/>
                    </a:xfrm>
                    <a:prstGeom prst="rect">
                      <a:avLst/>
                    </a:prstGeom>
                    <a:noFill/>
                    <a:ln>
                      <a:noFill/>
                    </a:ln>
                  </pic:spPr>
                </pic:pic>
              </a:graphicData>
            </a:graphic>
          </wp:inline>
        </w:drawing>
      </w:r>
    </w:p>
    <w:p w14:paraId="6B98FC95" w14:textId="1D8587DD" w:rsidR="007E040F" w:rsidRDefault="007D00EC" w:rsidP="00D95C20">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Figure X. </w:t>
      </w:r>
      <w:r w:rsidR="001E6EBC">
        <w:rPr>
          <w:rFonts w:ascii="Times New Roman" w:hAnsi="Times New Roman" w:cs="Times New Roman"/>
          <w:i/>
          <w:iCs/>
          <w:sz w:val="24"/>
          <w:szCs w:val="24"/>
        </w:rPr>
        <w:t>Accuracy on the tone detection task in the mind-tied group in function of belief and grip conditions. Error bars represent the standard error of the mean.</w:t>
      </w:r>
    </w:p>
    <w:p w14:paraId="26B9FCE9" w14:textId="48283609" w:rsidR="00D95C20" w:rsidRDefault="00D95C20" w:rsidP="00D95C20">
      <w:pPr>
        <w:spacing w:line="360" w:lineRule="auto"/>
        <w:jc w:val="both"/>
        <w:rPr>
          <w:rFonts w:ascii="Times New Roman" w:hAnsi="Times New Roman" w:cs="Times New Roman"/>
          <w:i/>
          <w:iCs/>
          <w:sz w:val="24"/>
          <w:szCs w:val="24"/>
        </w:rPr>
      </w:pPr>
    </w:p>
    <w:p w14:paraId="49ADC45F" w14:textId="60D15F82" w:rsidR="00D95C20" w:rsidRDefault="00D95C20" w:rsidP="00D95C20">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lastRenderedPageBreak/>
        <w:t xml:space="preserve">2.6 </w:t>
      </w:r>
      <w:r w:rsidR="00E66975">
        <w:rPr>
          <w:rFonts w:ascii="Times New Roman" w:hAnsi="Times New Roman" w:cs="Times New Roman"/>
          <w:i/>
          <w:iCs/>
          <w:sz w:val="24"/>
          <w:szCs w:val="24"/>
        </w:rPr>
        <w:t xml:space="preserve">Method of </w:t>
      </w:r>
      <w:r w:rsidR="006343A2">
        <w:rPr>
          <w:rFonts w:ascii="Times New Roman" w:hAnsi="Times New Roman" w:cs="Times New Roman"/>
          <w:i/>
          <w:iCs/>
          <w:sz w:val="24"/>
          <w:szCs w:val="24"/>
        </w:rPr>
        <w:t>prediction</w:t>
      </w:r>
    </w:p>
    <w:p w14:paraId="5C180221" w14:textId="39BA5F00" w:rsidR="00E66975" w:rsidRDefault="00986C00" w:rsidP="00D95C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During the debriefing session, we asked participants what </w:t>
      </w:r>
      <w:r w:rsidR="006A2CFD">
        <w:rPr>
          <w:rFonts w:ascii="Times New Roman" w:hAnsi="Times New Roman" w:cs="Times New Roman"/>
          <w:sz w:val="24"/>
          <w:szCs w:val="24"/>
        </w:rPr>
        <w:t>motivated</w:t>
      </w:r>
      <w:r>
        <w:rPr>
          <w:rFonts w:ascii="Times New Roman" w:hAnsi="Times New Roman" w:cs="Times New Roman"/>
          <w:sz w:val="24"/>
          <w:szCs w:val="24"/>
        </w:rPr>
        <w:t xml:space="preserve"> their decision on the explicit response task. Of the total of 4</w:t>
      </w:r>
      <w:r w:rsidR="005709CE">
        <w:rPr>
          <w:rFonts w:ascii="Times New Roman" w:hAnsi="Times New Roman" w:cs="Times New Roman"/>
          <w:sz w:val="24"/>
          <w:szCs w:val="24"/>
        </w:rPr>
        <w:t>8</w:t>
      </w:r>
      <w:r>
        <w:rPr>
          <w:rFonts w:ascii="Times New Roman" w:hAnsi="Times New Roman" w:cs="Times New Roman"/>
          <w:sz w:val="24"/>
          <w:szCs w:val="24"/>
        </w:rPr>
        <w:t xml:space="preserve"> participants, N = 20 indicated that they kept the beliefs of the agent into account, N = 16 decided purely based on the shape of the hand, N = 4 said to pick at random, N= 3 reported that they estimated based on perceived motions of the hand, N = 1 purely went for the large cup, and N = </w:t>
      </w:r>
      <w:r w:rsidR="00380E95">
        <w:rPr>
          <w:rFonts w:ascii="Times New Roman" w:hAnsi="Times New Roman" w:cs="Times New Roman"/>
          <w:sz w:val="24"/>
          <w:szCs w:val="24"/>
        </w:rPr>
        <w:t>4</w:t>
      </w:r>
      <w:r>
        <w:rPr>
          <w:rFonts w:ascii="Times New Roman" w:hAnsi="Times New Roman" w:cs="Times New Roman"/>
          <w:sz w:val="24"/>
          <w:szCs w:val="24"/>
        </w:rPr>
        <w:t xml:space="preserve"> had answers that were non-conclusive. </w:t>
      </w:r>
      <w:r w:rsidR="004300F8">
        <w:rPr>
          <w:rFonts w:ascii="Times New Roman" w:hAnsi="Times New Roman" w:cs="Times New Roman"/>
          <w:sz w:val="24"/>
          <w:szCs w:val="24"/>
        </w:rPr>
        <w:t>For the sake of simplicity, we distinguished between mentalising (belief-based) methods and non-mentalising</w:t>
      </w:r>
      <w:r w:rsidR="00DB46CE">
        <w:rPr>
          <w:rFonts w:ascii="Times New Roman" w:hAnsi="Times New Roman" w:cs="Times New Roman"/>
          <w:sz w:val="24"/>
          <w:szCs w:val="24"/>
        </w:rPr>
        <w:t xml:space="preserve"> (other)</w:t>
      </w:r>
      <w:r w:rsidR="004300F8">
        <w:rPr>
          <w:rFonts w:ascii="Times New Roman" w:hAnsi="Times New Roman" w:cs="Times New Roman"/>
          <w:sz w:val="24"/>
          <w:szCs w:val="24"/>
        </w:rPr>
        <w:t xml:space="preserve"> methods only. </w:t>
      </w:r>
      <w:r w:rsidR="009422FD">
        <w:rPr>
          <w:rFonts w:ascii="Times New Roman" w:hAnsi="Times New Roman" w:cs="Times New Roman"/>
          <w:sz w:val="24"/>
          <w:szCs w:val="24"/>
        </w:rPr>
        <w:t>An overview of the distribution of participant’s methods can be found in the table below.</w:t>
      </w:r>
    </w:p>
    <w:p w14:paraId="6F604932" w14:textId="77777777" w:rsidR="009C7583" w:rsidRDefault="009C7583" w:rsidP="00D95C20">
      <w:pPr>
        <w:spacing w:line="360" w:lineRule="auto"/>
        <w:jc w:val="both"/>
        <w:rPr>
          <w:rFonts w:ascii="Times New Roman" w:hAnsi="Times New Roman" w:cs="Times New Roman"/>
          <w:sz w:val="24"/>
          <w:szCs w:val="24"/>
        </w:rPr>
      </w:pPr>
    </w:p>
    <w:tbl>
      <w:tblPr>
        <w:tblStyle w:val="PlainTable4"/>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005"/>
        <w:gridCol w:w="3005"/>
        <w:gridCol w:w="3006"/>
      </w:tblGrid>
      <w:tr w:rsidR="00F22ECD" w14:paraId="16D6FBE4" w14:textId="77777777" w:rsidTr="00F22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auto"/>
              <w:bottom w:val="single" w:sz="4" w:space="0" w:color="auto"/>
              <w:right w:val="single" w:sz="4" w:space="0" w:color="auto"/>
            </w:tcBorders>
          </w:tcPr>
          <w:p w14:paraId="3AD4A55A" w14:textId="23B48D7B" w:rsidR="00F22ECD" w:rsidRPr="00F22ECD" w:rsidRDefault="00F22ECD" w:rsidP="00F22ECD">
            <w:pPr>
              <w:spacing w:line="360" w:lineRule="auto"/>
              <w:jc w:val="both"/>
              <w:rPr>
                <w:rFonts w:ascii="Times New Roman" w:hAnsi="Times New Roman" w:cs="Times New Roman"/>
                <w:i/>
                <w:iCs/>
                <w:sz w:val="24"/>
                <w:szCs w:val="24"/>
              </w:rPr>
            </w:pPr>
            <w:r w:rsidRPr="00F22ECD">
              <w:rPr>
                <w:rFonts w:ascii="Times New Roman" w:hAnsi="Times New Roman" w:cs="Times New Roman"/>
                <w:i/>
                <w:iCs/>
                <w:sz w:val="24"/>
                <w:szCs w:val="24"/>
              </w:rPr>
              <w:t>Method</w:t>
            </w:r>
          </w:p>
        </w:tc>
        <w:tc>
          <w:tcPr>
            <w:tcW w:w="3005" w:type="dxa"/>
            <w:tcBorders>
              <w:top w:val="single" w:sz="4" w:space="0" w:color="auto"/>
              <w:left w:val="single" w:sz="4" w:space="0" w:color="auto"/>
              <w:bottom w:val="single" w:sz="4" w:space="0" w:color="auto"/>
            </w:tcBorders>
          </w:tcPr>
          <w:p w14:paraId="0AD83E52" w14:textId="143DB27A" w:rsidR="00F22ECD" w:rsidRPr="00F22ECD" w:rsidRDefault="00F22ECD" w:rsidP="009C758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F22ECD">
              <w:rPr>
                <w:rFonts w:ascii="Times New Roman" w:hAnsi="Times New Roman" w:cs="Times New Roman"/>
                <w:i/>
                <w:iCs/>
                <w:sz w:val="24"/>
                <w:szCs w:val="24"/>
              </w:rPr>
              <w:t>Baseline group</w:t>
            </w:r>
          </w:p>
        </w:tc>
        <w:tc>
          <w:tcPr>
            <w:tcW w:w="3006" w:type="dxa"/>
            <w:tcBorders>
              <w:top w:val="single" w:sz="4" w:space="0" w:color="auto"/>
              <w:bottom w:val="single" w:sz="4" w:space="0" w:color="auto"/>
            </w:tcBorders>
          </w:tcPr>
          <w:p w14:paraId="24DB945A" w14:textId="2A894F61" w:rsidR="00F22ECD" w:rsidRPr="00F22ECD" w:rsidRDefault="00F22ECD" w:rsidP="009C758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F22ECD">
              <w:rPr>
                <w:rFonts w:ascii="Times New Roman" w:hAnsi="Times New Roman" w:cs="Times New Roman"/>
                <w:i/>
                <w:iCs/>
                <w:sz w:val="24"/>
                <w:szCs w:val="24"/>
              </w:rPr>
              <w:t>Mind-tied group</w:t>
            </w:r>
          </w:p>
        </w:tc>
      </w:tr>
      <w:tr w:rsidR="00F22ECD" w14:paraId="284601A1" w14:textId="77777777" w:rsidTr="00F22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auto"/>
              <w:bottom w:val="nil"/>
              <w:right w:val="single" w:sz="4" w:space="0" w:color="auto"/>
            </w:tcBorders>
          </w:tcPr>
          <w:p w14:paraId="508A2056" w14:textId="122BA48E" w:rsidR="00F22ECD" w:rsidRPr="00F22ECD" w:rsidRDefault="00F22ECD" w:rsidP="00F22ECD">
            <w:pPr>
              <w:spacing w:line="360" w:lineRule="auto"/>
              <w:jc w:val="both"/>
              <w:rPr>
                <w:rFonts w:ascii="Times New Roman" w:hAnsi="Times New Roman" w:cs="Times New Roman"/>
                <w:b w:val="0"/>
                <w:bCs w:val="0"/>
                <w:sz w:val="24"/>
                <w:szCs w:val="24"/>
              </w:rPr>
            </w:pPr>
            <w:r>
              <w:rPr>
                <w:rFonts w:ascii="Times New Roman" w:hAnsi="Times New Roman" w:cs="Times New Roman"/>
                <w:b w:val="0"/>
                <w:bCs w:val="0"/>
                <w:sz w:val="24"/>
                <w:szCs w:val="24"/>
              </w:rPr>
              <w:t>Belief</w:t>
            </w:r>
          </w:p>
        </w:tc>
        <w:tc>
          <w:tcPr>
            <w:tcW w:w="3005" w:type="dxa"/>
            <w:tcBorders>
              <w:top w:val="single" w:sz="4" w:space="0" w:color="auto"/>
              <w:left w:val="single" w:sz="4" w:space="0" w:color="auto"/>
            </w:tcBorders>
          </w:tcPr>
          <w:p w14:paraId="5E075A28" w14:textId="0570553A" w:rsidR="00F22ECD" w:rsidRDefault="00F22ECD" w:rsidP="009C758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3006" w:type="dxa"/>
            <w:tcBorders>
              <w:top w:val="single" w:sz="4" w:space="0" w:color="auto"/>
            </w:tcBorders>
          </w:tcPr>
          <w:p w14:paraId="5B1AA558" w14:textId="7ECFA7EC" w:rsidR="00F22ECD" w:rsidRDefault="009C7583" w:rsidP="009C758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p>
        </w:tc>
      </w:tr>
      <w:tr w:rsidR="00F22ECD" w14:paraId="2DEBE959" w14:textId="77777777" w:rsidTr="00F22ECD">
        <w:tc>
          <w:tcPr>
            <w:cnfStyle w:val="001000000000" w:firstRow="0" w:lastRow="0" w:firstColumn="1" w:lastColumn="0" w:oddVBand="0" w:evenVBand="0" w:oddHBand="0" w:evenHBand="0" w:firstRowFirstColumn="0" w:firstRowLastColumn="0" w:lastRowFirstColumn="0" w:lastRowLastColumn="0"/>
            <w:tcW w:w="3005" w:type="dxa"/>
            <w:tcBorders>
              <w:top w:val="nil"/>
              <w:bottom w:val="nil"/>
              <w:right w:val="single" w:sz="4" w:space="0" w:color="auto"/>
            </w:tcBorders>
          </w:tcPr>
          <w:p w14:paraId="20B93D1B" w14:textId="38C332B5" w:rsidR="00F22ECD" w:rsidRPr="00F22ECD" w:rsidRDefault="00F22ECD" w:rsidP="00F22ECD">
            <w:pPr>
              <w:spacing w:line="360" w:lineRule="auto"/>
              <w:jc w:val="both"/>
              <w:rPr>
                <w:rFonts w:ascii="Times New Roman" w:hAnsi="Times New Roman" w:cs="Times New Roman"/>
                <w:b w:val="0"/>
                <w:bCs w:val="0"/>
                <w:sz w:val="24"/>
                <w:szCs w:val="24"/>
              </w:rPr>
            </w:pPr>
            <w:r>
              <w:rPr>
                <w:rFonts w:ascii="Times New Roman" w:hAnsi="Times New Roman" w:cs="Times New Roman"/>
                <w:b w:val="0"/>
                <w:bCs w:val="0"/>
                <w:sz w:val="24"/>
                <w:szCs w:val="24"/>
              </w:rPr>
              <w:t>Other</w:t>
            </w:r>
          </w:p>
        </w:tc>
        <w:tc>
          <w:tcPr>
            <w:tcW w:w="3005" w:type="dxa"/>
            <w:tcBorders>
              <w:left w:val="single" w:sz="4" w:space="0" w:color="auto"/>
            </w:tcBorders>
          </w:tcPr>
          <w:p w14:paraId="7D69F073" w14:textId="41824FBD" w:rsidR="00F22ECD" w:rsidRDefault="00F22ECD" w:rsidP="009C758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p>
        </w:tc>
        <w:tc>
          <w:tcPr>
            <w:tcW w:w="3006" w:type="dxa"/>
          </w:tcPr>
          <w:p w14:paraId="643A5C18" w14:textId="1EAF95ED" w:rsidR="00F22ECD" w:rsidRDefault="009C7583" w:rsidP="009C758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w:t>
            </w:r>
          </w:p>
        </w:tc>
      </w:tr>
      <w:tr w:rsidR="00F22ECD" w14:paraId="4049AF94" w14:textId="77777777" w:rsidTr="00F22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nil"/>
              <w:bottom w:val="single" w:sz="4" w:space="0" w:color="auto"/>
              <w:right w:val="single" w:sz="4" w:space="0" w:color="auto"/>
            </w:tcBorders>
          </w:tcPr>
          <w:p w14:paraId="4E63D2FF" w14:textId="5E878B77" w:rsidR="00F22ECD" w:rsidRPr="00F22ECD" w:rsidRDefault="00F22ECD" w:rsidP="00F22ECD">
            <w:pPr>
              <w:spacing w:line="360" w:lineRule="auto"/>
              <w:jc w:val="both"/>
              <w:rPr>
                <w:rFonts w:ascii="Times New Roman" w:hAnsi="Times New Roman" w:cs="Times New Roman"/>
                <w:b w:val="0"/>
                <w:bCs w:val="0"/>
                <w:sz w:val="24"/>
                <w:szCs w:val="24"/>
              </w:rPr>
            </w:pPr>
            <w:r w:rsidRPr="00F22ECD">
              <w:rPr>
                <w:rFonts w:ascii="Times New Roman" w:hAnsi="Times New Roman" w:cs="Times New Roman"/>
                <w:b w:val="0"/>
                <w:bCs w:val="0"/>
                <w:sz w:val="24"/>
                <w:szCs w:val="24"/>
              </w:rPr>
              <w:t>None</w:t>
            </w:r>
          </w:p>
        </w:tc>
        <w:tc>
          <w:tcPr>
            <w:tcW w:w="3005" w:type="dxa"/>
            <w:tcBorders>
              <w:left w:val="single" w:sz="4" w:space="0" w:color="auto"/>
            </w:tcBorders>
          </w:tcPr>
          <w:p w14:paraId="66A26E68" w14:textId="3F39CBF1" w:rsidR="00F22ECD" w:rsidRDefault="00F22ECD" w:rsidP="009C758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c>
          <w:tcPr>
            <w:tcW w:w="3006" w:type="dxa"/>
          </w:tcPr>
          <w:p w14:paraId="00726998" w14:textId="092CA90F" w:rsidR="00F22ECD" w:rsidRPr="00871259" w:rsidRDefault="00871259" w:rsidP="009C758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r>
    </w:tbl>
    <w:p w14:paraId="382B3E69" w14:textId="4B66F53C" w:rsidR="009422FD" w:rsidRDefault="009422FD" w:rsidP="00D95C20">
      <w:pPr>
        <w:spacing w:line="360" w:lineRule="auto"/>
        <w:jc w:val="both"/>
        <w:rPr>
          <w:rFonts w:ascii="Times New Roman" w:hAnsi="Times New Roman" w:cs="Times New Roman"/>
          <w:sz w:val="24"/>
          <w:szCs w:val="24"/>
        </w:rPr>
      </w:pPr>
    </w:p>
    <w:p w14:paraId="47DAE4B3" w14:textId="77777777" w:rsidR="00404D96" w:rsidRDefault="00404D96" w:rsidP="00D95C20">
      <w:pPr>
        <w:spacing w:line="360" w:lineRule="auto"/>
        <w:jc w:val="both"/>
        <w:rPr>
          <w:rFonts w:ascii="Times New Roman" w:hAnsi="Times New Roman" w:cs="Times New Roman"/>
          <w:sz w:val="24"/>
          <w:szCs w:val="24"/>
        </w:rPr>
      </w:pPr>
    </w:p>
    <w:p w14:paraId="03E15152" w14:textId="55647736" w:rsidR="00B43328" w:rsidRPr="00B43328" w:rsidRDefault="00B43328" w:rsidP="00B43328">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2.6.1 Method of prediction and accuracy of explicit responses</w:t>
      </w:r>
    </w:p>
    <w:p w14:paraId="12ADABF6" w14:textId="3FC538CA" w:rsidR="0009302F" w:rsidRDefault="00B43328" w:rsidP="00B4332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Of course, one would expect that participants that reported using a belief-based strategy to answer to the question “on what side of the screen will the hand appear?”, </w:t>
      </w:r>
      <w:r w:rsidR="00106BFA">
        <w:rPr>
          <w:rFonts w:ascii="Times New Roman" w:hAnsi="Times New Roman" w:cs="Times New Roman"/>
          <w:sz w:val="24"/>
          <w:szCs w:val="24"/>
        </w:rPr>
        <w:t>to have a better performance on this task as compared to participants who implemented a different strategy as a ‘correct’ answer was defined based on the belief state of the agent.</w:t>
      </w:r>
      <w:r w:rsidR="00A3473B">
        <w:rPr>
          <w:rFonts w:ascii="Times New Roman" w:hAnsi="Times New Roman" w:cs="Times New Roman"/>
          <w:sz w:val="24"/>
          <w:szCs w:val="24"/>
        </w:rPr>
        <w:t xml:space="preserve"> Therefore, we tested if performance in the mentalising participants was significantly greater than chance level (50%). This was indeed the case</w:t>
      </w:r>
      <w:r w:rsidR="00A43721">
        <w:rPr>
          <w:rFonts w:ascii="Times New Roman" w:hAnsi="Times New Roman" w:cs="Times New Roman"/>
          <w:sz w:val="24"/>
          <w:szCs w:val="24"/>
        </w:rPr>
        <w:t xml:space="preserve"> (as per Wilcoxon Signed Rank Test)</w:t>
      </w:r>
      <w:r w:rsidR="00797BC7">
        <w:rPr>
          <w:rFonts w:ascii="Times New Roman" w:hAnsi="Times New Roman" w:cs="Times New Roman"/>
          <w:sz w:val="24"/>
          <w:szCs w:val="24"/>
        </w:rPr>
        <w:t>, V = 17</w:t>
      </w:r>
      <w:r w:rsidR="003A2082">
        <w:rPr>
          <w:rFonts w:ascii="Times New Roman" w:hAnsi="Times New Roman" w:cs="Times New Roman"/>
          <w:sz w:val="24"/>
          <w:szCs w:val="24"/>
        </w:rPr>
        <w:t>4</w:t>
      </w:r>
      <w:r w:rsidR="00FF3F83">
        <w:rPr>
          <w:rFonts w:ascii="Times New Roman" w:hAnsi="Times New Roman" w:cs="Times New Roman"/>
          <w:sz w:val="24"/>
          <w:szCs w:val="24"/>
        </w:rPr>
        <w:t>, p = .0</w:t>
      </w:r>
      <w:r w:rsidR="002D2CF3">
        <w:rPr>
          <w:rFonts w:ascii="Times New Roman" w:hAnsi="Times New Roman" w:cs="Times New Roman"/>
          <w:sz w:val="24"/>
          <w:szCs w:val="24"/>
        </w:rPr>
        <w:t>1</w:t>
      </w:r>
      <w:r w:rsidR="000623FC">
        <w:rPr>
          <w:rFonts w:ascii="Times New Roman" w:hAnsi="Times New Roman" w:cs="Times New Roman"/>
          <w:sz w:val="24"/>
          <w:szCs w:val="24"/>
        </w:rPr>
        <w:t>1</w:t>
      </w:r>
      <w:r w:rsidR="005D5B20">
        <w:rPr>
          <w:rFonts w:ascii="Times New Roman" w:hAnsi="Times New Roman" w:cs="Times New Roman"/>
          <w:sz w:val="24"/>
          <w:szCs w:val="24"/>
        </w:rPr>
        <w:t>, 95% CI = [.5</w:t>
      </w:r>
      <w:r w:rsidR="001F5DE0">
        <w:rPr>
          <w:rFonts w:ascii="Times New Roman" w:hAnsi="Times New Roman" w:cs="Times New Roman"/>
          <w:sz w:val="24"/>
          <w:szCs w:val="24"/>
        </w:rPr>
        <w:t>47</w:t>
      </w:r>
      <w:r w:rsidR="005D5B20">
        <w:rPr>
          <w:rFonts w:ascii="Times New Roman" w:hAnsi="Times New Roman" w:cs="Times New Roman"/>
          <w:sz w:val="24"/>
          <w:szCs w:val="24"/>
        </w:rPr>
        <w:t>;Inf]</w:t>
      </w:r>
      <w:r w:rsidR="004E5ABF">
        <w:rPr>
          <w:rFonts w:ascii="Times New Roman" w:hAnsi="Times New Roman" w:cs="Times New Roman"/>
          <w:sz w:val="24"/>
          <w:szCs w:val="24"/>
        </w:rPr>
        <w:t xml:space="preserve">. </w:t>
      </w:r>
      <w:r w:rsidR="00F34973">
        <w:rPr>
          <w:rFonts w:ascii="Times New Roman" w:hAnsi="Times New Roman" w:cs="Times New Roman"/>
          <w:sz w:val="24"/>
          <w:szCs w:val="24"/>
        </w:rPr>
        <w:t xml:space="preserve">We also tested whether or not accuracy on the explicit responses was significantly different from chance level </w:t>
      </w:r>
      <w:r w:rsidR="00A73621">
        <w:rPr>
          <w:rFonts w:ascii="Times New Roman" w:hAnsi="Times New Roman" w:cs="Times New Roman"/>
          <w:sz w:val="24"/>
          <w:szCs w:val="24"/>
        </w:rPr>
        <w:t xml:space="preserve">in the non-mentalising participants </w:t>
      </w:r>
      <w:r w:rsidR="00F34973">
        <w:rPr>
          <w:rFonts w:ascii="Times New Roman" w:hAnsi="Times New Roman" w:cs="Times New Roman"/>
          <w:sz w:val="24"/>
          <w:szCs w:val="24"/>
        </w:rPr>
        <w:t xml:space="preserve">(two-sided), which was not the case, </w:t>
      </w:r>
      <w:r w:rsidR="00F34973">
        <w:rPr>
          <w:rFonts w:ascii="Times New Roman" w:hAnsi="Times New Roman" w:cs="Times New Roman"/>
          <w:i/>
          <w:iCs/>
          <w:sz w:val="24"/>
          <w:szCs w:val="24"/>
        </w:rPr>
        <w:t>t</w:t>
      </w:r>
      <w:r w:rsidR="00F34973">
        <w:rPr>
          <w:rFonts w:ascii="Times New Roman" w:hAnsi="Times New Roman" w:cs="Times New Roman"/>
          <w:sz w:val="24"/>
          <w:szCs w:val="24"/>
        </w:rPr>
        <w:t xml:space="preserve">(23) = </w:t>
      </w:r>
      <w:r w:rsidR="00294141">
        <w:rPr>
          <w:rFonts w:ascii="Times New Roman" w:hAnsi="Times New Roman" w:cs="Times New Roman"/>
          <w:sz w:val="24"/>
          <w:szCs w:val="24"/>
        </w:rPr>
        <w:t>.234</w:t>
      </w:r>
      <w:r w:rsidR="00F34973">
        <w:rPr>
          <w:rFonts w:ascii="Times New Roman" w:hAnsi="Times New Roman" w:cs="Times New Roman"/>
          <w:sz w:val="24"/>
          <w:szCs w:val="24"/>
        </w:rPr>
        <w:t>, p = .</w:t>
      </w:r>
      <w:r w:rsidR="00923624">
        <w:rPr>
          <w:rFonts w:ascii="Times New Roman" w:hAnsi="Times New Roman" w:cs="Times New Roman"/>
          <w:sz w:val="24"/>
          <w:szCs w:val="24"/>
        </w:rPr>
        <w:t>817</w:t>
      </w:r>
      <w:r w:rsidR="00F34973">
        <w:rPr>
          <w:rFonts w:ascii="Times New Roman" w:hAnsi="Times New Roman" w:cs="Times New Roman"/>
          <w:sz w:val="24"/>
          <w:szCs w:val="24"/>
        </w:rPr>
        <w:t>, 95% CI = [.4</w:t>
      </w:r>
      <w:r w:rsidR="000309FB">
        <w:rPr>
          <w:rFonts w:ascii="Times New Roman" w:hAnsi="Times New Roman" w:cs="Times New Roman"/>
          <w:sz w:val="24"/>
          <w:szCs w:val="24"/>
        </w:rPr>
        <w:t>71</w:t>
      </w:r>
      <w:r w:rsidR="00F34973">
        <w:rPr>
          <w:rFonts w:ascii="Times New Roman" w:hAnsi="Times New Roman" w:cs="Times New Roman"/>
          <w:sz w:val="24"/>
          <w:szCs w:val="24"/>
        </w:rPr>
        <w:t>;.535].</w:t>
      </w:r>
      <w:r w:rsidR="00637903">
        <w:rPr>
          <w:rFonts w:ascii="Times New Roman" w:hAnsi="Times New Roman" w:cs="Times New Roman"/>
          <w:sz w:val="24"/>
          <w:szCs w:val="24"/>
        </w:rPr>
        <w:t xml:space="preserve"> We also found that performance was significantly higher in the mentalising participants as compared to the non-mentalising participants, </w:t>
      </w:r>
      <w:r w:rsidR="00E81C0A">
        <w:rPr>
          <w:rFonts w:ascii="Times New Roman" w:hAnsi="Times New Roman" w:cs="Times New Roman"/>
          <w:sz w:val="24"/>
          <w:szCs w:val="24"/>
        </w:rPr>
        <w:t>W = 3</w:t>
      </w:r>
      <w:r w:rsidR="002B5DA1">
        <w:rPr>
          <w:rFonts w:ascii="Times New Roman" w:hAnsi="Times New Roman" w:cs="Times New Roman"/>
          <w:sz w:val="24"/>
          <w:szCs w:val="24"/>
        </w:rPr>
        <w:t>46</w:t>
      </w:r>
      <w:r w:rsidR="00E81C0A">
        <w:rPr>
          <w:rFonts w:ascii="Times New Roman" w:hAnsi="Times New Roman" w:cs="Times New Roman"/>
          <w:sz w:val="24"/>
          <w:szCs w:val="24"/>
        </w:rPr>
        <w:t>, p = .0</w:t>
      </w:r>
      <w:r w:rsidR="00C4551C">
        <w:rPr>
          <w:rFonts w:ascii="Times New Roman" w:hAnsi="Times New Roman" w:cs="Times New Roman"/>
          <w:sz w:val="24"/>
          <w:szCs w:val="24"/>
        </w:rPr>
        <w:t>09</w:t>
      </w:r>
      <w:r w:rsidR="007126EE">
        <w:rPr>
          <w:rFonts w:ascii="Times New Roman" w:hAnsi="Times New Roman" w:cs="Times New Roman"/>
          <w:sz w:val="24"/>
          <w:szCs w:val="24"/>
        </w:rPr>
        <w:t>, 95% CI = [</w:t>
      </w:r>
      <w:r w:rsidR="005D41CC">
        <w:rPr>
          <w:rFonts w:ascii="Times New Roman" w:hAnsi="Times New Roman" w:cs="Times New Roman"/>
          <w:sz w:val="24"/>
          <w:szCs w:val="24"/>
        </w:rPr>
        <w:t>.042;Inf</w:t>
      </w:r>
      <w:r w:rsidR="007126EE">
        <w:rPr>
          <w:rFonts w:ascii="Times New Roman" w:hAnsi="Times New Roman" w:cs="Times New Roman"/>
          <w:sz w:val="24"/>
          <w:szCs w:val="24"/>
        </w:rPr>
        <w:t>]</w:t>
      </w:r>
      <w:r w:rsidR="00E81C0A">
        <w:rPr>
          <w:rFonts w:ascii="Times New Roman" w:hAnsi="Times New Roman" w:cs="Times New Roman"/>
          <w:sz w:val="24"/>
          <w:szCs w:val="24"/>
        </w:rPr>
        <w:t>.</w:t>
      </w:r>
      <w:r w:rsidR="009F7A95">
        <w:rPr>
          <w:rFonts w:ascii="Times New Roman" w:hAnsi="Times New Roman" w:cs="Times New Roman"/>
          <w:sz w:val="24"/>
          <w:szCs w:val="24"/>
        </w:rPr>
        <w:t xml:space="preserve"> All p-values </w:t>
      </w:r>
      <w:r w:rsidR="00856335">
        <w:rPr>
          <w:rFonts w:ascii="Times New Roman" w:hAnsi="Times New Roman" w:cs="Times New Roman"/>
          <w:sz w:val="24"/>
          <w:szCs w:val="24"/>
        </w:rPr>
        <w:t xml:space="preserve">reported </w:t>
      </w:r>
      <w:r w:rsidR="009F7A95">
        <w:rPr>
          <w:rFonts w:ascii="Times New Roman" w:hAnsi="Times New Roman" w:cs="Times New Roman"/>
          <w:sz w:val="24"/>
          <w:szCs w:val="24"/>
        </w:rPr>
        <w:t>above were Holm-corrected for multiple comparisons.</w:t>
      </w:r>
    </w:p>
    <w:p w14:paraId="2F7B37F6" w14:textId="77777777" w:rsidR="0009302F" w:rsidRDefault="0009302F">
      <w:pPr>
        <w:rPr>
          <w:rFonts w:ascii="Times New Roman" w:hAnsi="Times New Roman" w:cs="Times New Roman"/>
          <w:sz w:val="24"/>
          <w:szCs w:val="24"/>
        </w:rPr>
      </w:pPr>
      <w:r>
        <w:rPr>
          <w:rFonts w:ascii="Times New Roman" w:hAnsi="Times New Roman" w:cs="Times New Roman"/>
          <w:sz w:val="24"/>
          <w:szCs w:val="24"/>
        </w:rPr>
        <w:br w:type="page"/>
      </w:r>
    </w:p>
    <w:p w14:paraId="473BC2CB" w14:textId="1734F2F2" w:rsidR="00D95C20" w:rsidRDefault="00F20CE1" w:rsidP="00B4332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A96575" wp14:editId="0280832C">
            <wp:extent cx="5724525" cy="3467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p>
    <w:p w14:paraId="753DA060" w14:textId="35D36583" w:rsidR="00D56569" w:rsidRDefault="00D56569" w:rsidP="00B43328">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Figure X. A) Boxplot of accuracy on the explicit response task, per method of responding per participant. B) Bar plot representing mean accuracy on the explicit response task</w:t>
      </w:r>
      <w:r w:rsidR="00545EC8">
        <w:rPr>
          <w:rFonts w:ascii="Times New Roman" w:hAnsi="Times New Roman" w:cs="Times New Roman"/>
          <w:i/>
          <w:iCs/>
          <w:sz w:val="24"/>
          <w:szCs w:val="24"/>
        </w:rPr>
        <w:t>, per method of responding</w:t>
      </w:r>
      <w:r>
        <w:rPr>
          <w:rFonts w:ascii="Times New Roman" w:hAnsi="Times New Roman" w:cs="Times New Roman"/>
          <w:i/>
          <w:iCs/>
          <w:sz w:val="24"/>
          <w:szCs w:val="24"/>
        </w:rPr>
        <w:t>. Error bars represent the standard error of the mean.</w:t>
      </w:r>
      <w:r w:rsidR="00545EC8">
        <w:rPr>
          <w:rFonts w:ascii="Times New Roman" w:hAnsi="Times New Roman" w:cs="Times New Roman"/>
          <w:i/>
          <w:iCs/>
          <w:sz w:val="24"/>
          <w:szCs w:val="24"/>
        </w:rPr>
        <w:t xml:space="preserve"> Stars on the bar represent significance level of the mean difference as compared to chance level (50%). Note that chance level is represented by the dashed horizontal line</w:t>
      </w:r>
      <w:commentRangeStart w:id="41"/>
      <w:r w:rsidR="00545EC8">
        <w:rPr>
          <w:rFonts w:ascii="Times New Roman" w:hAnsi="Times New Roman" w:cs="Times New Roman"/>
          <w:i/>
          <w:iCs/>
          <w:sz w:val="24"/>
          <w:szCs w:val="24"/>
        </w:rPr>
        <w:t>.</w:t>
      </w:r>
      <w:commentRangeEnd w:id="41"/>
      <w:r w:rsidR="00636526">
        <w:rPr>
          <w:rStyle w:val="CommentReference"/>
        </w:rPr>
        <w:commentReference w:id="41"/>
      </w:r>
    </w:p>
    <w:p w14:paraId="09EA2B15" w14:textId="77838BF5" w:rsidR="00FF0CAB" w:rsidRDefault="00FF0CAB" w:rsidP="00B43328">
      <w:pPr>
        <w:spacing w:line="360" w:lineRule="auto"/>
        <w:jc w:val="both"/>
        <w:rPr>
          <w:rFonts w:ascii="Times New Roman" w:hAnsi="Times New Roman" w:cs="Times New Roman"/>
          <w:i/>
          <w:iCs/>
          <w:sz w:val="24"/>
          <w:szCs w:val="24"/>
        </w:rPr>
      </w:pPr>
    </w:p>
    <w:p w14:paraId="0C9D3336" w14:textId="33895A98" w:rsidR="00FF0CAB" w:rsidRDefault="00BE4837" w:rsidP="00B43328">
      <w:pPr>
        <w:spacing w:line="360" w:lineRule="auto"/>
        <w:jc w:val="both"/>
        <w:rPr>
          <w:rFonts w:ascii="Times New Roman" w:hAnsi="Times New Roman" w:cs="Times New Roman"/>
          <w:sz w:val="24"/>
          <w:szCs w:val="24"/>
        </w:rPr>
      </w:pPr>
      <w:r>
        <w:rPr>
          <w:rFonts w:ascii="Times New Roman" w:hAnsi="Times New Roman" w:cs="Times New Roman"/>
          <w:sz w:val="24"/>
          <w:szCs w:val="24"/>
        </w:rPr>
        <w:t>We investigated further by adding the factor ‘belief’. We expected that participants should show similar response patterns in the true belief condition</w:t>
      </w:r>
      <w:r w:rsidR="00BC574E">
        <w:rPr>
          <w:rFonts w:ascii="Times New Roman" w:hAnsi="Times New Roman" w:cs="Times New Roman"/>
          <w:sz w:val="24"/>
          <w:szCs w:val="24"/>
        </w:rPr>
        <w:t xml:space="preserve"> regardless of response strategy</w:t>
      </w:r>
      <w:r>
        <w:rPr>
          <w:rFonts w:ascii="Times New Roman" w:hAnsi="Times New Roman" w:cs="Times New Roman"/>
          <w:sz w:val="24"/>
          <w:szCs w:val="24"/>
        </w:rPr>
        <w:t xml:space="preserve">, as mentalising strategies and motor-based strategies should arrive at the same conclusion. However, we do expect that participants that reported using mentalising strategies should have a better performance than non-mentalising participants in the false belief condition, as here mentalising-based and </w:t>
      </w:r>
      <w:r w:rsidR="00130B7C">
        <w:rPr>
          <w:rFonts w:ascii="Times New Roman" w:hAnsi="Times New Roman" w:cs="Times New Roman"/>
          <w:sz w:val="24"/>
          <w:szCs w:val="24"/>
        </w:rPr>
        <w:t>motor-based strategies should lead to different predictions.</w:t>
      </w:r>
    </w:p>
    <w:p w14:paraId="37654BB7" w14:textId="41562816" w:rsidR="00F429BB" w:rsidRDefault="00F429BB" w:rsidP="00B4332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First of all, we compared explicit response accuracy to chance level (50%). </w:t>
      </w:r>
      <w:r w:rsidR="00B75A9A">
        <w:rPr>
          <w:rFonts w:ascii="Times New Roman" w:hAnsi="Times New Roman" w:cs="Times New Roman"/>
          <w:sz w:val="24"/>
          <w:szCs w:val="24"/>
        </w:rPr>
        <w:t xml:space="preserve">All p-values were Holm-corrected for multiple comparisons testing. </w:t>
      </w:r>
      <w:r w:rsidR="003811A4">
        <w:rPr>
          <w:rFonts w:ascii="Times New Roman" w:hAnsi="Times New Roman" w:cs="Times New Roman"/>
          <w:sz w:val="24"/>
          <w:szCs w:val="24"/>
        </w:rPr>
        <w:t>In the true belief condition, we found that both the mentalising participants, V = 16</w:t>
      </w:r>
      <w:r w:rsidR="0016784D">
        <w:rPr>
          <w:rFonts w:ascii="Times New Roman" w:hAnsi="Times New Roman" w:cs="Times New Roman"/>
          <w:sz w:val="24"/>
          <w:szCs w:val="24"/>
        </w:rPr>
        <w:t>7</w:t>
      </w:r>
      <w:r w:rsidR="003811A4">
        <w:rPr>
          <w:rFonts w:ascii="Times New Roman" w:hAnsi="Times New Roman" w:cs="Times New Roman"/>
          <w:sz w:val="24"/>
          <w:szCs w:val="24"/>
        </w:rPr>
        <w:t>, p = .00</w:t>
      </w:r>
      <w:r w:rsidR="005963D0">
        <w:rPr>
          <w:rFonts w:ascii="Times New Roman" w:hAnsi="Times New Roman" w:cs="Times New Roman"/>
          <w:sz w:val="24"/>
          <w:szCs w:val="24"/>
        </w:rPr>
        <w:t>8</w:t>
      </w:r>
      <w:r w:rsidR="003811A4">
        <w:rPr>
          <w:rFonts w:ascii="Times New Roman" w:hAnsi="Times New Roman" w:cs="Times New Roman"/>
          <w:sz w:val="24"/>
          <w:szCs w:val="24"/>
        </w:rPr>
        <w:t>, 95% CI = [.</w:t>
      </w:r>
      <w:r w:rsidR="00292780">
        <w:rPr>
          <w:rFonts w:ascii="Times New Roman" w:hAnsi="Times New Roman" w:cs="Times New Roman"/>
          <w:sz w:val="24"/>
          <w:szCs w:val="24"/>
        </w:rPr>
        <w:t>60</w:t>
      </w:r>
      <w:r w:rsidR="003811A4">
        <w:rPr>
          <w:rFonts w:ascii="Times New Roman" w:hAnsi="Times New Roman" w:cs="Times New Roman"/>
          <w:sz w:val="24"/>
          <w:szCs w:val="24"/>
        </w:rPr>
        <w:t>6</w:t>
      </w:r>
      <w:r w:rsidR="009E7B0A">
        <w:rPr>
          <w:rFonts w:ascii="Times New Roman" w:hAnsi="Times New Roman" w:cs="Times New Roman"/>
          <w:sz w:val="24"/>
          <w:szCs w:val="24"/>
        </w:rPr>
        <w:t>;.7</w:t>
      </w:r>
      <w:r w:rsidR="003B1878">
        <w:rPr>
          <w:rFonts w:ascii="Times New Roman" w:hAnsi="Times New Roman" w:cs="Times New Roman"/>
          <w:sz w:val="24"/>
          <w:szCs w:val="24"/>
        </w:rPr>
        <w:t>92</w:t>
      </w:r>
      <w:r w:rsidR="003811A4">
        <w:rPr>
          <w:rFonts w:ascii="Times New Roman" w:hAnsi="Times New Roman" w:cs="Times New Roman"/>
          <w:sz w:val="24"/>
          <w:szCs w:val="24"/>
        </w:rPr>
        <w:t>]</w:t>
      </w:r>
      <w:r w:rsidR="009E7B0A">
        <w:rPr>
          <w:rFonts w:ascii="Times New Roman" w:hAnsi="Times New Roman" w:cs="Times New Roman"/>
          <w:sz w:val="24"/>
          <w:szCs w:val="24"/>
        </w:rPr>
        <w:t xml:space="preserve">, and the non-mentalising participants, </w:t>
      </w:r>
      <w:r w:rsidR="009E7B0A">
        <w:rPr>
          <w:rFonts w:ascii="Times New Roman" w:hAnsi="Times New Roman" w:cs="Times New Roman"/>
          <w:i/>
          <w:iCs/>
          <w:sz w:val="24"/>
          <w:szCs w:val="24"/>
        </w:rPr>
        <w:t>t</w:t>
      </w:r>
      <w:r w:rsidR="009E7B0A">
        <w:rPr>
          <w:rFonts w:ascii="Times New Roman" w:hAnsi="Times New Roman" w:cs="Times New Roman"/>
          <w:sz w:val="24"/>
          <w:szCs w:val="24"/>
        </w:rPr>
        <w:t>(23) = 4.</w:t>
      </w:r>
      <w:r w:rsidR="00CE5719">
        <w:rPr>
          <w:rFonts w:ascii="Times New Roman" w:hAnsi="Times New Roman" w:cs="Times New Roman"/>
          <w:sz w:val="24"/>
          <w:szCs w:val="24"/>
        </w:rPr>
        <w:t>423</w:t>
      </w:r>
      <w:r w:rsidR="009E7B0A">
        <w:rPr>
          <w:rFonts w:ascii="Times New Roman" w:hAnsi="Times New Roman" w:cs="Times New Roman"/>
          <w:sz w:val="24"/>
          <w:szCs w:val="24"/>
        </w:rPr>
        <w:t>, p</w:t>
      </w:r>
      <w:r w:rsidR="00D60F7F">
        <w:rPr>
          <w:rFonts w:ascii="Times New Roman" w:hAnsi="Times New Roman" w:cs="Times New Roman"/>
          <w:sz w:val="24"/>
          <w:szCs w:val="24"/>
        </w:rPr>
        <w:t>&lt;</w:t>
      </w:r>
      <w:r w:rsidR="009E7B0A">
        <w:rPr>
          <w:rFonts w:ascii="Times New Roman" w:hAnsi="Times New Roman" w:cs="Times New Roman"/>
          <w:sz w:val="24"/>
          <w:szCs w:val="24"/>
        </w:rPr>
        <w:t>.00</w:t>
      </w:r>
      <w:r w:rsidR="00D60F7F">
        <w:rPr>
          <w:rFonts w:ascii="Times New Roman" w:hAnsi="Times New Roman" w:cs="Times New Roman"/>
          <w:sz w:val="24"/>
          <w:szCs w:val="24"/>
        </w:rPr>
        <w:t>1</w:t>
      </w:r>
      <w:r w:rsidR="009E7B0A">
        <w:rPr>
          <w:rFonts w:ascii="Times New Roman" w:hAnsi="Times New Roman" w:cs="Times New Roman"/>
          <w:sz w:val="24"/>
          <w:szCs w:val="24"/>
        </w:rPr>
        <w:t>, 95% CI = [.5</w:t>
      </w:r>
      <w:r w:rsidR="007B3B11">
        <w:rPr>
          <w:rFonts w:ascii="Times New Roman" w:hAnsi="Times New Roman" w:cs="Times New Roman"/>
          <w:sz w:val="24"/>
          <w:szCs w:val="24"/>
        </w:rPr>
        <w:t>83</w:t>
      </w:r>
      <w:r w:rsidR="009E7B0A">
        <w:rPr>
          <w:rFonts w:ascii="Times New Roman" w:hAnsi="Times New Roman" w:cs="Times New Roman"/>
          <w:sz w:val="24"/>
          <w:szCs w:val="24"/>
        </w:rPr>
        <w:t>;.728]</w:t>
      </w:r>
      <w:r w:rsidR="007F348B">
        <w:rPr>
          <w:rFonts w:ascii="Times New Roman" w:hAnsi="Times New Roman" w:cs="Times New Roman"/>
          <w:sz w:val="24"/>
          <w:szCs w:val="24"/>
        </w:rPr>
        <w:t>, scored significantly higher than chance level.</w:t>
      </w:r>
      <w:r w:rsidR="00946812">
        <w:rPr>
          <w:rFonts w:ascii="Times New Roman" w:hAnsi="Times New Roman" w:cs="Times New Roman"/>
          <w:sz w:val="24"/>
          <w:szCs w:val="24"/>
        </w:rPr>
        <w:t xml:space="preserve"> However, in the false belief condition, we found that while performance of mentalising participants did not differ from chance level, </w:t>
      </w:r>
      <w:r w:rsidR="00946812">
        <w:rPr>
          <w:rFonts w:ascii="Times New Roman" w:hAnsi="Times New Roman" w:cs="Times New Roman"/>
          <w:i/>
          <w:iCs/>
          <w:sz w:val="24"/>
          <w:szCs w:val="24"/>
        </w:rPr>
        <w:t>t</w:t>
      </w:r>
      <w:r w:rsidR="00946812">
        <w:rPr>
          <w:rFonts w:ascii="Times New Roman" w:hAnsi="Times New Roman" w:cs="Times New Roman"/>
          <w:sz w:val="24"/>
          <w:szCs w:val="24"/>
        </w:rPr>
        <w:t>(19) = .</w:t>
      </w:r>
      <w:r w:rsidR="00104E5C">
        <w:rPr>
          <w:rFonts w:ascii="Times New Roman" w:hAnsi="Times New Roman" w:cs="Times New Roman"/>
          <w:sz w:val="24"/>
          <w:szCs w:val="24"/>
        </w:rPr>
        <w:t>459</w:t>
      </w:r>
      <w:r w:rsidR="00946812">
        <w:rPr>
          <w:rFonts w:ascii="Times New Roman" w:hAnsi="Times New Roman" w:cs="Times New Roman"/>
          <w:sz w:val="24"/>
          <w:szCs w:val="24"/>
        </w:rPr>
        <w:t>, p = .</w:t>
      </w:r>
      <w:r w:rsidR="00CA1EAF">
        <w:rPr>
          <w:rFonts w:ascii="Times New Roman" w:hAnsi="Times New Roman" w:cs="Times New Roman"/>
          <w:sz w:val="24"/>
          <w:szCs w:val="24"/>
        </w:rPr>
        <w:t>652</w:t>
      </w:r>
      <w:r w:rsidR="00946812">
        <w:rPr>
          <w:rFonts w:ascii="Times New Roman" w:hAnsi="Times New Roman" w:cs="Times New Roman"/>
          <w:sz w:val="24"/>
          <w:szCs w:val="24"/>
        </w:rPr>
        <w:t xml:space="preserve">, </w:t>
      </w:r>
      <w:r w:rsidR="00946812">
        <w:rPr>
          <w:rFonts w:ascii="Times New Roman" w:hAnsi="Times New Roman" w:cs="Times New Roman"/>
          <w:sz w:val="24"/>
          <w:szCs w:val="24"/>
        </w:rPr>
        <w:lastRenderedPageBreak/>
        <w:t>95% CI = [.41</w:t>
      </w:r>
      <w:r w:rsidR="00C75385">
        <w:rPr>
          <w:rFonts w:ascii="Times New Roman" w:hAnsi="Times New Roman" w:cs="Times New Roman"/>
          <w:sz w:val="24"/>
          <w:szCs w:val="24"/>
        </w:rPr>
        <w:t>4</w:t>
      </w:r>
      <w:r w:rsidR="00946812">
        <w:rPr>
          <w:rFonts w:ascii="Times New Roman" w:hAnsi="Times New Roman" w:cs="Times New Roman"/>
          <w:sz w:val="24"/>
          <w:szCs w:val="24"/>
        </w:rPr>
        <w:t>;.6</w:t>
      </w:r>
      <w:r w:rsidR="00C92667">
        <w:rPr>
          <w:rFonts w:ascii="Times New Roman" w:hAnsi="Times New Roman" w:cs="Times New Roman"/>
          <w:sz w:val="24"/>
          <w:szCs w:val="24"/>
        </w:rPr>
        <w:t>36</w:t>
      </w:r>
      <w:r w:rsidR="00946812">
        <w:rPr>
          <w:rFonts w:ascii="Times New Roman" w:hAnsi="Times New Roman" w:cs="Times New Roman"/>
          <w:sz w:val="24"/>
          <w:szCs w:val="24"/>
        </w:rPr>
        <w:t>]</w:t>
      </w:r>
      <w:r w:rsidR="007D1B89">
        <w:rPr>
          <w:rFonts w:ascii="Times New Roman" w:hAnsi="Times New Roman" w:cs="Times New Roman"/>
          <w:sz w:val="24"/>
          <w:szCs w:val="24"/>
        </w:rPr>
        <w:t xml:space="preserve">, participants that did not mentalise performed significantly lower than chance level, </w:t>
      </w:r>
      <w:r w:rsidR="00CE5440">
        <w:rPr>
          <w:rFonts w:ascii="Times New Roman" w:hAnsi="Times New Roman" w:cs="Times New Roman"/>
          <w:i/>
          <w:iCs/>
          <w:sz w:val="24"/>
          <w:szCs w:val="24"/>
        </w:rPr>
        <w:t>t</w:t>
      </w:r>
      <w:r w:rsidR="00CE5440">
        <w:rPr>
          <w:rFonts w:ascii="Times New Roman" w:hAnsi="Times New Roman" w:cs="Times New Roman"/>
          <w:sz w:val="24"/>
          <w:szCs w:val="24"/>
        </w:rPr>
        <w:t>(23) = -4.</w:t>
      </w:r>
      <w:r w:rsidR="00B22B6B">
        <w:rPr>
          <w:rFonts w:ascii="Times New Roman" w:hAnsi="Times New Roman" w:cs="Times New Roman"/>
          <w:sz w:val="24"/>
          <w:szCs w:val="24"/>
        </w:rPr>
        <w:t>032</w:t>
      </w:r>
      <w:r w:rsidR="00CE5440">
        <w:rPr>
          <w:rFonts w:ascii="Times New Roman" w:hAnsi="Times New Roman" w:cs="Times New Roman"/>
          <w:sz w:val="24"/>
          <w:szCs w:val="24"/>
        </w:rPr>
        <w:t>, p</w:t>
      </w:r>
      <w:r w:rsidR="006D4928">
        <w:rPr>
          <w:rFonts w:ascii="Times New Roman" w:hAnsi="Times New Roman" w:cs="Times New Roman"/>
          <w:sz w:val="24"/>
          <w:szCs w:val="24"/>
        </w:rPr>
        <w:t xml:space="preserve"> = </w:t>
      </w:r>
      <w:r w:rsidR="00CE5440">
        <w:rPr>
          <w:rFonts w:ascii="Times New Roman" w:hAnsi="Times New Roman" w:cs="Times New Roman"/>
          <w:sz w:val="24"/>
          <w:szCs w:val="24"/>
        </w:rPr>
        <w:t>.00</w:t>
      </w:r>
      <w:r w:rsidR="006D4928">
        <w:rPr>
          <w:rFonts w:ascii="Times New Roman" w:hAnsi="Times New Roman" w:cs="Times New Roman"/>
          <w:sz w:val="24"/>
          <w:szCs w:val="24"/>
        </w:rPr>
        <w:t>2</w:t>
      </w:r>
      <w:r w:rsidR="00CE5440">
        <w:rPr>
          <w:rFonts w:ascii="Times New Roman" w:hAnsi="Times New Roman" w:cs="Times New Roman"/>
          <w:sz w:val="24"/>
          <w:szCs w:val="24"/>
        </w:rPr>
        <w:t>, 95% CI = [.2</w:t>
      </w:r>
      <w:r w:rsidR="0082474A">
        <w:rPr>
          <w:rFonts w:ascii="Times New Roman" w:hAnsi="Times New Roman" w:cs="Times New Roman"/>
          <w:sz w:val="24"/>
          <w:szCs w:val="24"/>
        </w:rPr>
        <w:t>76</w:t>
      </w:r>
      <w:r w:rsidR="00CE5440">
        <w:rPr>
          <w:rFonts w:ascii="Times New Roman" w:hAnsi="Times New Roman" w:cs="Times New Roman"/>
          <w:sz w:val="24"/>
          <w:szCs w:val="24"/>
        </w:rPr>
        <w:t>;.4</w:t>
      </w:r>
      <w:r w:rsidR="00AA1D6B">
        <w:rPr>
          <w:rFonts w:ascii="Times New Roman" w:hAnsi="Times New Roman" w:cs="Times New Roman"/>
          <w:sz w:val="24"/>
          <w:szCs w:val="24"/>
        </w:rPr>
        <w:t>28</w:t>
      </w:r>
      <w:r w:rsidR="00CE5440">
        <w:rPr>
          <w:rFonts w:ascii="Times New Roman" w:hAnsi="Times New Roman" w:cs="Times New Roman"/>
          <w:sz w:val="24"/>
          <w:szCs w:val="24"/>
        </w:rPr>
        <w:t>].</w:t>
      </w:r>
    </w:p>
    <w:p w14:paraId="12F3E430" w14:textId="318FB834" w:rsidR="00603427" w:rsidRDefault="00F20CE1" w:rsidP="00B4332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39F1EA" wp14:editId="41D20828">
            <wp:extent cx="5724525" cy="3467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p>
    <w:p w14:paraId="14C06F83" w14:textId="79CB87B2" w:rsidR="00603427" w:rsidRDefault="00E06C6A" w:rsidP="00B43328">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Figure X. </w:t>
      </w:r>
      <w:r w:rsidR="006A6A24">
        <w:rPr>
          <w:rFonts w:ascii="Times New Roman" w:hAnsi="Times New Roman" w:cs="Times New Roman"/>
          <w:i/>
          <w:iCs/>
          <w:sz w:val="24"/>
          <w:szCs w:val="24"/>
        </w:rPr>
        <w:t>Figure X. A) Boxplot of accuracy on the explicit response task, per method of responding per participant</w:t>
      </w:r>
      <w:r w:rsidR="00C91D4D">
        <w:rPr>
          <w:rFonts w:ascii="Times New Roman" w:hAnsi="Times New Roman" w:cs="Times New Roman"/>
          <w:i/>
          <w:iCs/>
          <w:sz w:val="24"/>
          <w:szCs w:val="24"/>
        </w:rPr>
        <w:t xml:space="preserve"> and belief condition</w:t>
      </w:r>
      <w:r w:rsidR="006A6A24">
        <w:rPr>
          <w:rFonts w:ascii="Times New Roman" w:hAnsi="Times New Roman" w:cs="Times New Roman"/>
          <w:i/>
          <w:iCs/>
          <w:sz w:val="24"/>
          <w:szCs w:val="24"/>
        </w:rPr>
        <w:t>. B) Bar plot representing mean accuracy on the explicit response task, per method of responding</w:t>
      </w:r>
      <w:r w:rsidR="00824FC8">
        <w:rPr>
          <w:rFonts w:ascii="Times New Roman" w:hAnsi="Times New Roman" w:cs="Times New Roman"/>
          <w:i/>
          <w:iCs/>
          <w:sz w:val="24"/>
          <w:szCs w:val="24"/>
        </w:rPr>
        <w:t xml:space="preserve"> and belief condition</w:t>
      </w:r>
      <w:r w:rsidR="006A6A24">
        <w:rPr>
          <w:rFonts w:ascii="Times New Roman" w:hAnsi="Times New Roman" w:cs="Times New Roman"/>
          <w:i/>
          <w:iCs/>
          <w:sz w:val="24"/>
          <w:szCs w:val="24"/>
        </w:rPr>
        <w:t>. Error bars represent the standard error of the mean. Stars on the bar represent significance level of the mean difference as compared to chance level (50%). Note that chance level is represented by the dashed horizontal line.</w:t>
      </w:r>
    </w:p>
    <w:p w14:paraId="428654A3" w14:textId="77777777" w:rsidR="006A6A24" w:rsidRPr="006A6A24" w:rsidRDefault="006A6A24" w:rsidP="00B43328">
      <w:pPr>
        <w:spacing w:line="360" w:lineRule="auto"/>
        <w:jc w:val="both"/>
        <w:rPr>
          <w:rFonts w:ascii="Times New Roman" w:hAnsi="Times New Roman" w:cs="Times New Roman"/>
          <w:i/>
          <w:iCs/>
          <w:sz w:val="24"/>
          <w:szCs w:val="24"/>
        </w:rPr>
      </w:pPr>
    </w:p>
    <w:p w14:paraId="22EFCC28" w14:textId="65F59D9F" w:rsidR="009E5278" w:rsidRDefault="004718C7" w:rsidP="001617EA">
      <w:pPr>
        <w:spacing w:line="360" w:lineRule="auto"/>
        <w:jc w:val="both"/>
        <w:rPr>
          <w:rFonts w:ascii="Times New Roman" w:hAnsi="Times New Roman" w:cs="Times New Roman"/>
          <w:sz w:val="24"/>
          <w:szCs w:val="24"/>
        </w:rPr>
      </w:pPr>
      <w:r>
        <w:rPr>
          <w:rFonts w:ascii="Times New Roman" w:hAnsi="Times New Roman" w:cs="Times New Roman"/>
          <w:sz w:val="24"/>
          <w:szCs w:val="24"/>
        </w:rPr>
        <w:t>In line with our hypotheses, we found that performance did not differ between mentalising and non-mentalising participants in the true belief condition, W = 25</w:t>
      </w:r>
      <w:r w:rsidR="00E0455E">
        <w:rPr>
          <w:rFonts w:ascii="Times New Roman" w:hAnsi="Times New Roman" w:cs="Times New Roman"/>
          <w:sz w:val="24"/>
          <w:szCs w:val="24"/>
        </w:rPr>
        <w:t>2</w:t>
      </w:r>
      <w:r>
        <w:rPr>
          <w:rFonts w:ascii="Times New Roman" w:hAnsi="Times New Roman" w:cs="Times New Roman"/>
          <w:sz w:val="24"/>
          <w:szCs w:val="24"/>
        </w:rPr>
        <w:t>, p = .</w:t>
      </w:r>
      <w:r w:rsidR="0068566D">
        <w:rPr>
          <w:rFonts w:ascii="Times New Roman" w:hAnsi="Times New Roman" w:cs="Times New Roman"/>
          <w:sz w:val="24"/>
          <w:szCs w:val="24"/>
        </w:rPr>
        <w:t>786</w:t>
      </w:r>
      <w:r>
        <w:rPr>
          <w:rFonts w:ascii="Times New Roman" w:hAnsi="Times New Roman" w:cs="Times New Roman"/>
          <w:sz w:val="24"/>
          <w:szCs w:val="24"/>
        </w:rPr>
        <w:t>, 95% CI = [</w:t>
      </w:r>
      <w:r w:rsidR="00EF6075">
        <w:rPr>
          <w:rFonts w:ascii="Times New Roman" w:hAnsi="Times New Roman" w:cs="Times New Roman"/>
          <w:sz w:val="24"/>
          <w:szCs w:val="24"/>
        </w:rPr>
        <w:t>-</w:t>
      </w:r>
      <w:r>
        <w:rPr>
          <w:rFonts w:ascii="Times New Roman" w:hAnsi="Times New Roman" w:cs="Times New Roman"/>
          <w:sz w:val="24"/>
          <w:szCs w:val="24"/>
        </w:rPr>
        <w:t>.0</w:t>
      </w:r>
      <w:r w:rsidR="000B7A6A">
        <w:rPr>
          <w:rFonts w:ascii="Times New Roman" w:hAnsi="Times New Roman" w:cs="Times New Roman"/>
          <w:sz w:val="24"/>
          <w:szCs w:val="24"/>
        </w:rPr>
        <w:t>69</w:t>
      </w:r>
      <w:r>
        <w:rPr>
          <w:rFonts w:ascii="Times New Roman" w:hAnsi="Times New Roman" w:cs="Times New Roman"/>
          <w:sz w:val="24"/>
          <w:szCs w:val="24"/>
        </w:rPr>
        <w:t>;.</w:t>
      </w:r>
      <w:r w:rsidR="002F3E9A">
        <w:rPr>
          <w:rFonts w:ascii="Times New Roman" w:hAnsi="Times New Roman" w:cs="Times New Roman"/>
          <w:sz w:val="24"/>
          <w:szCs w:val="24"/>
        </w:rPr>
        <w:t>131</w:t>
      </w:r>
      <w:r>
        <w:rPr>
          <w:rFonts w:ascii="Times New Roman" w:hAnsi="Times New Roman" w:cs="Times New Roman"/>
          <w:sz w:val="24"/>
          <w:szCs w:val="24"/>
        </w:rPr>
        <w:t>]</w:t>
      </w:r>
      <w:r w:rsidR="001617EA">
        <w:rPr>
          <w:rFonts w:ascii="Times New Roman" w:hAnsi="Times New Roman" w:cs="Times New Roman"/>
          <w:sz w:val="24"/>
          <w:szCs w:val="24"/>
        </w:rPr>
        <w:t xml:space="preserve">. However, in the false belief condition, mentalising participants performed significantly better than non-mentalising participants, </w:t>
      </w:r>
      <w:r w:rsidR="001617EA">
        <w:rPr>
          <w:rFonts w:ascii="Times New Roman" w:hAnsi="Times New Roman" w:cs="Times New Roman"/>
          <w:i/>
          <w:iCs/>
          <w:sz w:val="24"/>
          <w:szCs w:val="24"/>
        </w:rPr>
        <w:t>t</w:t>
      </w:r>
      <w:r w:rsidR="001617EA">
        <w:rPr>
          <w:rFonts w:ascii="Times New Roman" w:hAnsi="Times New Roman" w:cs="Times New Roman"/>
          <w:sz w:val="24"/>
          <w:szCs w:val="24"/>
        </w:rPr>
        <w:t xml:space="preserve"> = 2.</w:t>
      </w:r>
      <w:r w:rsidR="001C4C64">
        <w:rPr>
          <w:rFonts w:ascii="Times New Roman" w:hAnsi="Times New Roman" w:cs="Times New Roman"/>
          <w:sz w:val="24"/>
          <w:szCs w:val="24"/>
        </w:rPr>
        <w:t>691</w:t>
      </w:r>
      <w:r w:rsidR="001617EA">
        <w:rPr>
          <w:rFonts w:ascii="Times New Roman" w:hAnsi="Times New Roman" w:cs="Times New Roman"/>
          <w:sz w:val="24"/>
          <w:szCs w:val="24"/>
        </w:rPr>
        <w:t>, p = .0</w:t>
      </w:r>
      <w:r w:rsidR="00107756">
        <w:rPr>
          <w:rFonts w:ascii="Times New Roman" w:hAnsi="Times New Roman" w:cs="Times New Roman"/>
          <w:sz w:val="24"/>
          <w:szCs w:val="24"/>
        </w:rPr>
        <w:t>11</w:t>
      </w:r>
      <w:r w:rsidR="001617EA">
        <w:rPr>
          <w:rFonts w:ascii="Times New Roman" w:hAnsi="Times New Roman" w:cs="Times New Roman"/>
          <w:sz w:val="24"/>
          <w:szCs w:val="24"/>
        </w:rPr>
        <w:t>, 95% CI = [.0</w:t>
      </w:r>
      <w:r w:rsidR="007E2739">
        <w:rPr>
          <w:rFonts w:ascii="Times New Roman" w:hAnsi="Times New Roman" w:cs="Times New Roman"/>
          <w:sz w:val="24"/>
          <w:szCs w:val="24"/>
        </w:rPr>
        <w:t>64</w:t>
      </w:r>
      <w:r w:rsidR="001617EA">
        <w:rPr>
          <w:rFonts w:ascii="Times New Roman" w:hAnsi="Times New Roman" w:cs="Times New Roman"/>
          <w:sz w:val="24"/>
          <w:szCs w:val="24"/>
        </w:rPr>
        <w:t>;Inf].</w:t>
      </w:r>
    </w:p>
    <w:p w14:paraId="7E0B9580" w14:textId="77777777" w:rsidR="009E5278" w:rsidRDefault="009E5278">
      <w:pPr>
        <w:rPr>
          <w:rFonts w:ascii="Times New Roman" w:hAnsi="Times New Roman" w:cs="Times New Roman"/>
          <w:sz w:val="24"/>
          <w:szCs w:val="24"/>
        </w:rPr>
      </w:pPr>
      <w:r>
        <w:rPr>
          <w:rFonts w:ascii="Times New Roman" w:hAnsi="Times New Roman" w:cs="Times New Roman"/>
          <w:sz w:val="24"/>
          <w:szCs w:val="24"/>
        </w:rPr>
        <w:br w:type="page"/>
      </w:r>
    </w:p>
    <w:p w14:paraId="3B34471B" w14:textId="702E587D" w:rsidR="005F61DC" w:rsidRDefault="00F55E80" w:rsidP="001617EA">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lastRenderedPageBreak/>
        <w:t>2.6.2 Method of prediction and Differential Looking Time Scores (DLTS)</w:t>
      </w:r>
    </w:p>
    <w:p w14:paraId="0947B83C" w14:textId="4983F82C" w:rsidR="00E71A5B" w:rsidRDefault="005C318A" w:rsidP="001617EA">
      <w:pPr>
        <w:spacing w:line="360" w:lineRule="auto"/>
        <w:jc w:val="both"/>
        <w:rPr>
          <w:rFonts w:ascii="Times New Roman" w:hAnsi="Times New Roman" w:cs="Times New Roman"/>
          <w:sz w:val="24"/>
          <w:szCs w:val="24"/>
        </w:rPr>
      </w:pPr>
      <w:r>
        <w:rPr>
          <w:rFonts w:ascii="Times New Roman" w:hAnsi="Times New Roman" w:cs="Times New Roman"/>
          <w:sz w:val="24"/>
          <w:szCs w:val="24"/>
        </w:rPr>
        <w:t>We were also interested in the relationship between method of responding to the explicit response task and looking behaviour, as measured by DLTS.</w:t>
      </w:r>
      <w:r w:rsidR="002F7009">
        <w:rPr>
          <w:rFonts w:ascii="Times New Roman" w:hAnsi="Times New Roman" w:cs="Times New Roman"/>
          <w:sz w:val="24"/>
          <w:szCs w:val="24"/>
        </w:rPr>
        <w:t xml:space="preserve"> Again, we hypothesised that DLTS would be significantly higher than baseline level (0, no bias towards either target or distractor) in the mentalising participants. This was, however, not the case, </w:t>
      </w:r>
      <w:r w:rsidR="002F7009">
        <w:rPr>
          <w:rFonts w:ascii="Times New Roman" w:hAnsi="Times New Roman" w:cs="Times New Roman"/>
          <w:i/>
          <w:iCs/>
          <w:sz w:val="24"/>
          <w:szCs w:val="24"/>
        </w:rPr>
        <w:t>t</w:t>
      </w:r>
      <w:r w:rsidR="002F7009">
        <w:rPr>
          <w:rFonts w:ascii="Times New Roman" w:hAnsi="Times New Roman" w:cs="Times New Roman"/>
          <w:sz w:val="24"/>
          <w:szCs w:val="24"/>
        </w:rPr>
        <w:t>(19) = .</w:t>
      </w:r>
      <w:r w:rsidR="003F3FCD">
        <w:rPr>
          <w:rFonts w:ascii="Times New Roman" w:hAnsi="Times New Roman" w:cs="Times New Roman"/>
          <w:sz w:val="24"/>
          <w:szCs w:val="24"/>
        </w:rPr>
        <w:t>815</w:t>
      </w:r>
      <w:r w:rsidR="002F7009">
        <w:rPr>
          <w:rFonts w:ascii="Times New Roman" w:hAnsi="Times New Roman" w:cs="Times New Roman"/>
          <w:sz w:val="24"/>
          <w:szCs w:val="24"/>
        </w:rPr>
        <w:t>, p = .</w:t>
      </w:r>
      <w:r w:rsidR="004F258D">
        <w:rPr>
          <w:rFonts w:ascii="Times New Roman" w:hAnsi="Times New Roman" w:cs="Times New Roman"/>
          <w:sz w:val="24"/>
          <w:szCs w:val="24"/>
        </w:rPr>
        <w:t>518</w:t>
      </w:r>
      <w:r w:rsidR="002F7009">
        <w:rPr>
          <w:rFonts w:ascii="Times New Roman" w:hAnsi="Times New Roman" w:cs="Times New Roman"/>
          <w:sz w:val="24"/>
          <w:szCs w:val="24"/>
        </w:rPr>
        <w:t>, 95% CI = [</w:t>
      </w:r>
      <w:r w:rsidR="00B01506">
        <w:rPr>
          <w:rFonts w:ascii="Times New Roman" w:hAnsi="Times New Roman" w:cs="Times New Roman"/>
          <w:sz w:val="24"/>
          <w:szCs w:val="24"/>
        </w:rPr>
        <w:t>-.0</w:t>
      </w:r>
      <w:r w:rsidR="00002535">
        <w:rPr>
          <w:rFonts w:ascii="Times New Roman" w:hAnsi="Times New Roman" w:cs="Times New Roman"/>
          <w:sz w:val="24"/>
          <w:szCs w:val="24"/>
        </w:rPr>
        <w:t>53</w:t>
      </w:r>
      <w:r w:rsidR="00B01506">
        <w:rPr>
          <w:rFonts w:ascii="Times New Roman" w:hAnsi="Times New Roman" w:cs="Times New Roman"/>
          <w:sz w:val="24"/>
          <w:szCs w:val="24"/>
        </w:rPr>
        <w:t>;Inf</w:t>
      </w:r>
      <w:r w:rsidR="002F7009">
        <w:rPr>
          <w:rFonts w:ascii="Times New Roman" w:hAnsi="Times New Roman" w:cs="Times New Roman"/>
          <w:sz w:val="24"/>
          <w:szCs w:val="24"/>
        </w:rPr>
        <w:t>].</w:t>
      </w:r>
      <w:r w:rsidR="00FC6CE0">
        <w:rPr>
          <w:rFonts w:ascii="Times New Roman" w:hAnsi="Times New Roman" w:cs="Times New Roman"/>
          <w:sz w:val="24"/>
          <w:szCs w:val="24"/>
        </w:rPr>
        <w:t xml:space="preserve"> We also tested if non-mentalising participants were overall biased towards either target or distractor. This was not the case either, </w:t>
      </w:r>
      <w:r w:rsidR="00FC6CE0">
        <w:rPr>
          <w:rFonts w:ascii="Times New Roman" w:hAnsi="Times New Roman" w:cs="Times New Roman"/>
          <w:i/>
          <w:iCs/>
          <w:sz w:val="24"/>
          <w:szCs w:val="24"/>
        </w:rPr>
        <w:t>t</w:t>
      </w:r>
      <w:r w:rsidR="00FC6CE0">
        <w:rPr>
          <w:rFonts w:ascii="Times New Roman" w:hAnsi="Times New Roman" w:cs="Times New Roman"/>
          <w:sz w:val="24"/>
          <w:szCs w:val="24"/>
        </w:rPr>
        <w:t>(23) = -</w:t>
      </w:r>
      <w:r w:rsidR="00F415A0">
        <w:rPr>
          <w:rFonts w:ascii="Times New Roman" w:hAnsi="Times New Roman" w:cs="Times New Roman"/>
          <w:sz w:val="24"/>
          <w:szCs w:val="24"/>
        </w:rPr>
        <w:t>.511</w:t>
      </w:r>
      <w:r w:rsidR="00FC6CE0">
        <w:rPr>
          <w:rFonts w:ascii="Times New Roman" w:hAnsi="Times New Roman" w:cs="Times New Roman"/>
          <w:sz w:val="24"/>
          <w:szCs w:val="24"/>
        </w:rPr>
        <w:t>, p = .</w:t>
      </w:r>
      <w:r w:rsidR="00D27A86">
        <w:rPr>
          <w:rFonts w:ascii="Times New Roman" w:hAnsi="Times New Roman" w:cs="Times New Roman"/>
          <w:sz w:val="24"/>
          <w:szCs w:val="24"/>
        </w:rPr>
        <w:t>614</w:t>
      </w:r>
      <w:r w:rsidR="00FC6CE0">
        <w:rPr>
          <w:rFonts w:ascii="Times New Roman" w:hAnsi="Times New Roman" w:cs="Times New Roman"/>
          <w:sz w:val="24"/>
          <w:szCs w:val="24"/>
        </w:rPr>
        <w:t>, 95% CI = [-.0</w:t>
      </w:r>
      <w:r w:rsidR="0071646E">
        <w:rPr>
          <w:rFonts w:ascii="Times New Roman" w:hAnsi="Times New Roman" w:cs="Times New Roman"/>
          <w:sz w:val="24"/>
          <w:szCs w:val="24"/>
        </w:rPr>
        <w:t>79</w:t>
      </w:r>
      <w:r w:rsidR="00FC6CE0">
        <w:rPr>
          <w:rFonts w:ascii="Times New Roman" w:hAnsi="Times New Roman" w:cs="Times New Roman"/>
          <w:sz w:val="24"/>
          <w:szCs w:val="24"/>
        </w:rPr>
        <w:t>;.0</w:t>
      </w:r>
      <w:r w:rsidR="008C07DF">
        <w:rPr>
          <w:rFonts w:ascii="Times New Roman" w:hAnsi="Times New Roman" w:cs="Times New Roman"/>
          <w:sz w:val="24"/>
          <w:szCs w:val="24"/>
        </w:rPr>
        <w:t>48</w:t>
      </w:r>
      <w:r w:rsidR="00FC6CE0">
        <w:rPr>
          <w:rFonts w:ascii="Times New Roman" w:hAnsi="Times New Roman" w:cs="Times New Roman"/>
          <w:sz w:val="24"/>
          <w:szCs w:val="24"/>
        </w:rPr>
        <w:t>].</w:t>
      </w:r>
      <w:r w:rsidR="00DF3B71">
        <w:rPr>
          <w:rFonts w:ascii="Times New Roman" w:hAnsi="Times New Roman" w:cs="Times New Roman"/>
          <w:sz w:val="24"/>
          <w:szCs w:val="24"/>
        </w:rPr>
        <w:t xml:space="preserve"> Nor was there any difference in mean DLTS scores between both groups, </w:t>
      </w:r>
      <w:r w:rsidR="00D12DFE">
        <w:rPr>
          <w:rFonts w:ascii="Times New Roman" w:hAnsi="Times New Roman" w:cs="Times New Roman"/>
          <w:i/>
          <w:iCs/>
          <w:sz w:val="24"/>
          <w:szCs w:val="24"/>
        </w:rPr>
        <w:t>t</w:t>
      </w:r>
      <w:r w:rsidR="00D12DFE">
        <w:rPr>
          <w:rFonts w:ascii="Times New Roman" w:hAnsi="Times New Roman" w:cs="Times New Roman"/>
          <w:sz w:val="24"/>
          <w:szCs w:val="24"/>
        </w:rPr>
        <w:t xml:space="preserve"> = </w:t>
      </w:r>
      <w:r w:rsidR="00491A16">
        <w:rPr>
          <w:rFonts w:ascii="Times New Roman" w:hAnsi="Times New Roman" w:cs="Times New Roman"/>
          <w:sz w:val="24"/>
          <w:szCs w:val="24"/>
        </w:rPr>
        <w:t>.959</w:t>
      </w:r>
      <w:r w:rsidR="00D12DFE">
        <w:rPr>
          <w:rFonts w:ascii="Times New Roman" w:hAnsi="Times New Roman" w:cs="Times New Roman"/>
          <w:sz w:val="24"/>
          <w:szCs w:val="24"/>
        </w:rPr>
        <w:t>, p = .</w:t>
      </w:r>
      <w:r w:rsidR="007E099F">
        <w:rPr>
          <w:rFonts w:ascii="Times New Roman" w:hAnsi="Times New Roman" w:cs="Times New Roman"/>
          <w:sz w:val="24"/>
          <w:szCs w:val="24"/>
        </w:rPr>
        <w:t>518</w:t>
      </w:r>
      <w:r w:rsidR="00D12DFE">
        <w:rPr>
          <w:rFonts w:ascii="Times New Roman" w:hAnsi="Times New Roman" w:cs="Times New Roman"/>
          <w:sz w:val="24"/>
          <w:szCs w:val="24"/>
        </w:rPr>
        <w:t>, 95% CI = [-.0</w:t>
      </w:r>
      <w:r w:rsidR="00A32742">
        <w:rPr>
          <w:rFonts w:ascii="Times New Roman" w:hAnsi="Times New Roman" w:cs="Times New Roman"/>
          <w:sz w:val="24"/>
          <w:szCs w:val="24"/>
        </w:rPr>
        <w:t>48</w:t>
      </w:r>
      <w:r w:rsidR="00D12DFE">
        <w:rPr>
          <w:rFonts w:ascii="Times New Roman" w:hAnsi="Times New Roman" w:cs="Times New Roman"/>
          <w:sz w:val="24"/>
          <w:szCs w:val="24"/>
        </w:rPr>
        <w:t>;Inf]</w:t>
      </w:r>
      <w:r w:rsidR="00387CFE">
        <w:rPr>
          <w:rFonts w:ascii="Times New Roman" w:hAnsi="Times New Roman" w:cs="Times New Roman"/>
          <w:sz w:val="24"/>
          <w:szCs w:val="24"/>
        </w:rPr>
        <w:t>.</w:t>
      </w:r>
    </w:p>
    <w:p w14:paraId="66D47F42" w14:textId="77777777" w:rsidR="00FD1FA6" w:rsidRDefault="00FD1FA6" w:rsidP="001617EA">
      <w:pPr>
        <w:spacing w:line="360" w:lineRule="auto"/>
        <w:jc w:val="both"/>
        <w:rPr>
          <w:rFonts w:ascii="Times New Roman" w:hAnsi="Times New Roman" w:cs="Times New Roman"/>
          <w:sz w:val="24"/>
          <w:szCs w:val="24"/>
        </w:rPr>
      </w:pPr>
    </w:p>
    <w:p w14:paraId="3D05B09E" w14:textId="00B6A83A" w:rsidR="00F55E80" w:rsidRPr="00D12DFE" w:rsidRDefault="00143DFA" w:rsidP="001617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469B3F" wp14:editId="3B5D2DE6">
            <wp:extent cx="5724525" cy="26003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2600325"/>
                    </a:xfrm>
                    <a:prstGeom prst="rect">
                      <a:avLst/>
                    </a:prstGeom>
                    <a:noFill/>
                    <a:ln>
                      <a:noFill/>
                    </a:ln>
                  </pic:spPr>
                </pic:pic>
              </a:graphicData>
            </a:graphic>
          </wp:inline>
        </w:drawing>
      </w:r>
    </w:p>
    <w:p w14:paraId="3EBEBBE3" w14:textId="6B67C4B7" w:rsidR="0066229B" w:rsidRDefault="0066229B" w:rsidP="0066229B">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Figure X. A) Boxplot of </w:t>
      </w:r>
      <w:r w:rsidR="00D079A3">
        <w:rPr>
          <w:rFonts w:ascii="Times New Roman" w:hAnsi="Times New Roman" w:cs="Times New Roman"/>
          <w:i/>
          <w:iCs/>
          <w:sz w:val="24"/>
          <w:szCs w:val="24"/>
        </w:rPr>
        <w:t>DLTS</w:t>
      </w:r>
      <w:r>
        <w:rPr>
          <w:rFonts w:ascii="Times New Roman" w:hAnsi="Times New Roman" w:cs="Times New Roman"/>
          <w:i/>
          <w:iCs/>
          <w:sz w:val="24"/>
          <w:szCs w:val="24"/>
        </w:rPr>
        <w:t>, per method of responding per participant</w:t>
      </w:r>
      <w:r w:rsidR="00A2071B">
        <w:rPr>
          <w:rFonts w:ascii="Times New Roman" w:hAnsi="Times New Roman" w:cs="Times New Roman"/>
          <w:i/>
          <w:iCs/>
          <w:sz w:val="24"/>
          <w:szCs w:val="24"/>
        </w:rPr>
        <w:t xml:space="preserve">. </w:t>
      </w:r>
      <w:r>
        <w:rPr>
          <w:rFonts w:ascii="Times New Roman" w:hAnsi="Times New Roman" w:cs="Times New Roman"/>
          <w:i/>
          <w:iCs/>
          <w:sz w:val="24"/>
          <w:szCs w:val="24"/>
        </w:rPr>
        <w:t xml:space="preserve">B) Bar plot representing </w:t>
      </w:r>
      <w:r w:rsidR="00586568">
        <w:rPr>
          <w:rFonts w:ascii="Times New Roman" w:hAnsi="Times New Roman" w:cs="Times New Roman"/>
          <w:i/>
          <w:iCs/>
          <w:sz w:val="24"/>
          <w:szCs w:val="24"/>
        </w:rPr>
        <w:t xml:space="preserve">mean </w:t>
      </w:r>
      <w:r w:rsidR="004D0810">
        <w:rPr>
          <w:rFonts w:ascii="Times New Roman" w:hAnsi="Times New Roman" w:cs="Times New Roman"/>
          <w:i/>
          <w:iCs/>
          <w:sz w:val="24"/>
          <w:szCs w:val="24"/>
        </w:rPr>
        <w:t>DLTS</w:t>
      </w:r>
      <w:r>
        <w:rPr>
          <w:rFonts w:ascii="Times New Roman" w:hAnsi="Times New Roman" w:cs="Times New Roman"/>
          <w:i/>
          <w:iCs/>
          <w:sz w:val="24"/>
          <w:szCs w:val="24"/>
        </w:rPr>
        <w:t xml:space="preserve">, per method of responding and belief condition. Error bars represent the standard error of the mean. Note that </w:t>
      </w:r>
      <w:r w:rsidR="005A0B8C">
        <w:rPr>
          <w:rFonts w:ascii="Times New Roman" w:hAnsi="Times New Roman" w:cs="Times New Roman"/>
          <w:i/>
          <w:iCs/>
          <w:sz w:val="24"/>
          <w:szCs w:val="24"/>
        </w:rPr>
        <w:t>baseline</w:t>
      </w:r>
      <w:r>
        <w:rPr>
          <w:rFonts w:ascii="Times New Roman" w:hAnsi="Times New Roman" w:cs="Times New Roman"/>
          <w:i/>
          <w:iCs/>
          <w:sz w:val="24"/>
          <w:szCs w:val="24"/>
        </w:rPr>
        <w:t xml:space="preserve"> level</w:t>
      </w:r>
      <w:r w:rsidR="00490B11">
        <w:rPr>
          <w:rFonts w:ascii="Times New Roman" w:hAnsi="Times New Roman" w:cs="Times New Roman"/>
          <w:i/>
          <w:iCs/>
          <w:sz w:val="24"/>
          <w:szCs w:val="24"/>
        </w:rPr>
        <w:t xml:space="preserve"> (0</w:t>
      </w:r>
      <w:r w:rsidR="0036570A">
        <w:rPr>
          <w:rFonts w:ascii="Times New Roman" w:hAnsi="Times New Roman" w:cs="Times New Roman"/>
          <w:i/>
          <w:iCs/>
          <w:sz w:val="24"/>
          <w:szCs w:val="24"/>
        </w:rPr>
        <w:t>, no bias</w:t>
      </w:r>
      <w:r w:rsidR="00490B11">
        <w:rPr>
          <w:rFonts w:ascii="Times New Roman" w:hAnsi="Times New Roman" w:cs="Times New Roman"/>
          <w:i/>
          <w:iCs/>
          <w:sz w:val="24"/>
          <w:szCs w:val="24"/>
        </w:rPr>
        <w:t>)</w:t>
      </w:r>
      <w:r>
        <w:rPr>
          <w:rFonts w:ascii="Times New Roman" w:hAnsi="Times New Roman" w:cs="Times New Roman"/>
          <w:i/>
          <w:iCs/>
          <w:sz w:val="24"/>
          <w:szCs w:val="24"/>
        </w:rPr>
        <w:t xml:space="preserve"> is represented by the dashed horizontal line.</w:t>
      </w:r>
    </w:p>
    <w:p w14:paraId="708D64CF" w14:textId="3E721059" w:rsidR="00603427" w:rsidRDefault="00603427" w:rsidP="001617EA">
      <w:pPr>
        <w:spacing w:line="360" w:lineRule="auto"/>
        <w:jc w:val="both"/>
        <w:rPr>
          <w:rFonts w:ascii="Times New Roman" w:hAnsi="Times New Roman" w:cs="Times New Roman"/>
          <w:sz w:val="24"/>
          <w:szCs w:val="24"/>
        </w:rPr>
      </w:pPr>
    </w:p>
    <w:p w14:paraId="47C720BC" w14:textId="340D2548" w:rsidR="00EB70FB" w:rsidRDefault="00C568D7" w:rsidP="001617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Again, we investigated </w:t>
      </w:r>
      <w:r w:rsidR="005436A7">
        <w:rPr>
          <w:rFonts w:ascii="Times New Roman" w:hAnsi="Times New Roman" w:cs="Times New Roman"/>
          <w:sz w:val="24"/>
          <w:szCs w:val="24"/>
        </w:rPr>
        <w:t>added the factor ‘belief’ into the analysis</w:t>
      </w:r>
      <w:r w:rsidR="00EB70FB">
        <w:rPr>
          <w:rFonts w:ascii="Times New Roman" w:hAnsi="Times New Roman" w:cs="Times New Roman"/>
          <w:sz w:val="24"/>
          <w:szCs w:val="24"/>
        </w:rPr>
        <w:t xml:space="preserve">. We hypothesised that </w:t>
      </w:r>
      <w:r w:rsidR="005436A7">
        <w:rPr>
          <w:rFonts w:ascii="Times New Roman" w:hAnsi="Times New Roman" w:cs="Times New Roman"/>
          <w:sz w:val="24"/>
          <w:szCs w:val="24"/>
        </w:rPr>
        <w:t xml:space="preserve">in the true belief condition, both mentalising and non-mentalising participants should have </w:t>
      </w:r>
      <w:r w:rsidR="00EB70FB">
        <w:rPr>
          <w:rFonts w:ascii="Times New Roman" w:hAnsi="Times New Roman" w:cs="Times New Roman"/>
          <w:sz w:val="24"/>
          <w:szCs w:val="24"/>
        </w:rPr>
        <w:t>DLTS scores biased towards the target (i.e., larger than 0), and that scores in this condition should not differ over group.</w:t>
      </w:r>
      <w:r w:rsidR="00490E11">
        <w:rPr>
          <w:rFonts w:ascii="Times New Roman" w:hAnsi="Times New Roman" w:cs="Times New Roman"/>
          <w:sz w:val="24"/>
          <w:szCs w:val="24"/>
        </w:rPr>
        <w:t xml:space="preserve"> However, </w:t>
      </w:r>
      <w:r w:rsidR="000F51BC">
        <w:rPr>
          <w:rFonts w:ascii="Times New Roman" w:hAnsi="Times New Roman" w:cs="Times New Roman"/>
          <w:sz w:val="24"/>
          <w:szCs w:val="24"/>
        </w:rPr>
        <w:t>i</w:t>
      </w:r>
      <w:r w:rsidR="00EB70FB">
        <w:rPr>
          <w:rFonts w:ascii="Times New Roman" w:hAnsi="Times New Roman" w:cs="Times New Roman"/>
          <w:sz w:val="24"/>
          <w:szCs w:val="24"/>
        </w:rPr>
        <w:t>n the false belief condition,</w:t>
      </w:r>
      <w:r w:rsidR="000F51BC">
        <w:rPr>
          <w:rFonts w:ascii="Times New Roman" w:hAnsi="Times New Roman" w:cs="Times New Roman"/>
          <w:sz w:val="24"/>
          <w:szCs w:val="24"/>
        </w:rPr>
        <w:t xml:space="preserve"> mentalising</w:t>
      </w:r>
      <w:r w:rsidR="00EB70FB">
        <w:rPr>
          <w:rFonts w:ascii="Times New Roman" w:hAnsi="Times New Roman" w:cs="Times New Roman"/>
          <w:sz w:val="24"/>
          <w:szCs w:val="24"/>
        </w:rPr>
        <w:t xml:space="preserve"> participants </w:t>
      </w:r>
      <w:r w:rsidR="000F51BC">
        <w:rPr>
          <w:rFonts w:ascii="Times New Roman" w:hAnsi="Times New Roman" w:cs="Times New Roman"/>
          <w:sz w:val="24"/>
          <w:szCs w:val="24"/>
        </w:rPr>
        <w:t xml:space="preserve">should have a DLTS score greater than 0, while non-mentalising participants should have a DLTS score </w:t>
      </w:r>
      <w:r w:rsidR="000F51BC">
        <w:rPr>
          <w:rFonts w:ascii="Times New Roman" w:hAnsi="Times New Roman" w:cs="Times New Roman"/>
          <w:sz w:val="24"/>
          <w:szCs w:val="24"/>
        </w:rPr>
        <w:lastRenderedPageBreak/>
        <w:t>lower than 0. Moreover, mentalising participants should have higher DLTS scores than non-mentalising participants.</w:t>
      </w:r>
    </w:p>
    <w:p w14:paraId="775C0AA7" w14:textId="789CAAA3" w:rsidR="006C23F9" w:rsidRDefault="00D12B68" w:rsidP="001617E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2C8F94" wp14:editId="0150175B">
            <wp:extent cx="5724525" cy="3467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p>
    <w:p w14:paraId="70A574FF" w14:textId="3830BCDA" w:rsidR="00A04697" w:rsidRDefault="00ED7F66" w:rsidP="00A04697">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Figure X. Figure X. A) Boxplot of </w:t>
      </w:r>
      <w:r w:rsidR="002F23DA">
        <w:rPr>
          <w:rFonts w:ascii="Times New Roman" w:hAnsi="Times New Roman" w:cs="Times New Roman"/>
          <w:i/>
          <w:iCs/>
          <w:sz w:val="24"/>
          <w:szCs w:val="24"/>
        </w:rPr>
        <w:t>DLTS</w:t>
      </w:r>
      <w:r>
        <w:rPr>
          <w:rFonts w:ascii="Times New Roman" w:hAnsi="Times New Roman" w:cs="Times New Roman"/>
          <w:i/>
          <w:iCs/>
          <w:sz w:val="24"/>
          <w:szCs w:val="24"/>
        </w:rPr>
        <w:t xml:space="preserve">, per method of responding per participant and belief condition. B) Bar plot representing mean </w:t>
      </w:r>
      <w:r w:rsidR="00947FBF">
        <w:rPr>
          <w:rFonts w:ascii="Times New Roman" w:hAnsi="Times New Roman" w:cs="Times New Roman"/>
          <w:i/>
          <w:iCs/>
          <w:sz w:val="24"/>
          <w:szCs w:val="24"/>
        </w:rPr>
        <w:t>DLTS</w:t>
      </w:r>
      <w:r>
        <w:rPr>
          <w:rFonts w:ascii="Times New Roman" w:hAnsi="Times New Roman" w:cs="Times New Roman"/>
          <w:i/>
          <w:iCs/>
          <w:sz w:val="24"/>
          <w:szCs w:val="24"/>
        </w:rPr>
        <w:t xml:space="preserve">, per method of responding and belief condition. Error bars represent the standard error of the mean. Stars on the bar represent significance level of the mean difference as compared to </w:t>
      </w:r>
      <w:r w:rsidR="005641DE">
        <w:rPr>
          <w:rFonts w:ascii="Times New Roman" w:hAnsi="Times New Roman" w:cs="Times New Roman"/>
          <w:i/>
          <w:iCs/>
          <w:sz w:val="24"/>
          <w:szCs w:val="24"/>
        </w:rPr>
        <w:t>baselin</w:t>
      </w:r>
      <w:r>
        <w:rPr>
          <w:rFonts w:ascii="Times New Roman" w:hAnsi="Times New Roman" w:cs="Times New Roman"/>
          <w:i/>
          <w:iCs/>
          <w:sz w:val="24"/>
          <w:szCs w:val="24"/>
        </w:rPr>
        <w:t>e level (</w:t>
      </w:r>
      <w:r w:rsidR="000A22C3">
        <w:rPr>
          <w:rFonts w:ascii="Times New Roman" w:hAnsi="Times New Roman" w:cs="Times New Roman"/>
          <w:i/>
          <w:iCs/>
          <w:sz w:val="24"/>
          <w:szCs w:val="24"/>
        </w:rPr>
        <w:t>0, no bias</w:t>
      </w:r>
      <w:r>
        <w:rPr>
          <w:rFonts w:ascii="Times New Roman" w:hAnsi="Times New Roman" w:cs="Times New Roman"/>
          <w:i/>
          <w:iCs/>
          <w:sz w:val="24"/>
          <w:szCs w:val="24"/>
        </w:rPr>
        <w:t xml:space="preserve">). </w:t>
      </w:r>
      <w:r w:rsidR="00A04697">
        <w:rPr>
          <w:rFonts w:ascii="Times New Roman" w:hAnsi="Times New Roman" w:cs="Times New Roman"/>
          <w:i/>
          <w:iCs/>
          <w:sz w:val="24"/>
          <w:szCs w:val="24"/>
        </w:rPr>
        <w:t>Note that baseline level (0, no bias) is represented by the dashed horizontal line.</w:t>
      </w:r>
    </w:p>
    <w:p w14:paraId="3BED372D" w14:textId="16864E7B" w:rsidR="006C23F9" w:rsidRDefault="006C23F9" w:rsidP="001617EA">
      <w:pPr>
        <w:spacing w:line="360" w:lineRule="auto"/>
        <w:jc w:val="both"/>
        <w:rPr>
          <w:rFonts w:ascii="Times New Roman" w:hAnsi="Times New Roman" w:cs="Times New Roman"/>
          <w:sz w:val="24"/>
          <w:szCs w:val="24"/>
        </w:rPr>
      </w:pPr>
    </w:p>
    <w:p w14:paraId="055446B9" w14:textId="0BA4AC3C" w:rsidR="00636E84" w:rsidRDefault="00695630" w:rsidP="001617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found that in the true belief condition, both mentalising participants, </w:t>
      </w:r>
      <w:r>
        <w:rPr>
          <w:rFonts w:ascii="Times New Roman" w:hAnsi="Times New Roman" w:cs="Times New Roman"/>
          <w:i/>
          <w:iCs/>
          <w:sz w:val="24"/>
          <w:szCs w:val="24"/>
        </w:rPr>
        <w:t>t</w:t>
      </w:r>
      <w:r>
        <w:rPr>
          <w:rFonts w:ascii="Times New Roman" w:hAnsi="Times New Roman" w:cs="Times New Roman"/>
          <w:sz w:val="24"/>
          <w:szCs w:val="24"/>
        </w:rPr>
        <w:t>(19) = 2.</w:t>
      </w:r>
      <w:r w:rsidR="00E67ABC">
        <w:rPr>
          <w:rFonts w:ascii="Times New Roman" w:hAnsi="Times New Roman" w:cs="Times New Roman"/>
          <w:sz w:val="24"/>
          <w:szCs w:val="24"/>
        </w:rPr>
        <w:t>377</w:t>
      </w:r>
      <w:r>
        <w:rPr>
          <w:rFonts w:ascii="Times New Roman" w:hAnsi="Times New Roman" w:cs="Times New Roman"/>
          <w:sz w:val="24"/>
          <w:szCs w:val="24"/>
        </w:rPr>
        <w:t>, p = .0</w:t>
      </w:r>
      <w:r w:rsidR="0040744B">
        <w:rPr>
          <w:rFonts w:ascii="Times New Roman" w:hAnsi="Times New Roman" w:cs="Times New Roman"/>
          <w:sz w:val="24"/>
          <w:szCs w:val="24"/>
        </w:rPr>
        <w:t>28</w:t>
      </w:r>
      <w:r>
        <w:rPr>
          <w:rFonts w:ascii="Times New Roman" w:hAnsi="Times New Roman" w:cs="Times New Roman"/>
          <w:sz w:val="24"/>
          <w:szCs w:val="24"/>
        </w:rPr>
        <w:t>, 95% CI = [.05</w:t>
      </w:r>
      <w:r w:rsidR="00E1249E">
        <w:rPr>
          <w:rFonts w:ascii="Times New Roman" w:hAnsi="Times New Roman" w:cs="Times New Roman"/>
          <w:sz w:val="24"/>
          <w:szCs w:val="24"/>
        </w:rPr>
        <w:t>0</w:t>
      </w:r>
      <w:r>
        <w:rPr>
          <w:rFonts w:ascii="Times New Roman" w:hAnsi="Times New Roman" w:cs="Times New Roman"/>
          <w:sz w:val="24"/>
          <w:szCs w:val="24"/>
        </w:rPr>
        <w:t>;Inf], and non- mentalising participants, V = 2</w:t>
      </w:r>
      <w:r w:rsidR="00F96048">
        <w:rPr>
          <w:rFonts w:ascii="Times New Roman" w:hAnsi="Times New Roman" w:cs="Times New Roman"/>
          <w:sz w:val="24"/>
          <w:szCs w:val="24"/>
        </w:rPr>
        <w:t>53</w:t>
      </w:r>
      <w:r>
        <w:rPr>
          <w:rFonts w:ascii="Times New Roman" w:hAnsi="Times New Roman" w:cs="Times New Roman"/>
          <w:sz w:val="24"/>
          <w:szCs w:val="24"/>
        </w:rPr>
        <w:t>, p = .00</w:t>
      </w:r>
      <w:r w:rsidR="003020D1">
        <w:rPr>
          <w:rFonts w:ascii="Times New Roman" w:hAnsi="Times New Roman" w:cs="Times New Roman"/>
          <w:sz w:val="24"/>
          <w:szCs w:val="24"/>
        </w:rPr>
        <w:t>3</w:t>
      </w:r>
      <w:r>
        <w:rPr>
          <w:rFonts w:ascii="Times New Roman" w:hAnsi="Times New Roman" w:cs="Times New Roman"/>
          <w:sz w:val="24"/>
          <w:szCs w:val="24"/>
        </w:rPr>
        <w:t>, 95% CI = [.</w:t>
      </w:r>
      <w:r w:rsidR="00A271F7">
        <w:rPr>
          <w:rFonts w:ascii="Times New Roman" w:hAnsi="Times New Roman" w:cs="Times New Roman"/>
          <w:sz w:val="24"/>
          <w:szCs w:val="24"/>
        </w:rPr>
        <w:t>109</w:t>
      </w:r>
      <w:r>
        <w:rPr>
          <w:rFonts w:ascii="Times New Roman" w:hAnsi="Times New Roman" w:cs="Times New Roman"/>
          <w:sz w:val="24"/>
          <w:szCs w:val="24"/>
        </w:rPr>
        <w:t xml:space="preserve">;Inf], had a DLTS </w:t>
      </w:r>
      <w:r w:rsidR="00EA623B">
        <w:rPr>
          <w:rFonts w:ascii="Times New Roman" w:hAnsi="Times New Roman" w:cs="Times New Roman"/>
          <w:sz w:val="24"/>
          <w:szCs w:val="24"/>
        </w:rPr>
        <w:t xml:space="preserve">significantly higher than 0, indicating a significant bias towards the target. In the false belief condition, however, mentalising participants’ DLTS scores did not differ from baseline, </w:t>
      </w:r>
      <w:r w:rsidR="00EA623B">
        <w:rPr>
          <w:rFonts w:ascii="Times New Roman" w:hAnsi="Times New Roman" w:cs="Times New Roman"/>
          <w:i/>
          <w:iCs/>
          <w:sz w:val="24"/>
          <w:szCs w:val="24"/>
        </w:rPr>
        <w:t>t</w:t>
      </w:r>
      <w:r w:rsidR="00EA623B">
        <w:rPr>
          <w:rFonts w:ascii="Times New Roman" w:hAnsi="Times New Roman" w:cs="Times New Roman"/>
          <w:sz w:val="24"/>
          <w:szCs w:val="24"/>
        </w:rPr>
        <w:t>(19) = -1.</w:t>
      </w:r>
      <w:r w:rsidR="009C13FF">
        <w:rPr>
          <w:rFonts w:ascii="Times New Roman" w:hAnsi="Times New Roman" w:cs="Times New Roman"/>
          <w:sz w:val="24"/>
          <w:szCs w:val="24"/>
        </w:rPr>
        <w:t>391</w:t>
      </w:r>
      <w:r w:rsidR="00EA623B">
        <w:rPr>
          <w:rFonts w:ascii="Times New Roman" w:hAnsi="Times New Roman" w:cs="Times New Roman"/>
          <w:sz w:val="24"/>
          <w:szCs w:val="24"/>
        </w:rPr>
        <w:t>, p = .</w:t>
      </w:r>
      <w:r w:rsidR="00F7500C">
        <w:rPr>
          <w:rFonts w:ascii="Times New Roman" w:hAnsi="Times New Roman" w:cs="Times New Roman"/>
          <w:sz w:val="24"/>
          <w:szCs w:val="24"/>
        </w:rPr>
        <w:t>18</w:t>
      </w:r>
      <w:r w:rsidR="00EA623B">
        <w:rPr>
          <w:rFonts w:ascii="Times New Roman" w:hAnsi="Times New Roman" w:cs="Times New Roman"/>
          <w:sz w:val="24"/>
          <w:szCs w:val="24"/>
        </w:rPr>
        <w:t>, 95% CI = [-.2</w:t>
      </w:r>
      <w:r w:rsidR="0009173A">
        <w:rPr>
          <w:rFonts w:ascii="Times New Roman" w:hAnsi="Times New Roman" w:cs="Times New Roman"/>
          <w:sz w:val="24"/>
          <w:szCs w:val="24"/>
        </w:rPr>
        <w:t>25</w:t>
      </w:r>
      <w:r w:rsidR="00EA623B">
        <w:rPr>
          <w:rFonts w:ascii="Times New Roman" w:hAnsi="Times New Roman" w:cs="Times New Roman"/>
          <w:sz w:val="24"/>
          <w:szCs w:val="24"/>
        </w:rPr>
        <w:t>;.0</w:t>
      </w:r>
      <w:r w:rsidR="004363B3">
        <w:rPr>
          <w:rFonts w:ascii="Times New Roman" w:hAnsi="Times New Roman" w:cs="Times New Roman"/>
          <w:sz w:val="24"/>
          <w:szCs w:val="24"/>
        </w:rPr>
        <w:t>45</w:t>
      </w:r>
      <w:r w:rsidR="00EA623B">
        <w:rPr>
          <w:rFonts w:ascii="Times New Roman" w:hAnsi="Times New Roman" w:cs="Times New Roman"/>
          <w:sz w:val="24"/>
          <w:szCs w:val="24"/>
        </w:rPr>
        <w:t xml:space="preserve">], whereas non-mentalising participants showed DLTS scores that were significantly lower then baseline 0, </w:t>
      </w:r>
      <w:r w:rsidR="00EA623B">
        <w:rPr>
          <w:rFonts w:ascii="Times New Roman" w:hAnsi="Times New Roman" w:cs="Times New Roman"/>
          <w:i/>
          <w:iCs/>
          <w:sz w:val="24"/>
          <w:szCs w:val="24"/>
        </w:rPr>
        <w:t>t</w:t>
      </w:r>
      <w:r w:rsidR="00EA623B">
        <w:rPr>
          <w:rFonts w:ascii="Times New Roman" w:hAnsi="Times New Roman" w:cs="Times New Roman"/>
          <w:sz w:val="24"/>
          <w:szCs w:val="24"/>
        </w:rPr>
        <w:t>(23) = -4.</w:t>
      </w:r>
      <w:r w:rsidR="002B18F8">
        <w:rPr>
          <w:rFonts w:ascii="Times New Roman" w:hAnsi="Times New Roman" w:cs="Times New Roman"/>
          <w:sz w:val="24"/>
          <w:szCs w:val="24"/>
        </w:rPr>
        <w:t>4</w:t>
      </w:r>
      <w:r w:rsidR="00EA623B">
        <w:rPr>
          <w:rFonts w:ascii="Times New Roman" w:hAnsi="Times New Roman" w:cs="Times New Roman"/>
          <w:sz w:val="24"/>
          <w:szCs w:val="24"/>
        </w:rPr>
        <w:t>76, p&lt;.001, 95% CI = [-3</w:t>
      </w:r>
      <w:r w:rsidR="00F301F9">
        <w:rPr>
          <w:rFonts w:ascii="Times New Roman" w:hAnsi="Times New Roman" w:cs="Times New Roman"/>
          <w:sz w:val="24"/>
          <w:szCs w:val="24"/>
        </w:rPr>
        <w:t>65</w:t>
      </w:r>
      <w:r w:rsidR="00EA623B">
        <w:rPr>
          <w:rFonts w:ascii="Times New Roman" w:hAnsi="Times New Roman" w:cs="Times New Roman"/>
          <w:sz w:val="24"/>
          <w:szCs w:val="24"/>
        </w:rPr>
        <w:t>;-.1</w:t>
      </w:r>
      <w:r w:rsidR="00481FEA">
        <w:rPr>
          <w:rFonts w:ascii="Times New Roman" w:hAnsi="Times New Roman" w:cs="Times New Roman"/>
          <w:sz w:val="24"/>
          <w:szCs w:val="24"/>
        </w:rPr>
        <w:t>35</w:t>
      </w:r>
      <w:r w:rsidR="00EA623B">
        <w:rPr>
          <w:rFonts w:ascii="Times New Roman" w:hAnsi="Times New Roman" w:cs="Times New Roman"/>
          <w:sz w:val="24"/>
          <w:szCs w:val="24"/>
        </w:rPr>
        <w:t>],</w:t>
      </w:r>
      <w:r w:rsidR="00DD29BF">
        <w:rPr>
          <w:rFonts w:ascii="Times New Roman" w:hAnsi="Times New Roman" w:cs="Times New Roman"/>
          <w:sz w:val="24"/>
          <w:szCs w:val="24"/>
        </w:rPr>
        <w:t xml:space="preserve"> indicating a significant bias towards the distractor cup.</w:t>
      </w:r>
    </w:p>
    <w:p w14:paraId="1D0C4CDB" w14:textId="4AF58294" w:rsidR="00177145" w:rsidRDefault="00AA3786" w:rsidP="001617EA">
      <w:pPr>
        <w:spacing w:line="360" w:lineRule="auto"/>
        <w:jc w:val="both"/>
        <w:rPr>
          <w:rFonts w:ascii="Times New Roman" w:hAnsi="Times New Roman" w:cs="Times New Roman"/>
          <w:sz w:val="24"/>
          <w:szCs w:val="24"/>
        </w:rPr>
      </w:pPr>
      <w:r>
        <w:rPr>
          <w:rFonts w:ascii="Times New Roman" w:hAnsi="Times New Roman" w:cs="Times New Roman"/>
          <w:sz w:val="24"/>
          <w:szCs w:val="24"/>
        </w:rPr>
        <w:t>We also tested the difference between groups within belief condition. In the true belief condition, we found that there was no difference between the mentalising and non-mentalising participants in terms of mean DLTS,</w:t>
      </w:r>
      <w:r>
        <w:rPr>
          <w:rFonts w:ascii="Times New Roman" w:hAnsi="Times New Roman" w:cs="Times New Roman"/>
          <w:i/>
          <w:iCs/>
          <w:sz w:val="24"/>
          <w:szCs w:val="24"/>
        </w:rPr>
        <w:t xml:space="preserve"> t</w:t>
      </w:r>
      <w:r>
        <w:rPr>
          <w:rFonts w:ascii="Times New Roman" w:hAnsi="Times New Roman" w:cs="Times New Roman"/>
          <w:sz w:val="24"/>
          <w:szCs w:val="24"/>
        </w:rPr>
        <w:t xml:space="preserve"> = </w:t>
      </w:r>
      <w:r w:rsidR="00252D10">
        <w:rPr>
          <w:rFonts w:ascii="Times New Roman" w:hAnsi="Times New Roman" w:cs="Times New Roman"/>
          <w:sz w:val="24"/>
          <w:szCs w:val="24"/>
        </w:rPr>
        <w:t>-.345</w:t>
      </w:r>
      <w:r>
        <w:rPr>
          <w:rFonts w:ascii="Times New Roman" w:hAnsi="Times New Roman" w:cs="Times New Roman"/>
          <w:sz w:val="24"/>
          <w:szCs w:val="24"/>
        </w:rPr>
        <w:t>, p = .</w:t>
      </w:r>
      <w:r w:rsidR="001D2507">
        <w:rPr>
          <w:rFonts w:ascii="Times New Roman" w:hAnsi="Times New Roman" w:cs="Times New Roman"/>
          <w:sz w:val="24"/>
          <w:szCs w:val="24"/>
        </w:rPr>
        <w:t>732</w:t>
      </w:r>
      <w:r>
        <w:rPr>
          <w:rFonts w:ascii="Times New Roman" w:hAnsi="Times New Roman" w:cs="Times New Roman"/>
          <w:sz w:val="24"/>
          <w:szCs w:val="24"/>
        </w:rPr>
        <w:t>, 95% CI = [-.</w:t>
      </w:r>
      <w:r w:rsidR="0014357E">
        <w:rPr>
          <w:rFonts w:ascii="Times New Roman" w:hAnsi="Times New Roman" w:cs="Times New Roman"/>
          <w:sz w:val="24"/>
          <w:szCs w:val="24"/>
        </w:rPr>
        <w:t>235</w:t>
      </w:r>
      <w:r>
        <w:rPr>
          <w:rFonts w:ascii="Times New Roman" w:hAnsi="Times New Roman" w:cs="Times New Roman"/>
          <w:sz w:val="24"/>
          <w:szCs w:val="24"/>
        </w:rPr>
        <w:t>;</w:t>
      </w:r>
      <w:r w:rsidR="00AA0549">
        <w:rPr>
          <w:rFonts w:ascii="Times New Roman" w:hAnsi="Times New Roman" w:cs="Times New Roman"/>
          <w:sz w:val="24"/>
          <w:szCs w:val="24"/>
        </w:rPr>
        <w:t>.1</w:t>
      </w:r>
      <w:r w:rsidR="001A09EE">
        <w:rPr>
          <w:rFonts w:ascii="Times New Roman" w:hAnsi="Times New Roman" w:cs="Times New Roman"/>
          <w:sz w:val="24"/>
          <w:szCs w:val="24"/>
        </w:rPr>
        <w:t>66</w:t>
      </w:r>
      <w:r w:rsidR="00AA0549">
        <w:rPr>
          <w:rFonts w:ascii="Times New Roman" w:hAnsi="Times New Roman" w:cs="Times New Roman"/>
          <w:sz w:val="24"/>
          <w:szCs w:val="24"/>
        </w:rPr>
        <w:t>]</w:t>
      </w:r>
      <w:r w:rsidR="00731A25">
        <w:rPr>
          <w:rFonts w:ascii="Times New Roman" w:hAnsi="Times New Roman" w:cs="Times New Roman"/>
          <w:sz w:val="24"/>
          <w:szCs w:val="24"/>
        </w:rPr>
        <w:t xml:space="preserve">. In the false </w:t>
      </w:r>
      <w:r w:rsidR="00731A25">
        <w:rPr>
          <w:rFonts w:ascii="Times New Roman" w:hAnsi="Times New Roman" w:cs="Times New Roman"/>
          <w:sz w:val="24"/>
          <w:szCs w:val="24"/>
        </w:rPr>
        <w:lastRenderedPageBreak/>
        <w:t>belief condition, however, we found that DLTS of non-mentalising participants was significantly lower (i.e. more biased towards the distractor) than the mean DLTS of the mentalising participants, W = 3</w:t>
      </w:r>
      <w:r w:rsidR="00CC779C">
        <w:rPr>
          <w:rFonts w:ascii="Times New Roman" w:hAnsi="Times New Roman" w:cs="Times New Roman"/>
          <w:sz w:val="24"/>
          <w:szCs w:val="24"/>
        </w:rPr>
        <w:t>24</w:t>
      </w:r>
      <w:r w:rsidR="00731A25">
        <w:rPr>
          <w:rFonts w:ascii="Times New Roman" w:hAnsi="Times New Roman" w:cs="Times New Roman"/>
          <w:sz w:val="24"/>
          <w:szCs w:val="24"/>
        </w:rPr>
        <w:t>, p = .0</w:t>
      </w:r>
      <w:r w:rsidR="00466DA3">
        <w:rPr>
          <w:rFonts w:ascii="Times New Roman" w:hAnsi="Times New Roman" w:cs="Times New Roman"/>
          <w:sz w:val="24"/>
          <w:szCs w:val="24"/>
        </w:rPr>
        <w:t>48</w:t>
      </w:r>
      <w:r w:rsidR="00731A25">
        <w:rPr>
          <w:rFonts w:ascii="Times New Roman" w:hAnsi="Times New Roman" w:cs="Times New Roman"/>
          <w:sz w:val="24"/>
          <w:szCs w:val="24"/>
        </w:rPr>
        <w:t>, 95% CI = [</w:t>
      </w:r>
      <w:r w:rsidR="00984343">
        <w:rPr>
          <w:rFonts w:ascii="Times New Roman" w:hAnsi="Times New Roman" w:cs="Times New Roman"/>
          <w:sz w:val="24"/>
          <w:szCs w:val="24"/>
        </w:rPr>
        <w:t>.0</w:t>
      </w:r>
      <w:r w:rsidR="00075567">
        <w:rPr>
          <w:rFonts w:ascii="Times New Roman" w:hAnsi="Times New Roman" w:cs="Times New Roman"/>
          <w:sz w:val="24"/>
          <w:szCs w:val="24"/>
        </w:rPr>
        <w:t>25</w:t>
      </w:r>
      <w:r w:rsidR="00984343">
        <w:rPr>
          <w:rFonts w:ascii="Times New Roman" w:hAnsi="Times New Roman" w:cs="Times New Roman"/>
          <w:sz w:val="24"/>
          <w:szCs w:val="24"/>
        </w:rPr>
        <w:t>;Inf</w:t>
      </w:r>
      <w:r w:rsidR="00731A25">
        <w:rPr>
          <w:rFonts w:ascii="Times New Roman" w:hAnsi="Times New Roman" w:cs="Times New Roman"/>
          <w:sz w:val="24"/>
          <w:szCs w:val="24"/>
        </w:rPr>
        <w:t>].</w:t>
      </w:r>
    </w:p>
    <w:p w14:paraId="5A32EE76" w14:textId="6EF31063" w:rsidR="00C255DA" w:rsidRDefault="00C255DA" w:rsidP="001617EA">
      <w:pPr>
        <w:spacing w:line="360" w:lineRule="auto"/>
        <w:jc w:val="both"/>
        <w:rPr>
          <w:rFonts w:ascii="Times New Roman" w:hAnsi="Times New Roman" w:cs="Times New Roman"/>
          <w:sz w:val="24"/>
          <w:szCs w:val="24"/>
        </w:rPr>
      </w:pPr>
    </w:p>
    <w:p w14:paraId="7DC898E7" w14:textId="0E4C3ACF" w:rsidR="00C255DA" w:rsidRDefault="00C255DA" w:rsidP="001617EA">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2.7 Temporal visualisation of fixation density per method of prediction</w:t>
      </w:r>
    </w:p>
    <w:p w14:paraId="1D78E234" w14:textId="23BBE350" w:rsidR="00075921" w:rsidRDefault="00104EE4" w:rsidP="001617EA">
      <w:pPr>
        <w:spacing w:line="360" w:lineRule="auto"/>
        <w:jc w:val="both"/>
        <w:rPr>
          <w:rFonts w:ascii="Times New Roman" w:hAnsi="Times New Roman" w:cs="Times New Roman"/>
          <w:sz w:val="24"/>
          <w:szCs w:val="24"/>
        </w:rPr>
      </w:pPr>
      <w:r>
        <w:rPr>
          <w:rFonts w:ascii="Times New Roman" w:hAnsi="Times New Roman" w:cs="Times New Roman"/>
          <w:sz w:val="24"/>
          <w:szCs w:val="24"/>
        </w:rPr>
        <w:t>Finally, we wanted to have a look at the temporal variations in fixation density in function of method of prediction implement on the explicit response task, as self-reported by the participants.</w:t>
      </w:r>
      <w:r w:rsidR="008700C1">
        <w:rPr>
          <w:rFonts w:ascii="Times New Roman" w:hAnsi="Times New Roman" w:cs="Times New Roman"/>
          <w:sz w:val="24"/>
          <w:szCs w:val="24"/>
        </w:rPr>
        <w:t xml:space="preserve"> A similar methodology was implemented as in paragraph 2</w:t>
      </w:r>
      <w:r w:rsidR="00075921">
        <w:rPr>
          <w:rFonts w:ascii="Times New Roman" w:hAnsi="Times New Roman" w:cs="Times New Roman"/>
          <w:sz w:val="24"/>
          <w:szCs w:val="24"/>
        </w:rPr>
        <w:t>.4 (see above). An overview of these visualisations can be found below</w:t>
      </w:r>
      <w:commentRangeStart w:id="42"/>
      <w:r w:rsidR="00075921">
        <w:rPr>
          <w:rFonts w:ascii="Times New Roman" w:hAnsi="Times New Roman" w:cs="Times New Roman"/>
          <w:sz w:val="24"/>
          <w:szCs w:val="24"/>
        </w:rPr>
        <w:t>.</w:t>
      </w:r>
      <w:commentRangeEnd w:id="42"/>
      <w:r w:rsidR="00C33BF8">
        <w:rPr>
          <w:rStyle w:val="CommentReference"/>
        </w:rPr>
        <w:commentReference w:id="42"/>
      </w:r>
    </w:p>
    <w:p w14:paraId="7A0C45F5" w14:textId="43E4B64C" w:rsidR="00746287" w:rsidRDefault="00746287" w:rsidP="001617EA">
      <w:pPr>
        <w:spacing w:line="360" w:lineRule="auto"/>
        <w:jc w:val="both"/>
        <w:rPr>
          <w:rFonts w:ascii="Times New Roman" w:hAnsi="Times New Roman" w:cs="Times New Roman"/>
          <w:sz w:val="24"/>
          <w:szCs w:val="24"/>
        </w:rPr>
      </w:pPr>
    </w:p>
    <w:p w14:paraId="383269D6" w14:textId="0C206FBC" w:rsidR="00746287" w:rsidRDefault="00746287" w:rsidP="001617EA">
      <w:pPr>
        <w:spacing w:line="360" w:lineRule="auto"/>
        <w:jc w:val="both"/>
        <w:rPr>
          <w:rFonts w:ascii="Times New Roman" w:hAnsi="Times New Roman" w:cs="Times New Roman"/>
          <w:sz w:val="24"/>
          <w:szCs w:val="24"/>
        </w:rPr>
      </w:pPr>
      <w:commentRangeStart w:id="43"/>
      <w:r w:rsidRPr="00F929F3">
        <w:rPr>
          <w:rFonts w:ascii="Times New Roman" w:hAnsi="Times New Roman" w:cs="Times New Roman"/>
          <w:sz w:val="24"/>
          <w:szCs w:val="24"/>
          <w:highlight w:val="yellow"/>
        </w:rPr>
        <w:t>Option: removing the no-grip trials as they are irrelevant here and just drag means down to baseline</w:t>
      </w:r>
      <w:commentRangeEnd w:id="43"/>
      <w:r w:rsidR="00282462">
        <w:rPr>
          <w:rStyle w:val="CommentReference"/>
        </w:rPr>
        <w:commentReference w:id="43"/>
      </w:r>
    </w:p>
    <w:p w14:paraId="536B2450" w14:textId="477D0BC3" w:rsidR="00A73621" w:rsidRPr="00A73621" w:rsidRDefault="00A73621" w:rsidP="001617EA">
      <w:pPr>
        <w:spacing w:line="360" w:lineRule="auto"/>
        <w:jc w:val="both"/>
        <w:rPr>
          <w:rFonts w:ascii="Times New Roman" w:hAnsi="Times New Roman" w:cs="Times New Roman"/>
          <w:sz w:val="24"/>
          <w:szCs w:val="24"/>
        </w:rPr>
      </w:pPr>
      <w:commentRangeStart w:id="44"/>
      <w:r w:rsidRPr="001D72CE">
        <w:rPr>
          <w:rFonts w:ascii="Times New Roman" w:hAnsi="Times New Roman" w:cs="Times New Roman"/>
          <w:sz w:val="24"/>
          <w:szCs w:val="24"/>
          <w:highlight w:val="cyan"/>
        </w:rPr>
        <w:t>To do: include the estimates for every mean differenc</w:t>
      </w:r>
      <w:r w:rsidR="001D4FCC" w:rsidRPr="001D72CE">
        <w:rPr>
          <w:rFonts w:ascii="Times New Roman" w:hAnsi="Times New Roman" w:cs="Times New Roman"/>
          <w:sz w:val="24"/>
          <w:szCs w:val="24"/>
          <w:highlight w:val="cyan"/>
        </w:rPr>
        <w:t>e related to a CI</w:t>
      </w:r>
      <w:r w:rsidR="00B8301B">
        <w:rPr>
          <w:rFonts w:ascii="Times New Roman" w:hAnsi="Times New Roman" w:cs="Times New Roman"/>
          <w:sz w:val="24"/>
          <w:szCs w:val="24"/>
        </w:rPr>
        <w:t>?</w:t>
      </w:r>
      <w:commentRangeEnd w:id="44"/>
      <w:r w:rsidR="00282462">
        <w:rPr>
          <w:rStyle w:val="CommentReference"/>
        </w:rPr>
        <w:commentReference w:id="44"/>
      </w:r>
    </w:p>
    <w:p w14:paraId="74CFC010" w14:textId="77777777" w:rsidR="00075921" w:rsidRDefault="00075921">
      <w:pPr>
        <w:rPr>
          <w:rFonts w:ascii="Times New Roman" w:hAnsi="Times New Roman" w:cs="Times New Roman"/>
          <w:sz w:val="24"/>
          <w:szCs w:val="24"/>
        </w:rPr>
      </w:pPr>
      <w:r>
        <w:rPr>
          <w:rFonts w:ascii="Times New Roman" w:hAnsi="Times New Roman" w:cs="Times New Roman"/>
          <w:sz w:val="24"/>
          <w:szCs w:val="24"/>
        </w:rPr>
        <w:br w:type="page"/>
      </w:r>
    </w:p>
    <w:p w14:paraId="7B0C230F" w14:textId="1A145FDC" w:rsidR="003C6377" w:rsidRDefault="00075921" w:rsidP="001617EA">
      <w:pPr>
        <w:spacing w:line="360" w:lineRule="auto"/>
        <w:jc w:val="both"/>
        <w:rPr>
          <w:rFonts w:ascii="Times New Roman" w:hAnsi="Times New Roman" w:cs="Times New Roman"/>
          <w:i/>
          <w:iCs/>
          <w:sz w:val="24"/>
          <w:szCs w:val="24"/>
        </w:rPr>
      </w:pPr>
      <w:r w:rsidRPr="00075921">
        <w:rPr>
          <w:rFonts w:ascii="Times New Roman" w:hAnsi="Times New Roman" w:cs="Times New Roman"/>
          <w:i/>
          <w:iCs/>
          <w:sz w:val="24"/>
          <w:szCs w:val="24"/>
        </w:rPr>
        <w:lastRenderedPageBreak/>
        <w:t xml:space="preserve">2.7.1 </w:t>
      </w:r>
      <w:commentRangeStart w:id="45"/>
      <w:r w:rsidRPr="00075921">
        <w:rPr>
          <w:rFonts w:ascii="Times New Roman" w:hAnsi="Times New Roman" w:cs="Times New Roman"/>
          <w:i/>
          <w:iCs/>
          <w:sz w:val="24"/>
          <w:szCs w:val="24"/>
        </w:rPr>
        <w:t xml:space="preserve">Mentalising </w:t>
      </w:r>
      <w:commentRangeEnd w:id="45"/>
      <w:r w:rsidR="00AD744C">
        <w:rPr>
          <w:rStyle w:val="CommentReference"/>
        </w:rPr>
        <w:commentReference w:id="45"/>
      </w:r>
      <w:r w:rsidRPr="00075921">
        <w:rPr>
          <w:rFonts w:ascii="Times New Roman" w:hAnsi="Times New Roman" w:cs="Times New Roman"/>
          <w:i/>
          <w:iCs/>
          <w:sz w:val="24"/>
          <w:szCs w:val="24"/>
        </w:rPr>
        <w:t>group</w:t>
      </w:r>
    </w:p>
    <w:p w14:paraId="49AC91DD" w14:textId="1F1B152C" w:rsidR="003C6377" w:rsidRDefault="00397591" w:rsidP="001617EA">
      <w:pPr>
        <w:spacing w:line="360" w:lineRule="auto"/>
        <w:jc w:val="both"/>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793290D" wp14:editId="3E1AA43A">
            <wp:extent cx="5724525" cy="7543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7543800"/>
                    </a:xfrm>
                    <a:prstGeom prst="rect">
                      <a:avLst/>
                    </a:prstGeom>
                    <a:noFill/>
                    <a:ln>
                      <a:noFill/>
                    </a:ln>
                  </pic:spPr>
                </pic:pic>
              </a:graphicData>
            </a:graphic>
          </wp:inline>
        </w:drawing>
      </w:r>
    </w:p>
    <w:p w14:paraId="167ED093" w14:textId="24D0D6B5" w:rsidR="00850F8D" w:rsidRDefault="00850F8D" w:rsidP="00850F8D">
      <w:pPr>
        <w:spacing w:line="360" w:lineRule="auto"/>
        <w:rPr>
          <w:rFonts w:ascii="Times New Roman" w:hAnsi="Times New Roman" w:cs="Times New Roman"/>
          <w:i/>
          <w:iCs/>
          <w:sz w:val="24"/>
          <w:szCs w:val="24"/>
        </w:rPr>
      </w:pPr>
      <w:commentRangeStart w:id="46"/>
      <w:r>
        <w:rPr>
          <w:rFonts w:ascii="Times New Roman" w:hAnsi="Times New Roman" w:cs="Times New Roman"/>
          <w:i/>
          <w:iCs/>
          <w:sz w:val="24"/>
          <w:szCs w:val="24"/>
        </w:rPr>
        <w:t xml:space="preserve">Figure X. Density of fixations (weighted by their duration) over time in </w:t>
      </w:r>
      <w:r w:rsidRPr="006E60DF">
        <w:rPr>
          <w:rFonts w:ascii="Times New Roman" w:hAnsi="Times New Roman" w:cs="Times New Roman"/>
          <w:i/>
          <w:iCs/>
          <w:sz w:val="24"/>
          <w:szCs w:val="24"/>
        </w:rPr>
        <w:t xml:space="preserve">the </w:t>
      </w:r>
      <w:r w:rsidR="00497146">
        <w:rPr>
          <w:rFonts w:ascii="Times New Roman" w:hAnsi="Times New Roman" w:cs="Times New Roman"/>
          <w:i/>
          <w:iCs/>
          <w:sz w:val="24"/>
          <w:szCs w:val="24"/>
        </w:rPr>
        <w:t>mentalising</w:t>
      </w:r>
      <w:r w:rsidRPr="006E60DF">
        <w:rPr>
          <w:rFonts w:ascii="Times New Roman" w:hAnsi="Times New Roman" w:cs="Times New Roman"/>
          <w:i/>
          <w:iCs/>
          <w:sz w:val="24"/>
          <w:szCs w:val="24"/>
        </w:rPr>
        <w:t xml:space="preserve"> group</w:t>
      </w:r>
      <w:r>
        <w:rPr>
          <w:rFonts w:ascii="Times New Roman" w:hAnsi="Times New Roman" w:cs="Times New Roman"/>
          <w:i/>
          <w:iCs/>
          <w:sz w:val="24"/>
          <w:szCs w:val="24"/>
        </w:rPr>
        <w:t>, per AOI, in function of belief and grip condition combinations.</w:t>
      </w:r>
      <w:commentRangeEnd w:id="46"/>
      <w:r w:rsidR="00182EAE">
        <w:rPr>
          <w:rStyle w:val="CommentReference"/>
        </w:rPr>
        <w:commentReference w:id="46"/>
      </w:r>
    </w:p>
    <w:p w14:paraId="7026AB19" w14:textId="4319ECEE" w:rsidR="00850F8D" w:rsidRDefault="00B33984" w:rsidP="001617EA">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lastRenderedPageBreak/>
        <w:t>2.7.2 Non-mentalising group</w:t>
      </w:r>
    </w:p>
    <w:p w14:paraId="54A32BFE" w14:textId="3E41DBB1" w:rsidR="00A619AA" w:rsidRDefault="00397591" w:rsidP="001617EA">
      <w:pPr>
        <w:spacing w:line="360" w:lineRule="auto"/>
        <w:jc w:val="both"/>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69E11EC3" wp14:editId="0530DAAD">
            <wp:extent cx="5724525" cy="7543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7543800"/>
                    </a:xfrm>
                    <a:prstGeom prst="rect">
                      <a:avLst/>
                    </a:prstGeom>
                    <a:noFill/>
                    <a:ln>
                      <a:noFill/>
                    </a:ln>
                  </pic:spPr>
                </pic:pic>
              </a:graphicData>
            </a:graphic>
          </wp:inline>
        </w:drawing>
      </w:r>
    </w:p>
    <w:p w14:paraId="5C64D5BC" w14:textId="0A7407AD" w:rsidR="00A619AA" w:rsidRPr="00DA2783" w:rsidRDefault="0023060C" w:rsidP="00DA2783">
      <w:pPr>
        <w:spacing w:line="360" w:lineRule="auto"/>
        <w:rPr>
          <w:rFonts w:ascii="Times New Roman" w:hAnsi="Times New Roman" w:cs="Times New Roman"/>
          <w:i/>
          <w:iCs/>
          <w:sz w:val="24"/>
          <w:szCs w:val="24"/>
        </w:rPr>
      </w:pPr>
      <w:commentRangeStart w:id="47"/>
      <w:r>
        <w:rPr>
          <w:rFonts w:ascii="Times New Roman" w:hAnsi="Times New Roman" w:cs="Times New Roman"/>
          <w:i/>
          <w:iCs/>
          <w:sz w:val="24"/>
          <w:szCs w:val="24"/>
        </w:rPr>
        <w:t xml:space="preserve">Figure X. Density of fixations (weighted by their duration) over time in </w:t>
      </w:r>
      <w:r w:rsidRPr="006E60DF">
        <w:rPr>
          <w:rFonts w:ascii="Times New Roman" w:hAnsi="Times New Roman" w:cs="Times New Roman"/>
          <w:i/>
          <w:iCs/>
          <w:sz w:val="24"/>
          <w:szCs w:val="24"/>
        </w:rPr>
        <w:t xml:space="preserve">the </w:t>
      </w:r>
      <w:r w:rsidR="00B80C7D">
        <w:rPr>
          <w:rFonts w:ascii="Times New Roman" w:hAnsi="Times New Roman" w:cs="Times New Roman"/>
          <w:i/>
          <w:iCs/>
          <w:sz w:val="24"/>
          <w:szCs w:val="24"/>
        </w:rPr>
        <w:t>non-</w:t>
      </w:r>
      <w:r>
        <w:rPr>
          <w:rFonts w:ascii="Times New Roman" w:hAnsi="Times New Roman" w:cs="Times New Roman"/>
          <w:i/>
          <w:iCs/>
          <w:sz w:val="24"/>
          <w:szCs w:val="24"/>
        </w:rPr>
        <w:t>mentalising</w:t>
      </w:r>
      <w:r w:rsidRPr="006E60DF">
        <w:rPr>
          <w:rFonts w:ascii="Times New Roman" w:hAnsi="Times New Roman" w:cs="Times New Roman"/>
          <w:i/>
          <w:iCs/>
          <w:sz w:val="24"/>
          <w:szCs w:val="24"/>
        </w:rPr>
        <w:t xml:space="preserve"> group</w:t>
      </w:r>
      <w:r>
        <w:rPr>
          <w:rFonts w:ascii="Times New Roman" w:hAnsi="Times New Roman" w:cs="Times New Roman"/>
          <w:i/>
          <w:iCs/>
          <w:sz w:val="24"/>
          <w:szCs w:val="24"/>
        </w:rPr>
        <w:t>, per AOI, in function of belief and grip condition combinations.</w:t>
      </w:r>
      <w:commentRangeEnd w:id="47"/>
      <w:r w:rsidR="00182EAE">
        <w:rPr>
          <w:rStyle w:val="CommentReference"/>
        </w:rPr>
        <w:commentReference w:id="47"/>
      </w:r>
    </w:p>
    <w:sectPr w:rsidR="00A619AA" w:rsidRPr="00DA278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Jason Low" w:date="2021-05-19T12:37:00Z" w:initials="JL">
    <w:p w14:paraId="26E33D39" w14:textId="37214960" w:rsidR="006D67DA" w:rsidRPr="006D67DA" w:rsidRDefault="006D67DA">
      <w:pPr>
        <w:pStyle w:val="CommentText"/>
        <w:rPr>
          <w:lang w:val="en-NZ"/>
        </w:rPr>
      </w:pPr>
      <w:r>
        <w:rPr>
          <w:rStyle w:val="CommentReference"/>
        </w:rPr>
        <w:annotationRef/>
      </w:r>
      <w:r>
        <w:rPr>
          <w:lang w:val="en-NZ"/>
        </w:rPr>
        <w:t xml:space="preserve">These are the “essential debrief questions” right? The ones that if participants gave wrong answers, their data would not be in analysis – as per the yellow highlight below in 1.4? </w:t>
      </w:r>
    </w:p>
  </w:comment>
  <w:comment w:id="12" w:author="Butterfill, Stephen" w:date="2021-05-26T18:29:00Z" w:initials="BS">
    <w:p w14:paraId="53255B98" w14:textId="726C9AA3" w:rsidR="000E0F94" w:rsidRDefault="000E0F94">
      <w:pPr>
        <w:pStyle w:val="CommentText"/>
      </w:pPr>
      <w:r>
        <w:rPr>
          <w:rStyle w:val="CommentReference"/>
        </w:rPr>
        <w:annotationRef/>
      </w:r>
      <w:r>
        <w:t xml:space="preserve">Should we say explicitly what the target AOI is? (i.e. the </w:t>
      </w:r>
      <w:r>
        <w:rPr>
          <w:i/>
          <w:iCs/>
        </w:rPr>
        <w:t xml:space="preserve">target </w:t>
      </w:r>
      <w:r>
        <w:t xml:space="preserve">is the AOI surrounding the cup which matches both the grip and belief. For example, in the whole-hand-grip TB condition, the target is the AOI around the large cup, and in the whole-hand-grip FB condition, the target is the AOI around the small cup.  In the no-grip condition, the </w:t>
      </w:r>
      <w:r w:rsidRPr="000E0F94">
        <w:rPr>
          <w:i/>
          <w:iCs/>
        </w:rPr>
        <w:t>target</w:t>
      </w:r>
      <w:r>
        <w:t xml:space="preserve"> is …</w:t>
      </w:r>
      <w:r w:rsidR="00BD08DB">
        <w:t>)</w:t>
      </w:r>
    </w:p>
  </w:comment>
  <w:comment w:id="29" w:author="Jason Low" w:date="2021-05-19T12:41:00Z" w:initials="JL">
    <w:p w14:paraId="7E869FE6" w14:textId="261D5E1E" w:rsidR="006D67DA" w:rsidRPr="006D67DA" w:rsidRDefault="006D67DA">
      <w:pPr>
        <w:pStyle w:val="CommentText"/>
        <w:rPr>
          <w:lang w:val="en-NZ"/>
        </w:rPr>
      </w:pPr>
      <w:r>
        <w:rPr>
          <w:rStyle w:val="CommentReference"/>
        </w:rPr>
        <w:annotationRef/>
      </w:r>
      <w:r>
        <w:rPr>
          <w:lang w:val="en-NZ"/>
        </w:rPr>
        <w:t xml:space="preserve">Can this sentence be written in a simpler way for non-statistics savvy folks like myself? </w:t>
      </w:r>
      <w:r w:rsidRPr="006D67DA">
        <w:rPr>
          <mc:AlternateContent>
            <mc:Choice Requires="w16se"/>
            <mc:Fallback>
              <w:rFonts w:ascii="Segoe UI Emoji" w:eastAsia="Segoe UI Emoji" w:hAnsi="Segoe UI Emoji" w:cs="Segoe UI Emoji"/>
            </mc:Fallback>
          </mc:AlternateContent>
          <w:lang w:val="en-NZ"/>
        </w:rPr>
        <mc:AlternateContent>
          <mc:Choice Requires="w16se">
            <w16se:symEx w16se:font="Segoe UI Emoji" w16se:char="1F60A"/>
          </mc:Choice>
          <mc:Fallback>
            <w:t>😊</w:t>
          </mc:Fallback>
        </mc:AlternateContent>
      </w:r>
    </w:p>
  </w:comment>
  <w:comment w:id="30" w:author="Jason Low" w:date="2021-05-19T12:58:00Z" w:initials="JL">
    <w:p w14:paraId="01A69F53" w14:textId="3E944CFD" w:rsidR="00182EAE" w:rsidRPr="00182EAE" w:rsidRDefault="00182EAE">
      <w:pPr>
        <w:pStyle w:val="CommentText"/>
        <w:rPr>
          <w:lang w:val="en-NZ"/>
        </w:rPr>
      </w:pPr>
      <w:r>
        <w:rPr>
          <w:rStyle w:val="CommentReference"/>
        </w:rPr>
        <w:annotationRef/>
      </w:r>
      <w:r>
        <w:rPr>
          <w:lang w:val="en-NZ"/>
        </w:rPr>
        <w:t xml:space="preserve">This sounds important, but can the sentence be simplified for the non-technical reader? </w:t>
      </w:r>
      <w:r w:rsidRPr="00182EAE">
        <w:rPr>
          <mc:AlternateContent>
            <mc:Choice Requires="w16se"/>
            <mc:Fallback>
              <w:rFonts w:ascii="Segoe UI Emoji" w:eastAsia="Segoe UI Emoji" w:hAnsi="Segoe UI Emoji" w:cs="Segoe UI Emoji"/>
            </mc:Fallback>
          </mc:AlternateContent>
          <w:lang w:val="en-NZ"/>
        </w:rPr>
        <mc:AlternateContent>
          <mc:Choice Requires="w16se">
            <w16se:symEx w16se:font="Segoe UI Emoji" w16se:char="1F60A"/>
          </mc:Choice>
          <mc:Fallback>
            <w:t>😊</w:t>
          </mc:Fallback>
        </mc:AlternateContent>
      </w:r>
    </w:p>
  </w:comment>
  <w:comment w:id="31" w:author="Butterfill, Stephen" w:date="2021-05-26T18:26:00Z" w:initials="BS">
    <w:p w14:paraId="6BC95F6A" w14:textId="4EBCC2F8" w:rsidR="00890744" w:rsidRDefault="00890744">
      <w:pPr>
        <w:pStyle w:val="CommentText"/>
      </w:pPr>
      <w:r>
        <w:rPr>
          <w:rStyle w:val="CommentReference"/>
        </w:rPr>
        <w:annotationRef/>
      </w:r>
      <w:r>
        <w:t>Do we need to cite a</w:t>
      </w:r>
      <w:r w:rsidR="00EB08AB">
        <w:t xml:space="preserve"> canonical</w:t>
      </w:r>
      <w:r>
        <w:t xml:space="preserve"> source for the method here?</w:t>
      </w:r>
    </w:p>
  </w:comment>
  <w:comment w:id="35" w:author="Jason Low" w:date="2021-05-19T12:43:00Z" w:initials="JL">
    <w:p w14:paraId="0604F9C4" w14:textId="7069E7CE" w:rsidR="006D67DA" w:rsidRPr="006D67DA" w:rsidRDefault="006D67DA">
      <w:pPr>
        <w:pStyle w:val="CommentText"/>
        <w:rPr>
          <w:lang w:val="en-NZ"/>
        </w:rPr>
      </w:pPr>
      <w:r>
        <w:rPr>
          <w:rStyle w:val="CommentReference"/>
        </w:rPr>
        <w:annotationRef/>
      </w:r>
      <w:r>
        <w:rPr>
          <w:lang w:val="en-NZ"/>
        </w:rPr>
        <w:t>Is this a typo? Since the other contrasts in this paragraph involves a t test, I assume this should be a t and not z?</w:t>
      </w:r>
    </w:p>
  </w:comment>
  <w:comment w:id="36" w:author="Jason Low" w:date="2021-05-19T12:44:00Z" w:initials="JL">
    <w:p w14:paraId="29EEC698" w14:textId="021D2753" w:rsidR="006D67DA" w:rsidRPr="006D67DA" w:rsidRDefault="006D67DA">
      <w:pPr>
        <w:pStyle w:val="CommentText"/>
        <w:rPr>
          <w:lang w:val="en-NZ"/>
        </w:rPr>
      </w:pPr>
      <w:r>
        <w:rPr>
          <w:rStyle w:val="CommentReference"/>
        </w:rPr>
        <w:annotationRef/>
      </w:r>
      <w:r>
        <w:rPr>
          <w:lang w:val="en-NZ"/>
        </w:rPr>
        <w:t>Ok, we look forward to what you will report in this section, Peiter.</w:t>
      </w:r>
    </w:p>
  </w:comment>
  <w:comment w:id="37" w:author="Butterfill, Stephen" w:date="2021-05-26T18:35:00Z" w:initials="BS">
    <w:p w14:paraId="45744AF4" w14:textId="6D5C9E38" w:rsidR="00A52D29" w:rsidRDefault="00A52D29">
      <w:pPr>
        <w:pStyle w:val="CommentText"/>
      </w:pPr>
      <w:r>
        <w:rPr>
          <w:rStyle w:val="CommentReference"/>
        </w:rPr>
        <w:annotationRef/>
      </w:r>
      <w:r>
        <w:t>?</w:t>
      </w:r>
    </w:p>
  </w:comment>
  <w:comment w:id="38" w:author="Jason Low" w:date="2021-05-19T13:00:00Z" w:initials="JL">
    <w:p w14:paraId="13875A0A" w14:textId="16F794B5" w:rsidR="00182EAE" w:rsidRPr="00182EAE" w:rsidRDefault="00182EAE">
      <w:pPr>
        <w:pStyle w:val="CommentText"/>
        <w:rPr>
          <w:lang w:val="en-NZ"/>
        </w:rPr>
      </w:pPr>
      <w:r>
        <w:rPr>
          <w:rStyle w:val="CommentReference"/>
        </w:rPr>
        <w:annotationRef/>
      </w:r>
      <w:r>
        <w:rPr>
          <w:lang w:val="en-NZ"/>
        </w:rPr>
        <w:t xml:space="preserve">Perhaps sections 2.4 and 2.4.1 and 2.4.2 can be moved to just after section 2.1.2. </w:t>
      </w:r>
    </w:p>
  </w:comment>
  <w:comment w:id="39" w:author="Jason Low" w:date="2021-05-19T13:02:00Z" w:initials="JL">
    <w:p w14:paraId="33109894" w14:textId="14762654" w:rsidR="00182EAE" w:rsidRPr="00182EAE" w:rsidRDefault="00182EAE">
      <w:pPr>
        <w:pStyle w:val="CommentText"/>
        <w:rPr>
          <w:lang w:val="en-NZ"/>
        </w:rPr>
      </w:pPr>
      <w:r>
        <w:rPr>
          <w:rStyle w:val="CommentReference"/>
        </w:rPr>
        <w:annotationRef/>
      </w:r>
      <w:r>
        <w:rPr>
          <w:lang w:val="en-NZ"/>
        </w:rPr>
        <w:t>Pieter are there any exploratory descriptives/statistics that you can run to provide text to this Figure. Something that would tell the reader about how the densities changes to distractor and to target fluctuated (or fought for dominance) over time?</w:t>
      </w:r>
    </w:p>
  </w:comment>
  <w:comment w:id="40" w:author="Jason Low" w:date="2021-05-19T13:04:00Z" w:initials="JL">
    <w:p w14:paraId="3D62E6A7" w14:textId="65DE114F" w:rsidR="00182EAE" w:rsidRPr="00182EAE" w:rsidRDefault="00182EAE" w:rsidP="00182EAE">
      <w:pPr>
        <w:pStyle w:val="CommentText"/>
        <w:rPr>
          <w:lang w:val="en-NZ"/>
        </w:rPr>
      </w:pPr>
      <w:r>
        <w:rPr>
          <w:rStyle w:val="CommentReference"/>
        </w:rPr>
        <w:annotationRef/>
      </w:r>
      <w:r>
        <w:rPr>
          <w:lang w:val="en-NZ"/>
        </w:rPr>
        <w:t>Similarly, Pieter are there any exploratory descriptives/statistics that you can run to provide text to this Figure. Something that would tell the reader about how the densities changes to distractor and to target fluctuated (or fought for dominance) over time?</w:t>
      </w:r>
    </w:p>
    <w:p w14:paraId="34C145AA" w14:textId="16377268" w:rsidR="00182EAE" w:rsidRDefault="00182EAE">
      <w:pPr>
        <w:pStyle w:val="CommentText"/>
      </w:pPr>
    </w:p>
  </w:comment>
  <w:comment w:id="41" w:author="Butterfill, Stephen" w:date="2021-05-26T18:44:00Z" w:initials="BS">
    <w:p w14:paraId="3977A626" w14:textId="771988ED" w:rsidR="00636526" w:rsidRDefault="003F31A2">
      <w:pPr>
        <w:pStyle w:val="CommentText"/>
      </w:pPr>
      <w:r>
        <w:t xml:space="preserve">[Silly question: </w:t>
      </w:r>
      <w:r w:rsidR="00636526">
        <w:rPr>
          <w:rStyle w:val="CommentReference"/>
        </w:rPr>
        <w:annotationRef/>
      </w:r>
      <w:r w:rsidR="00636526">
        <w:t>Am I right that A and B are two ways of looking at the same data?</w:t>
      </w:r>
      <w:r>
        <w:t>]</w:t>
      </w:r>
    </w:p>
  </w:comment>
  <w:comment w:id="42" w:author="Butterfill, Stephen" w:date="2021-05-26T18:48:00Z" w:initials="BS">
    <w:p w14:paraId="6B6540EA" w14:textId="1F224998" w:rsidR="00C33BF8" w:rsidRDefault="00C33BF8">
      <w:pPr>
        <w:pStyle w:val="CommentText"/>
      </w:pPr>
      <w:r>
        <w:rPr>
          <w:rStyle w:val="CommentReference"/>
        </w:rPr>
        <w:annotationRef/>
      </w:r>
      <w:r>
        <w:t xml:space="preserve">I really like these visualisations (and the ones earlier).  </w:t>
      </w:r>
      <w:r w:rsidR="002021B8">
        <w:t>I wonder if there’s a way to combine the mentalizing and non-</w:t>
      </w:r>
      <w:r w:rsidR="007A39E7">
        <w:t>mentalizing</w:t>
      </w:r>
      <w:r w:rsidR="002021B8">
        <w:t xml:space="preserve"> ones in a single figure? E.g. maybe the curves could represent TGT-OPP (rather than one curce for OPP and one curve for TGT)? This would enable you to put a curve for each of the two groups (mentalizing and other) on one chart.</w:t>
      </w:r>
    </w:p>
  </w:comment>
  <w:comment w:id="43" w:author="Jason Low" w:date="2021-05-19T12:49:00Z" w:initials="JL">
    <w:p w14:paraId="776B0EA5" w14:textId="7F20F198" w:rsidR="00282462" w:rsidRPr="00282462" w:rsidRDefault="00282462">
      <w:pPr>
        <w:pStyle w:val="CommentText"/>
        <w:rPr>
          <w:lang w:val="en-NZ"/>
        </w:rPr>
      </w:pPr>
      <w:r>
        <w:rPr>
          <w:rStyle w:val="CommentReference"/>
        </w:rPr>
        <w:annotationRef/>
      </w:r>
      <w:r>
        <w:rPr>
          <w:lang w:val="en-NZ"/>
        </w:rPr>
        <w:t>Pieter, this is an interesting suggestion your propose. Go ahead and report this.</w:t>
      </w:r>
    </w:p>
  </w:comment>
  <w:comment w:id="44" w:author="Jason Low" w:date="2021-05-19T12:49:00Z" w:initials="JL">
    <w:p w14:paraId="6A87FB90" w14:textId="58185848" w:rsidR="00282462" w:rsidRPr="00282462" w:rsidRDefault="00282462">
      <w:pPr>
        <w:pStyle w:val="CommentText"/>
        <w:rPr>
          <w:lang w:val="en-NZ"/>
        </w:rPr>
      </w:pPr>
      <w:r>
        <w:rPr>
          <w:rStyle w:val="CommentReference"/>
        </w:rPr>
        <w:annotationRef/>
      </w:r>
      <w:r>
        <w:rPr>
          <w:lang w:val="en-NZ"/>
        </w:rPr>
        <w:t>If you can wrangle that, it would be great!</w:t>
      </w:r>
    </w:p>
  </w:comment>
  <w:comment w:id="45" w:author="Butterfill, Stephen" w:date="2021-05-26T21:16:00Z" w:initials="BS">
    <w:p w14:paraId="554B98B4" w14:textId="56B0E18E" w:rsidR="00AD744C" w:rsidRDefault="00AD744C">
      <w:pPr>
        <w:pStyle w:val="CommentText"/>
      </w:pPr>
      <w:r>
        <w:rPr>
          <w:rStyle w:val="CommentReference"/>
        </w:rPr>
        <w:annotationRef/>
      </w:r>
      <w:r>
        <w:t>This was the ‘Belief’ group earlier.</w:t>
      </w:r>
    </w:p>
  </w:comment>
  <w:comment w:id="46" w:author="Jason Low" w:date="2021-05-19T13:05:00Z" w:initials="JL">
    <w:p w14:paraId="553AEF7B" w14:textId="72E153A7" w:rsidR="00182EAE" w:rsidRPr="00182EAE" w:rsidRDefault="00182EAE">
      <w:pPr>
        <w:pStyle w:val="CommentText"/>
        <w:rPr>
          <w:lang w:val="en-NZ"/>
        </w:rPr>
      </w:pPr>
      <w:r>
        <w:rPr>
          <w:rStyle w:val="CommentReference"/>
        </w:rPr>
        <w:annotationRef/>
      </w:r>
      <w:r>
        <w:rPr>
          <w:lang w:val="en-NZ"/>
        </w:rPr>
        <w:t>Some text to help the reader work through this Figure?</w:t>
      </w:r>
    </w:p>
  </w:comment>
  <w:comment w:id="47" w:author="Jason Low" w:date="2021-05-19T13:05:00Z" w:initials="JL">
    <w:p w14:paraId="75CE839E" w14:textId="77777777" w:rsidR="00182EAE" w:rsidRPr="00182EAE" w:rsidRDefault="00182EAE" w:rsidP="00182EAE">
      <w:pPr>
        <w:pStyle w:val="CommentText"/>
        <w:rPr>
          <w:lang w:val="en-NZ"/>
        </w:rPr>
      </w:pPr>
      <w:r>
        <w:rPr>
          <w:rStyle w:val="CommentReference"/>
        </w:rPr>
        <w:annotationRef/>
      </w:r>
      <w:r>
        <w:rPr>
          <w:lang w:val="en-NZ"/>
        </w:rPr>
        <w:t>Some text to help the reader work through this Figure?</w:t>
      </w:r>
    </w:p>
    <w:p w14:paraId="1558E9AD" w14:textId="0E9C3C23" w:rsidR="00182EAE" w:rsidRDefault="00182EA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6E33D39" w15:done="0"/>
  <w15:commentEx w15:paraId="53255B98" w15:done="0"/>
  <w15:commentEx w15:paraId="7E869FE6" w15:done="0"/>
  <w15:commentEx w15:paraId="01A69F53" w15:done="0"/>
  <w15:commentEx w15:paraId="6BC95F6A" w15:done="0"/>
  <w15:commentEx w15:paraId="0604F9C4" w15:done="0"/>
  <w15:commentEx w15:paraId="29EEC698" w15:done="0"/>
  <w15:commentEx w15:paraId="45744AF4" w15:done="0"/>
  <w15:commentEx w15:paraId="13875A0A" w15:done="0"/>
  <w15:commentEx w15:paraId="33109894" w15:done="0"/>
  <w15:commentEx w15:paraId="34C145AA" w15:done="0"/>
  <w15:commentEx w15:paraId="3977A626" w15:done="0"/>
  <w15:commentEx w15:paraId="6B6540EA" w15:done="0"/>
  <w15:commentEx w15:paraId="776B0EA5" w15:done="0"/>
  <w15:commentEx w15:paraId="6A87FB90" w15:done="0"/>
  <w15:commentEx w15:paraId="554B98B4" w15:done="0"/>
  <w15:commentEx w15:paraId="553AEF7B" w15:done="0"/>
  <w15:commentEx w15:paraId="1558E9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4F8502" w16cex:dateUtc="2021-05-19T00:37:00Z"/>
  <w16cex:commentExtensible w16cex:durableId="24591203" w16cex:dateUtc="2021-05-26T17:29:00Z"/>
  <w16cex:commentExtensible w16cex:durableId="244F8600" w16cex:dateUtc="2021-05-19T00:41:00Z"/>
  <w16cex:commentExtensible w16cex:durableId="244F8A0D" w16cex:dateUtc="2021-05-19T00:58:00Z"/>
  <w16cex:commentExtensible w16cex:durableId="2459115B" w16cex:dateUtc="2021-05-26T17:26:00Z"/>
  <w16cex:commentExtensible w16cex:durableId="244F8659" w16cex:dateUtc="2021-05-19T00:43:00Z"/>
  <w16cex:commentExtensible w16cex:durableId="244F86C6" w16cex:dateUtc="2021-05-19T00:44:00Z"/>
  <w16cex:commentExtensible w16cex:durableId="24591380" w16cex:dateUtc="2021-05-26T17:35:00Z"/>
  <w16cex:commentExtensible w16cex:durableId="244F8A64" w16cex:dateUtc="2021-05-19T01:00:00Z"/>
  <w16cex:commentExtensible w16cex:durableId="244F8AD8" w16cex:dateUtc="2021-05-19T01:02:00Z"/>
  <w16cex:commentExtensible w16cex:durableId="244F8B59" w16cex:dateUtc="2021-05-19T01:04:00Z"/>
  <w16cex:commentExtensible w16cex:durableId="245915AA" w16cex:dateUtc="2021-05-26T17:44:00Z"/>
  <w16cex:commentExtensible w16cex:durableId="24591677" w16cex:dateUtc="2021-05-26T17:48:00Z"/>
  <w16cex:commentExtensible w16cex:durableId="244F87C5" w16cex:dateUtc="2021-05-19T00:49:00Z"/>
  <w16cex:commentExtensible w16cex:durableId="244F87EB" w16cex:dateUtc="2021-05-19T00:49:00Z"/>
  <w16cex:commentExtensible w16cex:durableId="24593929" w16cex:dateUtc="2021-05-26T20:16:00Z"/>
  <w16cex:commentExtensible w16cex:durableId="244F8B94" w16cex:dateUtc="2021-05-19T01:05:00Z"/>
  <w16cex:commentExtensible w16cex:durableId="244F8BB4" w16cex:dateUtc="2021-05-19T0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6E33D39" w16cid:durableId="244F8502"/>
  <w16cid:commentId w16cid:paraId="53255B98" w16cid:durableId="24591203"/>
  <w16cid:commentId w16cid:paraId="7E869FE6" w16cid:durableId="244F8600"/>
  <w16cid:commentId w16cid:paraId="01A69F53" w16cid:durableId="244F8A0D"/>
  <w16cid:commentId w16cid:paraId="6BC95F6A" w16cid:durableId="2459115B"/>
  <w16cid:commentId w16cid:paraId="0604F9C4" w16cid:durableId="244F8659"/>
  <w16cid:commentId w16cid:paraId="29EEC698" w16cid:durableId="244F86C6"/>
  <w16cid:commentId w16cid:paraId="45744AF4" w16cid:durableId="24591380"/>
  <w16cid:commentId w16cid:paraId="13875A0A" w16cid:durableId="244F8A64"/>
  <w16cid:commentId w16cid:paraId="33109894" w16cid:durableId="244F8AD8"/>
  <w16cid:commentId w16cid:paraId="34C145AA" w16cid:durableId="244F8B59"/>
  <w16cid:commentId w16cid:paraId="3977A626" w16cid:durableId="245915AA"/>
  <w16cid:commentId w16cid:paraId="6B6540EA" w16cid:durableId="24591677"/>
  <w16cid:commentId w16cid:paraId="776B0EA5" w16cid:durableId="244F87C5"/>
  <w16cid:commentId w16cid:paraId="6A87FB90" w16cid:durableId="244F87EB"/>
  <w16cid:commentId w16cid:paraId="554B98B4" w16cid:durableId="24593929"/>
  <w16cid:commentId w16cid:paraId="553AEF7B" w16cid:durableId="244F8B94"/>
  <w16cid:commentId w16cid:paraId="1558E9AD" w16cid:durableId="244F8B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91BF72" w14:textId="77777777" w:rsidR="007A4EFE" w:rsidRDefault="007A4EFE" w:rsidP="00850F8D">
      <w:pPr>
        <w:spacing w:after="0" w:line="240" w:lineRule="auto"/>
      </w:pPr>
      <w:r>
        <w:separator/>
      </w:r>
    </w:p>
  </w:endnote>
  <w:endnote w:type="continuationSeparator" w:id="0">
    <w:p w14:paraId="6A6DAF28" w14:textId="77777777" w:rsidR="007A4EFE" w:rsidRDefault="007A4EFE" w:rsidP="0085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B8E771" w14:textId="77777777" w:rsidR="007A4EFE" w:rsidRDefault="007A4EFE" w:rsidP="00850F8D">
      <w:pPr>
        <w:spacing w:after="0" w:line="240" w:lineRule="auto"/>
      </w:pPr>
      <w:r>
        <w:separator/>
      </w:r>
    </w:p>
  </w:footnote>
  <w:footnote w:type="continuationSeparator" w:id="0">
    <w:p w14:paraId="468BAD75" w14:textId="77777777" w:rsidR="007A4EFE" w:rsidRDefault="007A4EFE" w:rsidP="00850F8D">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son Low">
    <w15:presenceInfo w15:providerId="AD" w15:userId="S::lowja@staff.vuw.ac.nz::2f83a558-6f6d-40a3-b3ff-f0298cf0f338"/>
  </w15:person>
  <w15:person w15:author="Butterfill, Stephen">
    <w15:presenceInfo w15:providerId="AD" w15:userId="S::pysdag@live.warwick.ac.uk::9ca1df95-2bad-4d61-8636-d3557d7d1f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5"/>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B31"/>
    <w:rsid w:val="00002535"/>
    <w:rsid w:val="0000774C"/>
    <w:rsid w:val="0001184F"/>
    <w:rsid w:val="00016ECE"/>
    <w:rsid w:val="000248F9"/>
    <w:rsid w:val="0002526A"/>
    <w:rsid w:val="000309C7"/>
    <w:rsid w:val="000309FB"/>
    <w:rsid w:val="00030FEB"/>
    <w:rsid w:val="00032978"/>
    <w:rsid w:val="00034A11"/>
    <w:rsid w:val="00037F8C"/>
    <w:rsid w:val="000420B2"/>
    <w:rsid w:val="00042D0B"/>
    <w:rsid w:val="00046B6A"/>
    <w:rsid w:val="000623FC"/>
    <w:rsid w:val="00063F12"/>
    <w:rsid w:val="000643D2"/>
    <w:rsid w:val="00065043"/>
    <w:rsid w:val="000717C7"/>
    <w:rsid w:val="000733A3"/>
    <w:rsid w:val="00075567"/>
    <w:rsid w:val="00075921"/>
    <w:rsid w:val="0007797C"/>
    <w:rsid w:val="00077F9B"/>
    <w:rsid w:val="00084B07"/>
    <w:rsid w:val="00085C90"/>
    <w:rsid w:val="0009173A"/>
    <w:rsid w:val="0009302F"/>
    <w:rsid w:val="000A0A75"/>
    <w:rsid w:val="000A0D86"/>
    <w:rsid w:val="000A21BB"/>
    <w:rsid w:val="000A22C3"/>
    <w:rsid w:val="000A52A5"/>
    <w:rsid w:val="000B0E1B"/>
    <w:rsid w:val="000B5055"/>
    <w:rsid w:val="000B5908"/>
    <w:rsid w:val="000B5F38"/>
    <w:rsid w:val="000B6A78"/>
    <w:rsid w:val="000B7A6A"/>
    <w:rsid w:val="000C584E"/>
    <w:rsid w:val="000D5E3A"/>
    <w:rsid w:val="000E0F94"/>
    <w:rsid w:val="000E2DB9"/>
    <w:rsid w:val="000F2EF9"/>
    <w:rsid w:val="000F3E34"/>
    <w:rsid w:val="000F51BC"/>
    <w:rsid w:val="00100519"/>
    <w:rsid w:val="0010222D"/>
    <w:rsid w:val="00102A01"/>
    <w:rsid w:val="00103827"/>
    <w:rsid w:val="00104E5C"/>
    <w:rsid w:val="00104EE4"/>
    <w:rsid w:val="00106BFA"/>
    <w:rsid w:val="00107756"/>
    <w:rsid w:val="00113EE4"/>
    <w:rsid w:val="00114614"/>
    <w:rsid w:val="00121803"/>
    <w:rsid w:val="0012304D"/>
    <w:rsid w:val="00130B7C"/>
    <w:rsid w:val="00131322"/>
    <w:rsid w:val="00136E32"/>
    <w:rsid w:val="0014357E"/>
    <w:rsid w:val="00143DFA"/>
    <w:rsid w:val="001477FE"/>
    <w:rsid w:val="00153DAB"/>
    <w:rsid w:val="001563AA"/>
    <w:rsid w:val="00160B1B"/>
    <w:rsid w:val="001617EA"/>
    <w:rsid w:val="00167623"/>
    <w:rsid w:val="0016784D"/>
    <w:rsid w:val="00167E63"/>
    <w:rsid w:val="00170C0D"/>
    <w:rsid w:val="0017455A"/>
    <w:rsid w:val="0017708B"/>
    <w:rsid w:val="00177145"/>
    <w:rsid w:val="001777D8"/>
    <w:rsid w:val="00177B95"/>
    <w:rsid w:val="00180E12"/>
    <w:rsid w:val="00182EAE"/>
    <w:rsid w:val="001833E1"/>
    <w:rsid w:val="00184AC7"/>
    <w:rsid w:val="0018702A"/>
    <w:rsid w:val="001872D0"/>
    <w:rsid w:val="00191979"/>
    <w:rsid w:val="00193E56"/>
    <w:rsid w:val="00197489"/>
    <w:rsid w:val="001A06BD"/>
    <w:rsid w:val="001A09EE"/>
    <w:rsid w:val="001A3EA1"/>
    <w:rsid w:val="001C41AB"/>
    <w:rsid w:val="001C4C64"/>
    <w:rsid w:val="001C5BF2"/>
    <w:rsid w:val="001C76DA"/>
    <w:rsid w:val="001C798A"/>
    <w:rsid w:val="001D2507"/>
    <w:rsid w:val="001D321F"/>
    <w:rsid w:val="001D34AD"/>
    <w:rsid w:val="001D4FCC"/>
    <w:rsid w:val="001D55A8"/>
    <w:rsid w:val="001D5F1E"/>
    <w:rsid w:val="001D6B29"/>
    <w:rsid w:val="001D72CE"/>
    <w:rsid w:val="001E6EBC"/>
    <w:rsid w:val="001F5DE0"/>
    <w:rsid w:val="002021B8"/>
    <w:rsid w:val="00204174"/>
    <w:rsid w:val="00207B8F"/>
    <w:rsid w:val="00210FAD"/>
    <w:rsid w:val="00211AB8"/>
    <w:rsid w:val="002128CC"/>
    <w:rsid w:val="00212B31"/>
    <w:rsid w:val="00213325"/>
    <w:rsid w:val="0021785C"/>
    <w:rsid w:val="00220683"/>
    <w:rsid w:val="00220A72"/>
    <w:rsid w:val="00221D70"/>
    <w:rsid w:val="002255CA"/>
    <w:rsid w:val="00225F17"/>
    <w:rsid w:val="002275D2"/>
    <w:rsid w:val="00227C6F"/>
    <w:rsid w:val="0023060C"/>
    <w:rsid w:val="00231B0A"/>
    <w:rsid w:val="00234F0C"/>
    <w:rsid w:val="00235A0B"/>
    <w:rsid w:val="00244BB7"/>
    <w:rsid w:val="00250FC6"/>
    <w:rsid w:val="002511FA"/>
    <w:rsid w:val="00252D10"/>
    <w:rsid w:val="0025528C"/>
    <w:rsid w:val="00255E9A"/>
    <w:rsid w:val="00265492"/>
    <w:rsid w:val="00266723"/>
    <w:rsid w:val="00270194"/>
    <w:rsid w:val="00272154"/>
    <w:rsid w:val="00275468"/>
    <w:rsid w:val="00282462"/>
    <w:rsid w:val="002826DB"/>
    <w:rsid w:val="0028559F"/>
    <w:rsid w:val="00292780"/>
    <w:rsid w:val="00294141"/>
    <w:rsid w:val="00295F04"/>
    <w:rsid w:val="002A079E"/>
    <w:rsid w:val="002A2B8D"/>
    <w:rsid w:val="002A6DA1"/>
    <w:rsid w:val="002B107E"/>
    <w:rsid w:val="002B15EF"/>
    <w:rsid w:val="002B18F8"/>
    <w:rsid w:val="002B343C"/>
    <w:rsid w:val="002B5DA1"/>
    <w:rsid w:val="002C6F06"/>
    <w:rsid w:val="002D09BE"/>
    <w:rsid w:val="002D0AF9"/>
    <w:rsid w:val="002D208A"/>
    <w:rsid w:val="002D2CF3"/>
    <w:rsid w:val="002D3F70"/>
    <w:rsid w:val="002D5BAA"/>
    <w:rsid w:val="002E4D0C"/>
    <w:rsid w:val="002E70B2"/>
    <w:rsid w:val="002E73EF"/>
    <w:rsid w:val="002E7F81"/>
    <w:rsid w:val="002F00D3"/>
    <w:rsid w:val="002F0C26"/>
    <w:rsid w:val="002F23DA"/>
    <w:rsid w:val="002F3E9A"/>
    <w:rsid w:val="002F4A2E"/>
    <w:rsid w:val="002F6FFB"/>
    <w:rsid w:val="002F7009"/>
    <w:rsid w:val="002F7789"/>
    <w:rsid w:val="002F7F49"/>
    <w:rsid w:val="003020D1"/>
    <w:rsid w:val="00304F1E"/>
    <w:rsid w:val="00312C8A"/>
    <w:rsid w:val="00320C90"/>
    <w:rsid w:val="00320EFA"/>
    <w:rsid w:val="00324696"/>
    <w:rsid w:val="003247E0"/>
    <w:rsid w:val="003253A7"/>
    <w:rsid w:val="00326613"/>
    <w:rsid w:val="0033060C"/>
    <w:rsid w:val="0033136D"/>
    <w:rsid w:val="003314F9"/>
    <w:rsid w:val="00333485"/>
    <w:rsid w:val="0033504D"/>
    <w:rsid w:val="00336ADC"/>
    <w:rsid w:val="00340254"/>
    <w:rsid w:val="00352EC5"/>
    <w:rsid w:val="00355F8F"/>
    <w:rsid w:val="003565D0"/>
    <w:rsid w:val="00357B12"/>
    <w:rsid w:val="00362829"/>
    <w:rsid w:val="0036570A"/>
    <w:rsid w:val="00366F56"/>
    <w:rsid w:val="00373DE9"/>
    <w:rsid w:val="003744DB"/>
    <w:rsid w:val="00375487"/>
    <w:rsid w:val="00376520"/>
    <w:rsid w:val="003768EE"/>
    <w:rsid w:val="00380E95"/>
    <w:rsid w:val="00381141"/>
    <w:rsid w:val="003811A4"/>
    <w:rsid w:val="003830ED"/>
    <w:rsid w:val="00383C15"/>
    <w:rsid w:val="00384485"/>
    <w:rsid w:val="00387945"/>
    <w:rsid w:val="00387CFE"/>
    <w:rsid w:val="003900A1"/>
    <w:rsid w:val="003972FB"/>
    <w:rsid w:val="00397591"/>
    <w:rsid w:val="003975B6"/>
    <w:rsid w:val="003A2082"/>
    <w:rsid w:val="003A2B90"/>
    <w:rsid w:val="003A3956"/>
    <w:rsid w:val="003A6240"/>
    <w:rsid w:val="003A7B5C"/>
    <w:rsid w:val="003B1878"/>
    <w:rsid w:val="003B251A"/>
    <w:rsid w:val="003B281C"/>
    <w:rsid w:val="003B4FB5"/>
    <w:rsid w:val="003C0FF6"/>
    <w:rsid w:val="003C6377"/>
    <w:rsid w:val="003D2706"/>
    <w:rsid w:val="003D4E08"/>
    <w:rsid w:val="003D7081"/>
    <w:rsid w:val="003E0DB7"/>
    <w:rsid w:val="003E2022"/>
    <w:rsid w:val="003E4A2F"/>
    <w:rsid w:val="003E7F33"/>
    <w:rsid w:val="003F31A2"/>
    <w:rsid w:val="003F3FCD"/>
    <w:rsid w:val="003F62D5"/>
    <w:rsid w:val="003F7479"/>
    <w:rsid w:val="00404CC5"/>
    <w:rsid w:val="00404D96"/>
    <w:rsid w:val="00406344"/>
    <w:rsid w:val="00406374"/>
    <w:rsid w:val="0040744B"/>
    <w:rsid w:val="00420109"/>
    <w:rsid w:val="004256C4"/>
    <w:rsid w:val="00427D94"/>
    <w:rsid w:val="004300F8"/>
    <w:rsid w:val="004307DF"/>
    <w:rsid w:val="00434480"/>
    <w:rsid w:val="004358DF"/>
    <w:rsid w:val="004363B3"/>
    <w:rsid w:val="00441A4A"/>
    <w:rsid w:val="0045262A"/>
    <w:rsid w:val="00453A10"/>
    <w:rsid w:val="00453AA6"/>
    <w:rsid w:val="004544C2"/>
    <w:rsid w:val="00463C0E"/>
    <w:rsid w:val="00466DA3"/>
    <w:rsid w:val="00470663"/>
    <w:rsid w:val="004718C7"/>
    <w:rsid w:val="0047198F"/>
    <w:rsid w:val="00472694"/>
    <w:rsid w:val="00472F00"/>
    <w:rsid w:val="00481FEA"/>
    <w:rsid w:val="00490B11"/>
    <w:rsid w:val="00490E11"/>
    <w:rsid w:val="00491A16"/>
    <w:rsid w:val="004929AA"/>
    <w:rsid w:val="00493BBD"/>
    <w:rsid w:val="00497146"/>
    <w:rsid w:val="00497479"/>
    <w:rsid w:val="004A51DC"/>
    <w:rsid w:val="004A7E67"/>
    <w:rsid w:val="004B2565"/>
    <w:rsid w:val="004B57EE"/>
    <w:rsid w:val="004B58D5"/>
    <w:rsid w:val="004B6056"/>
    <w:rsid w:val="004C70B3"/>
    <w:rsid w:val="004D0810"/>
    <w:rsid w:val="004D77E1"/>
    <w:rsid w:val="004E0B9A"/>
    <w:rsid w:val="004E2CF9"/>
    <w:rsid w:val="004E5ABF"/>
    <w:rsid w:val="004F258D"/>
    <w:rsid w:val="004F42FA"/>
    <w:rsid w:val="004F4A9F"/>
    <w:rsid w:val="004F5EB7"/>
    <w:rsid w:val="004F622E"/>
    <w:rsid w:val="0050372F"/>
    <w:rsid w:val="00512FD4"/>
    <w:rsid w:val="00514029"/>
    <w:rsid w:val="00517752"/>
    <w:rsid w:val="00536378"/>
    <w:rsid w:val="00537B3F"/>
    <w:rsid w:val="00540AB8"/>
    <w:rsid w:val="0054360D"/>
    <w:rsid w:val="005436A7"/>
    <w:rsid w:val="00545EC8"/>
    <w:rsid w:val="00554BAB"/>
    <w:rsid w:val="00560400"/>
    <w:rsid w:val="00560629"/>
    <w:rsid w:val="00560B2D"/>
    <w:rsid w:val="005641DE"/>
    <w:rsid w:val="005709CE"/>
    <w:rsid w:val="0057266E"/>
    <w:rsid w:val="00573A19"/>
    <w:rsid w:val="00573D1E"/>
    <w:rsid w:val="005755BD"/>
    <w:rsid w:val="00586568"/>
    <w:rsid w:val="005901FB"/>
    <w:rsid w:val="00593E17"/>
    <w:rsid w:val="005963D0"/>
    <w:rsid w:val="005A0B8C"/>
    <w:rsid w:val="005A434F"/>
    <w:rsid w:val="005B13B8"/>
    <w:rsid w:val="005C251D"/>
    <w:rsid w:val="005C318A"/>
    <w:rsid w:val="005C70B5"/>
    <w:rsid w:val="005D41CC"/>
    <w:rsid w:val="005D5B20"/>
    <w:rsid w:val="005E64D0"/>
    <w:rsid w:val="005F509A"/>
    <w:rsid w:val="005F61DC"/>
    <w:rsid w:val="00603427"/>
    <w:rsid w:val="00611D9D"/>
    <w:rsid w:val="00617FA3"/>
    <w:rsid w:val="006247CD"/>
    <w:rsid w:val="0062530D"/>
    <w:rsid w:val="00625C58"/>
    <w:rsid w:val="006343A2"/>
    <w:rsid w:val="00636526"/>
    <w:rsid w:val="00636E84"/>
    <w:rsid w:val="00637903"/>
    <w:rsid w:val="00650933"/>
    <w:rsid w:val="00650F51"/>
    <w:rsid w:val="00654BB0"/>
    <w:rsid w:val="0066229B"/>
    <w:rsid w:val="00664F64"/>
    <w:rsid w:val="00667AAC"/>
    <w:rsid w:val="0067108F"/>
    <w:rsid w:val="0067158F"/>
    <w:rsid w:val="00674205"/>
    <w:rsid w:val="006765B1"/>
    <w:rsid w:val="006770FA"/>
    <w:rsid w:val="0068566D"/>
    <w:rsid w:val="00686175"/>
    <w:rsid w:val="00686A45"/>
    <w:rsid w:val="00687C62"/>
    <w:rsid w:val="006909B6"/>
    <w:rsid w:val="00690F83"/>
    <w:rsid w:val="00695630"/>
    <w:rsid w:val="00696D3A"/>
    <w:rsid w:val="006A08BB"/>
    <w:rsid w:val="006A1693"/>
    <w:rsid w:val="006A2CFD"/>
    <w:rsid w:val="006A6A24"/>
    <w:rsid w:val="006B60CC"/>
    <w:rsid w:val="006C05D7"/>
    <w:rsid w:val="006C23F9"/>
    <w:rsid w:val="006C33A1"/>
    <w:rsid w:val="006D3AD2"/>
    <w:rsid w:val="006D44A1"/>
    <w:rsid w:val="006D4928"/>
    <w:rsid w:val="006D67DA"/>
    <w:rsid w:val="006D7480"/>
    <w:rsid w:val="006E60DF"/>
    <w:rsid w:val="006E72E2"/>
    <w:rsid w:val="006F0406"/>
    <w:rsid w:val="006F0768"/>
    <w:rsid w:val="006F2031"/>
    <w:rsid w:val="006F31BF"/>
    <w:rsid w:val="006F6E04"/>
    <w:rsid w:val="00705662"/>
    <w:rsid w:val="0070728F"/>
    <w:rsid w:val="007126EE"/>
    <w:rsid w:val="00714FDA"/>
    <w:rsid w:val="0071646E"/>
    <w:rsid w:val="00723FD9"/>
    <w:rsid w:val="00731A25"/>
    <w:rsid w:val="00732FBD"/>
    <w:rsid w:val="0073612B"/>
    <w:rsid w:val="007450FD"/>
    <w:rsid w:val="00746287"/>
    <w:rsid w:val="007471A7"/>
    <w:rsid w:val="00753D1C"/>
    <w:rsid w:val="007544F0"/>
    <w:rsid w:val="007662E6"/>
    <w:rsid w:val="00766AC0"/>
    <w:rsid w:val="00771621"/>
    <w:rsid w:val="00783922"/>
    <w:rsid w:val="00786886"/>
    <w:rsid w:val="007922E5"/>
    <w:rsid w:val="00797BC7"/>
    <w:rsid w:val="007A39E7"/>
    <w:rsid w:val="007A4EFE"/>
    <w:rsid w:val="007A5B42"/>
    <w:rsid w:val="007B029B"/>
    <w:rsid w:val="007B3B11"/>
    <w:rsid w:val="007B428D"/>
    <w:rsid w:val="007B5E55"/>
    <w:rsid w:val="007D00EC"/>
    <w:rsid w:val="007D1B89"/>
    <w:rsid w:val="007D44F0"/>
    <w:rsid w:val="007E040F"/>
    <w:rsid w:val="007E099F"/>
    <w:rsid w:val="007E21F3"/>
    <w:rsid w:val="007E2739"/>
    <w:rsid w:val="007E69CB"/>
    <w:rsid w:val="007F0B28"/>
    <w:rsid w:val="007F210C"/>
    <w:rsid w:val="007F2F32"/>
    <w:rsid w:val="007F348B"/>
    <w:rsid w:val="00806580"/>
    <w:rsid w:val="00807B42"/>
    <w:rsid w:val="0081265C"/>
    <w:rsid w:val="008130AC"/>
    <w:rsid w:val="00816EC1"/>
    <w:rsid w:val="0082474A"/>
    <w:rsid w:val="00824817"/>
    <w:rsid w:val="00824FC8"/>
    <w:rsid w:val="008271AE"/>
    <w:rsid w:val="00830BBA"/>
    <w:rsid w:val="00831275"/>
    <w:rsid w:val="008362D8"/>
    <w:rsid w:val="00850F8D"/>
    <w:rsid w:val="008511A8"/>
    <w:rsid w:val="00851D17"/>
    <w:rsid w:val="00853C07"/>
    <w:rsid w:val="0085605F"/>
    <w:rsid w:val="00856335"/>
    <w:rsid w:val="0086024F"/>
    <w:rsid w:val="008700C1"/>
    <w:rsid w:val="00871259"/>
    <w:rsid w:val="008819D0"/>
    <w:rsid w:val="00883E05"/>
    <w:rsid w:val="008871E3"/>
    <w:rsid w:val="008872E5"/>
    <w:rsid w:val="00890273"/>
    <w:rsid w:val="00890744"/>
    <w:rsid w:val="008A30A2"/>
    <w:rsid w:val="008A71EA"/>
    <w:rsid w:val="008B4FE0"/>
    <w:rsid w:val="008C07DF"/>
    <w:rsid w:val="008C0CE3"/>
    <w:rsid w:val="008C306B"/>
    <w:rsid w:val="008C3838"/>
    <w:rsid w:val="008C4293"/>
    <w:rsid w:val="008D3913"/>
    <w:rsid w:val="008D5640"/>
    <w:rsid w:val="008D6458"/>
    <w:rsid w:val="008D64D8"/>
    <w:rsid w:val="008D7D22"/>
    <w:rsid w:val="008E0355"/>
    <w:rsid w:val="008E19A6"/>
    <w:rsid w:val="008E5773"/>
    <w:rsid w:val="008E59DB"/>
    <w:rsid w:val="008E63B0"/>
    <w:rsid w:val="008E6571"/>
    <w:rsid w:val="008F5119"/>
    <w:rsid w:val="008F6A08"/>
    <w:rsid w:val="008F7798"/>
    <w:rsid w:val="00901213"/>
    <w:rsid w:val="009039FA"/>
    <w:rsid w:val="00904424"/>
    <w:rsid w:val="009049B0"/>
    <w:rsid w:val="00911802"/>
    <w:rsid w:val="0091249F"/>
    <w:rsid w:val="009133C9"/>
    <w:rsid w:val="00913B82"/>
    <w:rsid w:val="00917E10"/>
    <w:rsid w:val="00921857"/>
    <w:rsid w:val="00923624"/>
    <w:rsid w:val="00930792"/>
    <w:rsid w:val="00934016"/>
    <w:rsid w:val="00934358"/>
    <w:rsid w:val="009422FD"/>
    <w:rsid w:val="00946812"/>
    <w:rsid w:val="00947FBF"/>
    <w:rsid w:val="00951558"/>
    <w:rsid w:val="0096073A"/>
    <w:rsid w:val="009667BC"/>
    <w:rsid w:val="0097001C"/>
    <w:rsid w:val="00973B4C"/>
    <w:rsid w:val="00976560"/>
    <w:rsid w:val="0097705A"/>
    <w:rsid w:val="00984343"/>
    <w:rsid w:val="00984C86"/>
    <w:rsid w:val="00986C00"/>
    <w:rsid w:val="00986D92"/>
    <w:rsid w:val="0099791B"/>
    <w:rsid w:val="009A7C97"/>
    <w:rsid w:val="009B3A75"/>
    <w:rsid w:val="009B408C"/>
    <w:rsid w:val="009B5322"/>
    <w:rsid w:val="009B7081"/>
    <w:rsid w:val="009C13FF"/>
    <w:rsid w:val="009C1410"/>
    <w:rsid w:val="009C4FF6"/>
    <w:rsid w:val="009C54F1"/>
    <w:rsid w:val="009C6A7F"/>
    <w:rsid w:val="009C7583"/>
    <w:rsid w:val="009D12D8"/>
    <w:rsid w:val="009D5A70"/>
    <w:rsid w:val="009E196B"/>
    <w:rsid w:val="009E5278"/>
    <w:rsid w:val="009E5388"/>
    <w:rsid w:val="009E7129"/>
    <w:rsid w:val="009E78E0"/>
    <w:rsid w:val="009E7ACD"/>
    <w:rsid w:val="009E7B0A"/>
    <w:rsid w:val="009F648E"/>
    <w:rsid w:val="009F7A95"/>
    <w:rsid w:val="00A000C7"/>
    <w:rsid w:val="00A02083"/>
    <w:rsid w:val="00A04697"/>
    <w:rsid w:val="00A12A3C"/>
    <w:rsid w:val="00A14A54"/>
    <w:rsid w:val="00A17069"/>
    <w:rsid w:val="00A2071B"/>
    <w:rsid w:val="00A271F7"/>
    <w:rsid w:val="00A31973"/>
    <w:rsid w:val="00A32742"/>
    <w:rsid w:val="00A32AD6"/>
    <w:rsid w:val="00A3473B"/>
    <w:rsid w:val="00A43721"/>
    <w:rsid w:val="00A43F73"/>
    <w:rsid w:val="00A46611"/>
    <w:rsid w:val="00A47E87"/>
    <w:rsid w:val="00A51165"/>
    <w:rsid w:val="00A52D29"/>
    <w:rsid w:val="00A53BFD"/>
    <w:rsid w:val="00A619AA"/>
    <w:rsid w:val="00A63B63"/>
    <w:rsid w:val="00A65847"/>
    <w:rsid w:val="00A72701"/>
    <w:rsid w:val="00A73621"/>
    <w:rsid w:val="00A74A6A"/>
    <w:rsid w:val="00A750FE"/>
    <w:rsid w:val="00A7516E"/>
    <w:rsid w:val="00A760EE"/>
    <w:rsid w:val="00A81320"/>
    <w:rsid w:val="00A90F3A"/>
    <w:rsid w:val="00A92C42"/>
    <w:rsid w:val="00A942A8"/>
    <w:rsid w:val="00A95F71"/>
    <w:rsid w:val="00AA0549"/>
    <w:rsid w:val="00AA1D6B"/>
    <w:rsid w:val="00AA3786"/>
    <w:rsid w:val="00AA4AE1"/>
    <w:rsid w:val="00AA5ADA"/>
    <w:rsid w:val="00AA5DA1"/>
    <w:rsid w:val="00AB17BC"/>
    <w:rsid w:val="00AB3D78"/>
    <w:rsid w:val="00AC5EA3"/>
    <w:rsid w:val="00AD1147"/>
    <w:rsid w:val="00AD744C"/>
    <w:rsid w:val="00AE312A"/>
    <w:rsid w:val="00AE45EC"/>
    <w:rsid w:val="00AE4615"/>
    <w:rsid w:val="00AE4795"/>
    <w:rsid w:val="00AE4DAA"/>
    <w:rsid w:val="00AF6863"/>
    <w:rsid w:val="00B01506"/>
    <w:rsid w:val="00B02D0D"/>
    <w:rsid w:val="00B02EB7"/>
    <w:rsid w:val="00B14692"/>
    <w:rsid w:val="00B22B6B"/>
    <w:rsid w:val="00B24200"/>
    <w:rsid w:val="00B31967"/>
    <w:rsid w:val="00B3348C"/>
    <w:rsid w:val="00B33984"/>
    <w:rsid w:val="00B34273"/>
    <w:rsid w:val="00B37CDD"/>
    <w:rsid w:val="00B416E2"/>
    <w:rsid w:val="00B41CBE"/>
    <w:rsid w:val="00B42CC6"/>
    <w:rsid w:val="00B43328"/>
    <w:rsid w:val="00B62AE3"/>
    <w:rsid w:val="00B72768"/>
    <w:rsid w:val="00B72E2A"/>
    <w:rsid w:val="00B747A5"/>
    <w:rsid w:val="00B75A9A"/>
    <w:rsid w:val="00B80C7D"/>
    <w:rsid w:val="00B81871"/>
    <w:rsid w:val="00B82E5A"/>
    <w:rsid w:val="00B8301B"/>
    <w:rsid w:val="00B868AF"/>
    <w:rsid w:val="00B9169C"/>
    <w:rsid w:val="00B966E2"/>
    <w:rsid w:val="00B9786F"/>
    <w:rsid w:val="00BA069C"/>
    <w:rsid w:val="00BA3732"/>
    <w:rsid w:val="00BA3D92"/>
    <w:rsid w:val="00BA747A"/>
    <w:rsid w:val="00BB331D"/>
    <w:rsid w:val="00BB5B4F"/>
    <w:rsid w:val="00BB749F"/>
    <w:rsid w:val="00BB7B50"/>
    <w:rsid w:val="00BC13F4"/>
    <w:rsid w:val="00BC2629"/>
    <w:rsid w:val="00BC574E"/>
    <w:rsid w:val="00BD08DB"/>
    <w:rsid w:val="00BD3CDC"/>
    <w:rsid w:val="00BD49BE"/>
    <w:rsid w:val="00BD62B0"/>
    <w:rsid w:val="00BD74BB"/>
    <w:rsid w:val="00BE029E"/>
    <w:rsid w:val="00BE1938"/>
    <w:rsid w:val="00BE4837"/>
    <w:rsid w:val="00BE5BDC"/>
    <w:rsid w:val="00BF1FD8"/>
    <w:rsid w:val="00BF2AE6"/>
    <w:rsid w:val="00BF5A77"/>
    <w:rsid w:val="00BF5B96"/>
    <w:rsid w:val="00C0111F"/>
    <w:rsid w:val="00C019D3"/>
    <w:rsid w:val="00C1281B"/>
    <w:rsid w:val="00C128DD"/>
    <w:rsid w:val="00C12910"/>
    <w:rsid w:val="00C141E6"/>
    <w:rsid w:val="00C157C4"/>
    <w:rsid w:val="00C15D89"/>
    <w:rsid w:val="00C23386"/>
    <w:rsid w:val="00C255DA"/>
    <w:rsid w:val="00C26DAE"/>
    <w:rsid w:val="00C31F48"/>
    <w:rsid w:val="00C32669"/>
    <w:rsid w:val="00C33BF8"/>
    <w:rsid w:val="00C344EE"/>
    <w:rsid w:val="00C419DE"/>
    <w:rsid w:val="00C4551C"/>
    <w:rsid w:val="00C568D7"/>
    <w:rsid w:val="00C6170F"/>
    <w:rsid w:val="00C61734"/>
    <w:rsid w:val="00C618BB"/>
    <w:rsid w:val="00C672BD"/>
    <w:rsid w:val="00C675E8"/>
    <w:rsid w:val="00C70A8F"/>
    <w:rsid w:val="00C70C09"/>
    <w:rsid w:val="00C7124D"/>
    <w:rsid w:val="00C74D70"/>
    <w:rsid w:val="00C75385"/>
    <w:rsid w:val="00C754EB"/>
    <w:rsid w:val="00C83C58"/>
    <w:rsid w:val="00C91D4D"/>
    <w:rsid w:val="00C92184"/>
    <w:rsid w:val="00C92667"/>
    <w:rsid w:val="00C926A0"/>
    <w:rsid w:val="00CA0345"/>
    <w:rsid w:val="00CA1EAF"/>
    <w:rsid w:val="00CA2F0C"/>
    <w:rsid w:val="00CA7C8E"/>
    <w:rsid w:val="00CB7B9C"/>
    <w:rsid w:val="00CC0657"/>
    <w:rsid w:val="00CC0F61"/>
    <w:rsid w:val="00CC262D"/>
    <w:rsid w:val="00CC5796"/>
    <w:rsid w:val="00CC779C"/>
    <w:rsid w:val="00CD050F"/>
    <w:rsid w:val="00CD4297"/>
    <w:rsid w:val="00CD5F1F"/>
    <w:rsid w:val="00CE056B"/>
    <w:rsid w:val="00CE5440"/>
    <w:rsid w:val="00CE5719"/>
    <w:rsid w:val="00CE6EF4"/>
    <w:rsid w:val="00CE7B30"/>
    <w:rsid w:val="00CF1391"/>
    <w:rsid w:val="00CF3439"/>
    <w:rsid w:val="00CF3913"/>
    <w:rsid w:val="00CF39BF"/>
    <w:rsid w:val="00CF3BEC"/>
    <w:rsid w:val="00CF62CD"/>
    <w:rsid w:val="00D01678"/>
    <w:rsid w:val="00D01701"/>
    <w:rsid w:val="00D07235"/>
    <w:rsid w:val="00D07728"/>
    <w:rsid w:val="00D07782"/>
    <w:rsid w:val="00D079A3"/>
    <w:rsid w:val="00D1275D"/>
    <w:rsid w:val="00D12B68"/>
    <w:rsid w:val="00D12DFE"/>
    <w:rsid w:val="00D13097"/>
    <w:rsid w:val="00D1582D"/>
    <w:rsid w:val="00D17A38"/>
    <w:rsid w:val="00D21641"/>
    <w:rsid w:val="00D25F07"/>
    <w:rsid w:val="00D27A86"/>
    <w:rsid w:val="00D4257D"/>
    <w:rsid w:val="00D4597F"/>
    <w:rsid w:val="00D56569"/>
    <w:rsid w:val="00D607FB"/>
    <w:rsid w:val="00D60F5C"/>
    <w:rsid w:val="00D60F7F"/>
    <w:rsid w:val="00D61941"/>
    <w:rsid w:val="00D728AB"/>
    <w:rsid w:val="00D7576A"/>
    <w:rsid w:val="00D75FD6"/>
    <w:rsid w:val="00D825CB"/>
    <w:rsid w:val="00D845EF"/>
    <w:rsid w:val="00D85CE8"/>
    <w:rsid w:val="00D87A54"/>
    <w:rsid w:val="00D920C1"/>
    <w:rsid w:val="00D93C54"/>
    <w:rsid w:val="00D95C20"/>
    <w:rsid w:val="00D960E1"/>
    <w:rsid w:val="00DA2783"/>
    <w:rsid w:val="00DA4EFA"/>
    <w:rsid w:val="00DA5457"/>
    <w:rsid w:val="00DB46CE"/>
    <w:rsid w:val="00DB6159"/>
    <w:rsid w:val="00DC059C"/>
    <w:rsid w:val="00DD29BF"/>
    <w:rsid w:val="00DE0DC8"/>
    <w:rsid w:val="00DE10A2"/>
    <w:rsid w:val="00DE1A3F"/>
    <w:rsid w:val="00DE1C01"/>
    <w:rsid w:val="00DE2AE2"/>
    <w:rsid w:val="00DE3EE9"/>
    <w:rsid w:val="00DE70EC"/>
    <w:rsid w:val="00DE7641"/>
    <w:rsid w:val="00DE7840"/>
    <w:rsid w:val="00DE7871"/>
    <w:rsid w:val="00DF1102"/>
    <w:rsid w:val="00DF2B15"/>
    <w:rsid w:val="00DF3B71"/>
    <w:rsid w:val="00DF495E"/>
    <w:rsid w:val="00E012A5"/>
    <w:rsid w:val="00E01847"/>
    <w:rsid w:val="00E03937"/>
    <w:rsid w:val="00E0455E"/>
    <w:rsid w:val="00E06C6A"/>
    <w:rsid w:val="00E06D4B"/>
    <w:rsid w:val="00E10E3C"/>
    <w:rsid w:val="00E1249E"/>
    <w:rsid w:val="00E12E11"/>
    <w:rsid w:val="00E26384"/>
    <w:rsid w:val="00E2641E"/>
    <w:rsid w:val="00E26815"/>
    <w:rsid w:val="00E32B92"/>
    <w:rsid w:val="00E341E1"/>
    <w:rsid w:val="00E36525"/>
    <w:rsid w:val="00E41A5F"/>
    <w:rsid w:val="00E4576D"/>
    <w:rsid w:val="00E45842"/>
    <w:rsid w:val="00E52142"/>
    <w:rsid w:val="00E537D5"/>
    <w:rsid w:val="00E62372"/>
    <w:rsid w:val="00E66975"/>
    <w:rsid w:val="00E67ABC"/>
    <w:rsid w:val="00E71A5B"/>
    <w:rsid w:val="00E80DE1"/>
    <w:rsid w:val="00E80F0F"/>
    <w:rsid w:val="00E81C0A"/>
    <w:rsid w:val="00E91CDC"/>
    <w:rsid w:val="00EA0849"/>
    <w:rsid w:val="00EA1EA4"/>
    <w:rsid w:val="00EA506E"/>
    <w:rsid w:val="00EA623B"/>
    <w:rsid w:val="00EB08AB"/>
    <w:rsid w:val="00EB6FFD"/>
    <w:rsid w:val="00EB70FB"/>
    <w:rsid w:val="00EB7A61"/>
    <w:rsid w:val="00EC1F06"/>
    <w:rsid w:val="00EC3F2A"/>
    <w:rsid w:val="00EC41C0"/>
    <w:rsid w:val="00ED0D29"/>
    <w:rsid w:val="00ED118A"/>
    <w:rsid w:val="00ED289D"/>
    <w:rsid w:val="00ED4D98"/>
    <w:rsid w:val="00ED7651"/>
    <w:rsid w:val="00ED7F66"/>
    <w:rsid w:val="00EE2566"/>
    <w:rsid w:val="00EE3C97"/>
    <w:rsid w:val="00EE6F6B"/>
    <w:rsid w:val="00EE75D3"/>
    <w:rsid w:val="00EF3BCD"/>
    <w:rsid w:val="00EF4AD2"/>
    <w:rsid w:val="00EF6075"/>
    <w:rsid w:val="00EF6622"/>
    <w:rsid w:val="00F00D66"/>
    <w:rsid w:val="00F01A53"/>
    <w:rsid w:val="00F01F69"/>
    <w:rsid w:val="00F046FF"/>
    <w:rsid w:val="00F05EAA"/>
    <w:rsid w:val="00F12D03"/>
    <w:rsid w:val="00F20CE1"/>
    <w:rsid w:val="00F22ECD"/>
    <w:rsid w:val="00F23935"/>
    <w:rsid w:val="00F301F9"/>
    <w:rsid w:val="00F3044C"/>
    <w:rsid w:val="00F34973"/>
    <w:rsid w:val="00F35D50"/>
    <w:rsid w:val="00F40C35"/>
    <w:rsid w:val="00F413FC"/>
    <w:rsid w:val="00F415A0"/>
    <w:rsid w:val="00F425C8"/>
    <w:rsid w:val="00F429BB"/>
    <w:rsid w:val="00F42F91"/>
    <w:rsid w:val="00F4489C"/>
    <w:rsid w:val="00F46B09"/>
    <w:rsid w:val="00F55E80"/>
    <w:rsid w:val="00F56A75"/>
    <w:rsid w:val="00F61636"/>
    <w:rsid w:val="00F63834"/>
    <w:rsid w:val="00F64A9E"/>
    <w:rsid w:val="00F66F0E"/>
    <w:rsid w:val="00F70461"/>
    <w:rsid w:val="00F7368B"/>
    <w:rsid w:val="00F7369D"/>
    <w:rsid w:val="00F743E7"/>
    <w:rsid w:val="00F7500C"/>
    <w:rsid w:val="00F7691E"/>
    <w:rsid w:val="00F824D6"/>
    <w:rsid w:val="00F8307C"/>
    <w:rsid w:val="00F83E96"/>
    <w:rsid w:val="00F8417D"/>
    <w:rsid w:val="00F84ABB"/>
    <w:rsid w:val="00F929F3"/>
    <w:rsid w:val="00F92F2A"/>
    <w:rsid w:val="00F939C1"/>
    <w:rsid w:val="00F93B9B"/>
    <w:rsid w:val="00F96048"/>
    <w:rsid w:val="00FA1CCE"/>
    <w:rsid w:val="00FB004A"/>
    <w:rsid w:val="00FC11F8"/>
    <w:rsid w:val="00FC6CE0"/>
    <w:rsid w:val="00FD02D4"/>
    <w:rsid w:val="00FD1FA6"/>
    <w:rsid w:val="00FD4B5A"/>
    <w:rsid w:val="00FE17BE"/>
    <w:rsid w:val="00FE23EC"/>
    <w:rsid w:val="00FE259D"/>
    <w:rsid w:val="00FE5970"/>
    <w:rsid w:val="00FE746A"/>
    <w:rsid w:val="00FF0CAB"/>
    <w:rsid w:val="00FF0FAA"/>
    <w:rsid w:val="00FF138F"/>
    <w:rsid w:val="00FF2047"/>
    <w:rsid w:val="00FF27FF"/>
    <w:rsid w:val="00FF3F83"/>
    <w:rsid w:val="00FF6E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C0F86"/>
  <w15:chartTrackingRefBased/>
  <w15:docId w15:val="{A84F1022-0608-4ADA-8062-FF742E119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75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
    <w:name w:val="List Table 1 Light"/>
    <w:basedOn w:val="TableNormal"/>
    <w:uiPriority w:val="46"/>
    <w:rsid w:val="005755B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3314F9"/>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3">
    <w:name w:val="Plain Table 3"/>
    <w:basedOn w:val="TableNormal"/>
    <w:uiPriority w:val="43"/>
    <w:rsid w:val="00F22EC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22E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F22EC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850F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0F8D"/>
  </w:style>
  <w:style w:type="paragraph" w:styleId="Footer">
    <w:name w:val="footer"/>
    <w:basedOn w:val="Normal"/>
    <w:link w:val="FooterChar"/>
    <w:uiPriority w:val="99"/>
    <w:unhideWhenUsed/>
    <w:rsid w:val="00850F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0F8D"/>
  </w:style>
  <w:style w:type="character" w:styleId="PlaceholderText">
    <w:name w:val="Placeholder Text"/>
    <w:basedOn w:val="DefaultParagraphFont"/>
    <w:uiPriority w:val="99"/>
    <w:semiHidden/>
    <w:rsid w:val="007544F0"/>
    <w:rPr>
      <w:color w:val="808080"/>
    </w:rPr>
  </w:style>
  <w:style w:type="paragraph" w:styleId="BalloonText">
    <w:name w:val="Balloon Text"/>
    <w:basedOn w:val="Normal"/>
    <w:link w:val="BalloonTextChar"/>
    <w:uiPriority w:val="99"/>
    <w:semiHidden/>
    <w:unhideWhenUsed/>
    <w:rsid w:val="006D67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7DA"/>
    <w:rPr>
      <w:rFonts w:ascii="Segoe UI" w:hAnsi="Segoe UI" w:cs="Segoe UI"/>
      <w:sz w:val="18"/>
      <w:szCs w:val="18"/>
    </w:rPr>
  </w:style>
  <w:style w:type="character" w:styleId="CommentReference">
    <w:name w:val="annotation reference"/>
    <w:basedOn w:val="DefaultParagraphFont"/>
    <w:uiPriority w:val="99"/>
    <w:semiHidden/>
    <w:unhideWhenUsed/>
    <w:rsid w:val="006D67DA"/>
    <w:rPr>
      <w:sz w:val="16"/>
      <w:szCs w:val="16"/>
    </w:rPr>
  </w:style>
  <w:style w:type="paragraph" w:styleId="CommentText">
    <w:name w:val="annotation text"/>
    <w:basedOn w:val="Normal"/>
    <w:link w:val="CommentTextChar"/>
    <w:uiPriority w:val="99"/>
    <w:semiHidden/>
    <w:unhideWhenUsed/>
    <w:rsid w:val="006D67DA"/>
    <w:pPr>
      <w:spacing w:line="240" w:lineRule="auto"/>
    </w:pPr>
    <w:rPr>
      <w:sz w:val="20"/>
      <w:szCs w:val="20"/>
    </w:rPr>
  </w:style>
  <w:style w:type="character" w:customStyle="1" w:styleId="CommentTextChar">
    <w:name w:val="Comment Text Char"/>
    <w:basedOn w:val="DefaultParagraphFont"/>
    <w:link w:val="CommentText"/>
    <w:uiPriority w:val="99"/>
    <w:semiHidden/>
    <w:rsid w:val="006D67DA"/>
    <w:rPr>
      <w:sz w:val="20"/>
      <w:szCs w:val="20"/>
    </w:rPr>
  </w:style>
  <w:style w:type="paragraph" w:styleId="CommentSubject">
    <w:name w:val="annotation subject"/>
    <w:basedOn w:val="CommentText"/>
    <w:next w:val="CommentText"/>
    <w:link w:val="CommentSubjectChar"/>
    <w:uiPriority w:val="99"/>
    <w:semiHidden/>
    <w:unhideWhenUsed/>
    <w:rsid w:val="006D67DA"/>
    <w:rPr>
      <w:b/>
      <w:bCs/>
    </w:rPr>
  </w:style>
  <w:style w:type="character" w:customStyle="1" w:styleId="CommentSubjectChar">
    <w:name w:val="Comment Subject Char"/>
    <w:basedOn w:val="CommentTextChar"/>
    <w:link w:val="CommentSubject"/>
    <w:uiPriority w:val="99"/>
    <w:semiHidden/>
    <w:rsid w:val="006D67D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29</Pages>
  <Words>5336</Words>
  <Characters>30417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Pieter Six</dc:creator>
  <cp:keywords/>
  <dc:description/>
  <cp:lastModifiedBy>Butterfill, Stephen</cp:lastModifiedBy>
  <cp:revision>15</cp:revision>
  <dcterms:created xsi:type="dcterms:W3CDTF">2021-05-19T01:06:00Z</dcterms:created>
  <dcterms:modified xsi:type="dcterms:W3CDTF">2021-05-26T20:16:00Z</dcterms:modified>
</cp:coreProperties>
</file>