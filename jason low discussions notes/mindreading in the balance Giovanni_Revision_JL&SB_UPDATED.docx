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E37E6" w14:textId="77777777" w:rsidR="009101D8" w:rsidRPr="003563B4" w:rsidRDefault="004F6127" w:rsidP="003563B4">
      <w:pPr>
        <w:pStyle w:val="01PaperTitle"/>
      </w:pPr>
      <w:bookmarkStart w:id="0" w:name="_Hlk7013033"/>
      <w:bookmarkEnd w:id="0"/>
      <w:r w:rsidRPr="003563B4">
        <w:t xml:space="preserve">Mindreading in the balance: </w:t>
      </w:r>
      <w:r w:rsidR="00CA09FD" w:rsidRPr="003563B4">
        <w:t>Adults</w:t>
      </w:r>
      <w:r w:rsidR="002D2D73" w:rsidRPr="003563B4">
        <w:t xml:space="preserve">’ </w:t>
      </w:r>
      <w:r w:rsidR="001F55FD" w:rsidRPr="003563B4">
        <w:t>mediolateral leaning</w:t>
      </w:r>
      <w:r w:rsidR="009766E0">
        <w:t xml:space="preserve"> </w:t>
      </w:r>
      <w:r w:rsidR="0067332C">
        <w:t>&amp;</w:t>
      </w:r>
      <w:r w:rsidR="009766E0">
        <w:t xml:space="preserve"> </w:t>
      </w:r>
      <w:r w:rsidR="009766E0" w:rsidRPr="003563B4">
        <w:t xml:space="preserve">anticipatory </w:t>
      </w:r>
      <w:r w:rsidR="001A6F0E">
        <w:t>looking</w:t>
      </w:r>
      <w:r w:rsidR="004F7DFA" w:rsidRPr="003563B4">
        <w:t xml:space="preserve"> fore</w:t>
      </w:r>
      <w:r w:rsidR="0067332C">
        <w:t>tell</w:t>
      </w:r>
      <w:r w:rsidR="000926EA" w:rsidRPr="003563B4">
        <w:t xml:space="preserve"> </w:t>
      </w:r>
      <w:r w:rsidR="009D71D9" w:rsidRPr="003563B4">
        <w:t>others’ actio</w:t>
      </w:r>
      <w:r w:rsidR="008834A5" w:rsidRPr="003563B4">
        <w:t>n</w:t>
      </w:r>
      <w:r w:rsidR="005F3A5F" w:rsidRPr="003563B4">
        <w:t xml:space="preserve"> preparation</w:t>
      </w:r>
      <w:r w:rsidR="00663322">
        <w:t xml:space="preserve"> in a false-</w:t>
      </w:r>
      <w:r w:rsidRPr="003563B4">
        <w:t>belief</w:t>
      </w:r>
      <w:r w:rsidR="000271AE" w:rsidRPr="003563B4">
        <w:t xml:space="preserve"> interactive task</w:t>
      </w:r>
      <w:r w:rsidR="009D71D9" w:rsidRPr="003563B4">
        <w:t xml:space="preserve"> </w:t>
      </w:r>
    </w:p>
    <w:p w14:paraId="6A332940" w14:textId="77777777" w:rsidR="009101D8" w:rsidRPr="001977A6" w:rsidRDefault="001B52E0" w:rsidP="00445BEE">
      <w:pPr>
        <w:pStyle w:val="02Authornames"/>
        <w:spacing w:line="240" w:lineRule="auto"/>
      </w:pPr>
      <w:r>
        <w:t>Giovanni Zani</w:t>
      </w:r>
      <w:r w:rsidR="00AE3465" w:rsidRPr="00AE3465">
        <w:rPr>
          <w:vertAlign w:val="superscript"/>
        </w:rPr>
        <w:t>1</w:t>
      </w:r>
      <w:r w:rsidR="00AE3465">
        <w:rPr>
          <w:vertAlign w:val="superscript"/>
        </w:rPr>
        <w:t>*</w:t>
      </w:r>
      <w:r>
        <w:t>, Stephen A. Butterfill</w:t>
      </w:r>
      <w:r w:rsidR="00AE3465">
        <w:rPr>
          <w:vertAlign w:val="superscript"/>
        </w:rPr>
        <w:t>2</w:t>
      </w:r>
      <w:r>
        <w:t xml:space="preserve"> and Jason Low</w:t>
      </w:r>
      <w:r w:rsidR="00AE3465" w:rsidRPr="00AE3465">
        <w:rPr>
          <w:vertAlign w:val="superscript"/>
        </w:rPr>
        <w:t>1</w:t>
      </w:r>
    </w:p>
    <w:p w14:paraId="47C26D04" w14:textId="77777777" w:rsidR="009101D8" w:rsidRPr="0026480D" w:rsidRDefault="00AE3465" w:rsidP="00445BEE">
      <w:pPr>
        <w:pStyle w:val="03Authoraffiliation"/>
        <w:ind w:left="600" w:right="568"/>
        <w:rPr>
          <w:i w:val="0"/>
        </w:rPr>
      </w:pPr>
      <w:r w:rsidRPr="0026480D">
        <w:rPr>
          <w:i w:val="0"/>
          <w:vertAlign w:val="superscript"/>
        </w:rPr>
        <w:t>1</w:t>
      </w:r>
      <w:r w:rsidR="00F61939" w:rsidRPr="0026480D">
        <w:rPr>
          <w:i w:val="0"/>
        </w:rPr>
        <w:t>School of Psychology, Victoria University of Wellington, Wellington 6140, New Zealand</w:t>
      </w:r>
    </w:p>
    <w:p w14:paraId="08DD1A75" w14:textId="77777777" w:rsidR="00F61939" w:rsidRPr="0026480D" w:rsidRDefault="00AE3465" w:rsidP="00445BEE">
      <w:pPr>
        <w:pStyle w:val="03Authoraffiliation"/>
        <w:ind w:left="600" w:right="568"/>
        <w:rPr>
          <w:i w:val="0"/>
        </w:rPr>
      </w:pPr>
      <w:r w:rsidRPr="0026480D">
        <w:rPr>
          <w:i w:val="0"/>
          <w:vertAlign w:val="superscript"/>
        </w:rPr>
        <w:t>2</w:t>
      </w:r>
      <w:r w:rsidR="00F61939" w:rsidRPr="0026480D">
        <w:rPr>
          <w:i w:val="0"/>
        </w:rPr>
        <w:t>Department of Philosophy, University of Warwick, Coventry CV4 7AL, United Kingdom</w:t>
      </w:r>
    </w:p>
    <w:p w14:paraId="254CB27A" w14:textId="77777777" w:rsidR="00D67C77" w:rsidRDefault="00896470" w:rsidP="00445BEE">
      <w:pPr>
        <w:pStyle w:val="05Keywords"/>
      </w:pPr>
      <w:r w:rsidRPr="00896470">
        <w:rPr>
          <w:b/>
        </w:rPr>
        <w:t>Keywords:</w:t>
      </w:r>
      <w:r w:rsidR="00F61939">
        <w:t xml:space="preserve"> </w:t>
      </w:r>
      <w:r w:rsidR="00F64DBA">
        <w:t xml:space="preserve">motor processing, </w:t>
      </w:r>
      <w:r w:rsidR="00111A21">
        <w:t xml:space="preserve">mediolateral leaning, </w:t>
      </w:r>
      <w:r w:rsidR="00E666B1">
        <w:t xml:space="preserve">false belief tracking; </w:t>
      </w:r>
      <w:r w:rsidR="00111A21">
        <w:t>anticipatory looking</w:t>
      </w:r>
      <w:r w:rsidR="00E41880">
        <w:t>, adults</w:t>
      </w:r>
    </w:p>
    <w:p w14:paraId="0A67C019" w14:textId="77777777" w:rsidR="004E5DED" w:rsidRPr="002F474A" w:rsidRDefault="004E5DED" w:rsidP="00445BEE">
      <w:pPr>
        <w:pStyle w:val="X1Textlinedonotuse"/>
      </w:pPr>
    </w:p>
    <w:p w14:paraId="49414763" w14:textId="77777777" w:rsidR="000F359A" w:rsidRDefault="000F359A" w:rsidP="00445BEE">
      <w:pPr>
        <w:pStyle w:val="X1Textlinedonotuse"/>
        <w:sectPr w:rsidR="000F359A" w:rsidSect="000E3F64">
          <w:headerReference w:type="even" r:id="rId8"/>
          <w:headerReference w:type="default" r:id="rId9"/>
          <w:footerReference w:type="even" r:id="rId10"/>
          <w:footerReference w:type="default" r:id="rId11"/>
          <w:headerReference w:type="first" r:id="rId12"/>
          <w:footerReference w:type="first" r:id="rId13"/>
          <w:type w:val="continuous"/>
          <w:pgSz w:w="11907" w:h="16840" w:code="9"/>
          <w:pgMar w:top="1480" w:right="1134" w:bottom="851" w:left="1304" w:header="567" w:footer="851" w:gutter="0"/>
          <w:cols w:space="708"/>
          <w:titlePg/>
          <w:docGrid w:linePitch="360"/>
        </w:sectPr>
      </w:pPr>
    </w:p>
    <w:p w14:paraId="685C85AB" w14:textId="77777777" w:rsidR="00CD760A" w:rsidRDefault="00CD760A" w:rsidP="00445BEE">
      <w:pPr>
        <w:pStyle w:val="07HEADINGA"/>
        <w:widowControl w:val="0"/>
        <w:spacing w:line="240" w:lineRule="auto"/>
        <w:sectPr w:rsidR="00CD760A" w:rsidSect="00B85405">
          <w:type w:val="continuous"/>
          <w:pgSz w:w="11907" w:h="16840" w:code="9"/>
          <w:pgMar w:top="902" w:right="1134" w:bottom="851" w:left="1304" w:header="510" w:footer="680" w:gutter="0"/>
          <w:cols w:space="397"/>
          <w:titlePg/>
          <w:docGrid w:linePitch="360"/>
        </w:sectPr>
      </w:pPr>
    </w:p>
    <w:p w14:paraId="4080CFC1" w14:textId="77777777" w:rsidR="00747A45" w:rsidRPr="00E14DF2" w:rsidRDefault="00747A45" w:rsidP="00445BEE">
      <w:pPr>
        <w:pStyle w:val="A1Footnote"/>
        <w:framePr w:w="9556" w:wrap="notBeside"/>
        <w:widowControl w:val="0"/>
      </w:pPr>
      <w:r w:rsidRPr="00E14DF2">
        <w:t>*Author for correspondence</w:t>
      </w:r>
      <w:r w:rsidR="0026480D">
        <w:t xml:space="preserve">: Giovanni Zani; email: </w:t>
      </w:r>
      <w:r w:rsidR="00AE3465">
        <w:t>Giovanni.Zani@vuw.ac.nz</w:t>
      </w:r>
    </w:p>
    <w:p w14:paraId="28AF08C4" w14:textId="77777777" w:rsidR="00747A45" w:rsidRDefault="00B231C3" w:rsidP="00445BEE">
      <w:pPr>
        <w:pStyle w:val="A1Footnote"/>
        <w:framePr w:w="9556" w:wrap="notBeside"/>
        <w:widowControl w:val="0"/>
      </w:pPr>
      <w:r>
        <w:t xml:space="preserve">  P</w:t>
      </w:r>
      <w:r w:rsidR="00747A45" w:rsidRPr="00E14DF2">
        <w:t xml:space="preserve">resent address: </w:t>
      </w:r>
      <w:r w:rsidR="00AE3465">
        <w:t>School of Psychology, Victoria University of Wellington, Wellington 6140, New Zealand</w:t>
      </w:r>
    </w:p>
    <w:p w14:paraId="5DEFFF06" w14:textId="77777777" w:rsidR="00394285" w:rsidRDefault="00394285" w:rsidP="00445BEE">
      <w:pPr>
        <w:pStyle w:val="A1Footnote"/>
        <w:framePr w:w="9556" w:wrap="notBeside"/>
        <w:widowControl w:val="0"/>
      </w:pPr>
    </w:p>
    <w:p w14:paraId="5B176F61" w14:textId="77777777" w:rsidR="00AD71BE" w:rsidRPr="00394285" w:rsidRDefault="005B579C" w:rsidP="002D52E6">
      <w:pPr>
        <w:pStyle w:val="titlersos"/>
        <w:ind w:left="426" w:hanging="426"/>
        <w:rPr>
          <w:b w:val="0"/>
        </w:rPr>
      </w:pPr>
      <w:r w:rsidRPr="00394285">
        <w:rPr>
          <w:b w:val="0"/>
        </w:rPr>
        <w:t>Summary</w:t>
      </w:r>
    </w:p>
    <w:p w14:paraId="2D18D327" w14:textId="77777777" w:rsidR="002D52E6" w:rsidRDefault="002D52E6" w:rsidP="00AE3465">
      <w:pPr>
        <w:jc w:val="both"/>
        <w:rPr>
          <w:rFonts w:ascii="Palatino-Roman" w:hAnsi="Palatino-Roman" w:cs="Arial"/>
          <w:color w:val="333333"/>
          <w:sz w:val="20"/>
          <w:shd w:val="clear" w:color="auto" w:fill="FFFFFF"/>
        </w:rPr>
      </w:pPr>
    </w:p>
    <w:p w14:paraId="2C693CC3" w14:textId="77777777" w:rsidR="008F7B76" w:rsidRDefault="00B96E74" w:rsidP="006B4252">
      <w:pPr>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A</w:t>
      </w:r>
      <w:r w:rsidR="0041337C">
        <w:rPr>
          <w:rFonts w:ascii="Palatino-Roman" w:hAnsi="Palatino-Roman" w:cs="Arial"/>
          <w:color w:val="333333"/>
          <w:sz w:val="20"/>
          <w:shd w:val="clear" w:color="auto" w:fill="FFFFFF"/>
        </w:rPr>
        <w:t xml:space="preserve">nticipatory </w:t>
      </w:r>
      <w:r w:rsidR="001A6F0E">
        <w:rPr>
          <w:rFonts w:ascii="Palatino-Roman" w:hAnsi="Palatino-Roman" w:cs="Arial"/>
          <w:color w:val="333333"/>
          <w:sz w:val="20"/>
          <w:shd w:val="clear" w:color="auto" w:fill="FFFFFF"/>
        </w:rPr>
        <w:t>looking</w:t>
      </w:r>
      <w:r>
        <w:rPr>
          <w:rFonts w:ascii="Palatino-Roman" w:hAnsi="Palatino-Roman" w:cs="Arial"/>
          <w:color w:val="333333"/>
          <w:sz w:val="20"/>
          <w:shd w:val="clear" w:color="auto" w:fill="FFFFFF"/>
        </w:rPr>
        <w:t xml:space="preserve"> on </w:t>
      </w:r>
      <w:r w:rsidR="004868DA">
        <w:rPr>
          <w:rFonts w:ascii="Palatino-Roman" w:hAnsi="Palatino-Roman" w:cs="Arial"/>
          <w:color w:val="333333"/>
          <w:sz w:val="20"/>
          <w:shd w:val="clear" w:color="auto" w:fill="FFFFFF"/>
        </w:rPr>
        <w:t>mindreading</w:t>
      </w:r>
      <w:r>
        <w:rPr>
          <w:rFonts w:ascii="Palatino-Roman" w:hAnsi="Palatino-Roman" w:cs="Arial"/>
          <w:color w:val="333333"/>
          <w:sz w:val="20"/>
          <w:shd w:val="clear" w:color="auto" w:fill="FFFFFF"/>
        </w:rPr>
        <w:t xml:space="preserve"> </w:t>
      </w:r>
      <w:r w:rsidR="009234A6">
        <w:rPr>
          <w:rFonts w:ascii="Palatino-Roman" w:hAnsi="Palatino-Roman" w:cs="Arial"/>
          <w:color w:val="333333"/>
          <w:sz w:val="20"/>
          <w:shd w:val="clear" w:color="auto" w:fill="FFFFFF"/>
        </w:rPr>
        <w:t xml:space="preserve">tasks can </w:t>
      </w:r>
      <w:r w:rsidR="008A3EA0">
        <w:rPr>
          <w:rFonts w:ascii="Palatino-Roman" w:hAnsi="Palatino-Roman" w:cs="Arial"/>
          <w:color w:val="333333"/>
          <w:sz w:val="20"/>
          <w:shd w:val="clear" w:color="auto" w:fill="FFFFFF"/>
        </w:rPr>
        <w:t>indicate</w:t>
      </w:r>
      <w:r w:rsidR="00174D52">
        <w:rPr>
          <w:rFonts w:ascii="Palatino-Roman" w:hAnsi="Palatino-Roman" w:cs="Arial"/>
          <w:color w:val="333333"/>
          <w:sz w:val="20"/>
          <w:shd w:val="clear" w:color="auto" w:fill="FFFFFF"/>
        </w:rPr>
        <w:t xml:space="preserve"> </w:t>
      </w:r>
      <w:r w:rsidR="00A87635">
        <w:rPr>
          <w:rFonts w:ascii="Palatino-Roman" w:hAnsi="Palatino-Roman" w:cs="Arial"/>
          <w:color w:val="333333"/>
          <w:sz w:val="20"/>
          <w:shd w:val="clear" w:color="auto" w:fill="FFFFFF"/>
        </w:rPr>
        <w:t>our</w:t>
      </w:r>
      <w:r w:rsidR="00174D52">
        <w:rPr>
          <w:rFonts w:ascii="Palatino-Roman" w:hAnsi="Palatino-Roman" w:cs="Arial"/>
          <w:color w:val="333333"/>
          <w:sz w:val="20"/>
          <w:shd w:val="clear" w:color="auto" w:fill="FFFFFF"/>
        </w:rPr>
        <w:t xml:space="preserve"> </w:t>
      </w:r>
      <w:r w:rsidR="00A87635">
        <w:rPr>
          <w:rFonts w:ascii="Palatino-Roman" w:hAnsi="Palatino-Roman" w:cs="Arial"/>
          <w:color w:val="333333"/>
          <w:sz w:val="20"/>
          <w:shd w:val="clear" w:color="auto" w:fill="FFFFFF"/>
        </w:rPr>
        <w:t xml:space="preserve">expectation of an agent's action. </w:t>
      </w:r>
      <w:r w:rsidR="0041337C">
        <w:rPr>
          <w:rFonts w:ascii="Palatino-Roman" w:hAnsi="Palatino-Roman" w:cs="Arial"/>
          <w:color w:val="333333"/>
          <w:sz w:val="20"/>
          <w:shd w:val="clear" w:color="auto" w:fill="FFFFFF"/>
        </w:rPr>
        <w:t>The challenge</w:t>
      </w:r>
      <w:r w:rsidR="004054CD">
        <w:rPr>
          <w:rFonts w:ascii="Palatino-Roman" w:hAnsi="Palatino-Roman" w:cs="Arial"/>
          <w:color w:val="333333"/>
          <w:sz w:val="20"/>
          <w:shd w:val="clear" w:color="auto" w:fill="FFFFFF"/>
        </w:rPr>
        <w:t xml:space="preserve"> </w:t>
      </w:r>
      <w:r w:rsidR="0041337C">
        <w:rPr>
          <w:rFonts w:ascii="Palatino-Roman" w:hAnsi="Palatino-Roman" w:cs="Arial"/>
          <w:color w:val="333333"/>
          <w:sz w:val="20"/>
          <w:shd w:val="clear" w:color="auto" w:fill="FFFFFF"/>
        </w:rPr>
        <w:t>is</w:t>
      </w:r>
      <w:r w:rsidR="0001393E">
        <w:rPr>
          <w:rFonts w:ascii="Palatino-Roman" w:hAnsi="Palatino-Roman" w:cs="Arial"/>
          <w:color w:val="333333"/>
          <w:sz w:val="20"/>
          <w:shd w:val="clear" w:color="auto" w:fill="FFFFFF"/>
        </w:rPr>
        <w:t xml:space="preserve"> that social situations are often more complex, </w:t>
      </w:r>
      <w:r w:rsidR="00663322">
        <w:rPr>
          <w:rFonts w:ascii="Palatino-Roman" w:hAnsi="Palatino-Roman" w:cs="Arial"/>
          <w:color w:val="333333"/>
          <w:sz w:val="20"/>
          <w:shd w:val="clear" w:color="auto" w:fill="FFFFFF"/>
        </w:rPr>
        <w:t>involving instances where we need</w:t>
      </w:r>
      <w:r w:rsidR="0001393E">
        <w:rPr>
          <w:rFonts w:ascii="Palatino-Roman" w:hAnsi="Palatino-Roman" w:cs="Arial"/>
          <w:color w:val="333333"/>
          <w:sz w:val="20"/>
          <w:shd w:val="clear" w:color="auto" w:fill="FFFFFF"/>
        </w:rPr>
        <w:t xml:space="preserve"> to</w:t>
      </w:r>
      <w:r>
        <w:rPr>
          <w:rFonts w:ascii="Palatino-Roman" w:hAnsi="Palatino-Roman" w:cs="Arial"/>
          <w:color w:val="333333"/>
          <w:sz w:val="20"/>
          <w:shd w:val="clear" w:color="auto" w:fill="FFFFFF"/>
        </w:rPr>
        <w:t xml:space="preserve"> </w:t>
      </w:r>
      <w:r w:rsidR="003D07F9">
        <w:rPr>
          <w:rFonts w:ascii="Palatino-Roman" w:hAnsi="Palatino-Roman" w:cs="Arial"/>
          <w:color w:val="333333"/>
          <w:sz w:val="20"/>
          <w:shd w:val="clear" w:color="auto" w:fill="FFFFFF"/>
        </w:rPr>
        <w:t>t</w:t>
      </w:r>
      <w:r w:rsidR="0001393E">
        <w:rPr>
          <w:rFonts w:ascii="Palatino-Roman" w:hAnsi="Palatino-Roman" w:cs="Arial"/>
          <w:color w:val="333333"/>
          <w:sz w:val="20"/>
          <w:shd w:val="clear" w:color="auto" w:fill="FFFFFF"/>
        </w:rPr>
        <w:t>rack</w:t>
      </w:r>
      <w:r w:rsidR="00A87635">
        <w:rPr>
          <w:rFonts w:ascii="Palatino-Roman" w:hAnsi="Palatino-Roman" w:cs="Arial"/>
          <w:color w:val="333333"/>
          <w:sz w:val="20"/>
          <w:shd w:val="clear" w:color="auto" w:fill="FFFFFF"/>
        </w:rPr>
        <w:t xml:space="preserve"> an agent's</w:t>
      </w:r>
      <w:r w:rsidR="003D07F9">
        <w:rPr>
          <w:rFonts w:ascii="Palatino-Roman" w:hAnsi="Palatino-Roman" w:cs="Arial"/>
          <w:color w:val="333333"/>
          <w:sz w:val="20"/>
          <w:shd w:val="clear" w:color="auto" w:fill="FFFFFF"/>
        </w:rPr>
        <w:t xml:space="preserve"> </w:t>
      </w:r>
      <w:r w:rsidR="00A87635">
        <w:rPr>
          <w:rFonts w:ascii="Palatino-Roman" w:hAnsi="Palatino-Roman" w:cs="Arial"/>
          <w:color w:val="333333"/>
          <w:sz w:val="20"/>
          <w:shd w:val="clear" w:color="auto" w:fill="FFFFFF"/>
        </w:rPr>
        <w:t xml:space="preserve">false </w:t>
      </w:r>
      <w:r w:rsidR="003D07F9">
        <w:rPr>
          <w:rFonts w:ascii="Palatino-Roman" w:hAnsi="Palatino-Roman" w:cs="Arial"/>
          <w:color w:val="333333"/>
          <w:sz w:val="20"/>
          <w:shd w:val="clear" w:color="auto" w:fill="FFFFFF"/>
        </w:rPr>
        <w:t xml:space="preserve">belief </w:t>
      </w:r>
      <w:r w:rsidR="00663322">
        <w:rPr>
          <w:rFonts w:ascii="Palatino-Roman" w:hAnsi="Palatino-Roman" w:cs="Arial"/>
          <w:color w:val="333333"/>
          <w:sz w:val="20"/>
          <w:shd w:val="clear" w:color="auto" w:fill="FFFFFF"/>
        </w:rPr>
        <w:t>to successfully identify the</w:t>
      </w:r>
      <w:r w:rsidR="003D07F9">
        <w:rPr>
          <w:rFonts w:ascii="Palatino-Roman" w:hAnsi="Palatino-Roman" w:cs="Arial"/>
          <w:color w:val="333333"/>
          <w:sz w:val="20"/>
          <w:shd w:val="clear" w:color="auto" w:fill="FFFFFF"/>
        </w:rPr>
        <w:t xml:space="preserve"> outcome to which an action is directed</w:t>
      </w:r>
      <w:r w:rsidR="0041337C">
        <w:rPr>
          <w:rFonts w:ascii="Palatino-Roman" w:hAnsi="Palatino-Roman" w:cs="Arial"/>
          <w:color w:val="333333"/>
          <w:sz w:val="20"/>
          <w:shd w:val="clear" w:color="auto" w:fill="FFFFFF"/>
        </w:rPr>
        <w:t xml:space="preserve">. </w:t>
      </w:r>
      <w:r w:rsidR="00357484">
        <w:rPr>
          <w:rFonts w:ascii="Palatino-Roman" w:hAnsi="Palatino-Roman" w:cs="Arial"/>
          <w:color w:val="333333"/>
          <w:sz w:val="20"/>
          <w:shd w:val="clear" w:color="auto" w:fill="FFFFFF"/>
        </w:rPr>
        <w:t>If</w:t>
      </w:r>
      <w:r w:rsidR="0004124E">
        <w:rPr>
          <w:rFonts w:ascii="Palatino-Roman" w:hAnsi="Palatino-Roman" w:cs="Arial"/>
          <w:color w:val="333333"/>
          <w:sz w:val="20"/>
          <w:shd w:val="clear" w:color="auto" w:fill="FFFFFF"/>
        </w:rPr>
        <w:t xml:space="preserve"> motor </w:t>
      </w:r>
      <w:r w:rsidR="003563B4">
        <w:rPr>
          <w:rFonts w:ascii="Palatino-Roman" w:hAnsi="Palatino-Roman" w:cs="Arial"/>
          <w:color w:val="333333"/>
          <w:sz w:val="20"/>
          <w:shd w:val="clear" w:color="auto" w:fill="FFFFFF"/>
        </w:rPr>
        <w:t>processes</w:t>
      </w:r>
      <w:r w:rsidR="0004124E">
        <w:rPr>
          <w:rFonts w:ascii="Palatino-Roman" w:hAnsi="Palatino-Roman" w:cs="Arial"/>
          <w:color w:val="333333"/>
          <w:sz w:val="20"/>
          <w:shd w:val="clear" w:color="auto" w:fill="FFFFFF"/>
        </w:rPr>
        <w:t xml:space="preserve"> can guide </w:t>
      </w:r>
      <w:r w:rsidR="00824506">
        <w:rPr>
          <w:rFonts w:ascii="Palatino-Roman" w:hAnsi="Palatino-Roman" w:cs="Arial"/>
          <w:color w:val="333333"/>
          <w:sz w:val="20"/>
          <w:shd w:val="clear" w:color="auto" w:fill="FFFFFF"/>
        </w:rPr>
        <w:t>how action goals are understood</w:t>
      </w:r>
      <w:r w:rsidR="008F7B76">
        <w:rPr>
          <w:rFonts w:ascii="Palatino-Roman" w:hAnsi="Palatino-Roman" w:cs="Arial"/>
          <w:color w:val="333333"/>
          <w:sz w:val="20"/>
          <w:shd w:val="clear" w:color="auto" w:fill="FFFFFF"/>
        </w:rPr>
        <w:t xml:space="preserve">, </w:t>
      </w:r>
      <w:r w:rsidR="008A3EA0">
        <w:rPr>
          <w:rFonts w:ascii="Palatino-Roman" w:hAnsi="Palatino-Roman" w:cs="Arial"/>
          <w:color w:val="333333"/>
          <w:sz w:val="20"/>
          <w:shd w:val="clear" w:color="auto" w:fill="FFFFFF"/>
        </w:rPr>
        <w:t>i</w:t>
      </w:r>
      <w:r w:rsidR="0004124E">
        <w:rPr>
          <w:rFonts w:ascii="Palatino-Roman" w:hAnsi="Palatino-Roman" w:cs="Arial"/>
          <w:color w:val="333333"/>
          <w:sz w:val="20"/>
          <w:shd w:val="clear" w:color="auto" w:fill="FFFFFF"/>
        </w:rPr>
        <w:t xml:space="preserve">t </w:t>
      </w:r>
      <w:r w:rsidR="006B4252">
        <w:rPr>
          <w:rFonts w:ascii="Palatino-Roman" w:hAnsi="Palatino-Roman" w:cs="Arial"/>
          <w:color w:val="333333"/>
          <w:sz w:val="20"/>
          <w:shd w:val="clear" w:color="auto" w:fill="FFFFFF"/>
        </w:rPr>
        <w:t>is conceivable</w:t>
      </w:r>
      <w:r w:rsidR="008F7B76">
        <w:rPr>
          <w:rFonts w:ascii="Palatino-Roman" w:hAnsi="Palatino-Roman" w:cs="Arial"/>
          <w:color w:val="333333"/>
          <w:sz w:val="20"/>
          <w:shd w:val="clear" w:color="auto" w:fill="FFFFFF"/>
        </w:rPr>
        <w:t>—</w:t>
      </w:r>
      <w:r w:rsidR="00A367E8">
        <w:rPr>
          <w:rFonts w:ascii="Palatino-Roman" w:hAnsi="Palatino-Roman" w:cs="Arial"/>
          <w:color w:val="333333"/>
          <w:sz w:val="20"/>
          <w:shd w:val="clear" w:color="auto" w:fill="FFFFFF"/>
        </w:rPr>
        <w:t>where that</w:t>
      </w:r>
      <w:r w:rsidR="008F7B76">
        <w:rPr>
          <w:rFonts w:ascii="Palatino-Roman" w:hAnsi="Palatino-Roman" w:cs="Arial"/>
          <w:color w:val="333333"/>
          <w:sz w:val="20"/>
          <w:shd w:val="clear" w:color="auto" w:fill="FFFFFF"/>
        </w:rPr>
        <w:t xml:space="preserve"> kind of goal ascription occurs in false-belief tasks—</w:t>
      </w:r>
      <w:r w:rsidR="0004124E">
        <w:rPr>
          <w:rFonts w:ascii="Palatino-Roman" w:hAnsi="Palatino-Roman" w:cs="Arial"/>
          <w:color w:val="333333"/>
          <w:sz w:val="20"/>
          <w:shd w:val="clear" w:color="auto" w:fill="FFFFFF"/>
        </w:rPr>
        <w:t>for motor</w:t>
      </w:r>
      <w:r w:rsidR="003563B4">
        <w:rPr>
          <w:rFonts w:ascii="Palatino-Roman" w:hAnsi="Palatino-Roman" w:cs="Arial"/>
          <w:color w:val="333333"/>
          <w:sz w:val="20"/>
          <w:shd w:val="clear" w:color="auto" w:fill="FFFFFF"/>
        </w:rPr>
        <w:t xml:space="preserve"> </w:t>
      </w:r>
      <w:r w:rsidR="003D07F9">
        <w:rPr>
          <w:rFonts w:ascii="Palatino-Roman" w:hAnsi="Palatino-Roman" w:cs="Arial"/>
          <w:color w:val="333333"/>
          <w:sz w:val="20"/>
          <w:shd w:val="clear" w:color="auto" w:fill="FFFFFF"/>
        </w:rPr>
        <w:t>representations</w:t>
      </w:r>
      <w:r w:rsidR="0004124E">
        <w:rPr>
          <w:rFonts w:ascii="Palatino-Roman" w:hAnsi="Palatino-Roman" w:cs="Arial"/>
          <w:color w:val="333333"/>
          <w:sz w:val="20"/>
          <w:shd w:val="clear" w:color="auto" w:fill="FFFFFF"/>
        </w:rPr>
        <w:t xml:space="preserve"> to</w:t>
      </w:r>
      <w:r w:rsidR="00A367E8">
        <w:rPr>
          <w:rFonts w:ascii="Palatino-Roman" w:hAnsi="Palatino-Roman" w:cs="Arial"/>
          <w:color w:val="333333"/>
          <w:sz w:val="20"/>
          <w:shd w:val="clear" w:color="auto" w:fill="FFFFFF"/>
        </w:rPr>
        <w:t xml:space="preserve"> </w:t>
      </w:r>
      <w:r w:rsidR="00E666B1">
        <w:rPr>
          <w:rFonts w:ascii="Palatino-Roman" w:hAnsi="Palatino-Roman" w:cs="Arial"/>
          <w:color w:val="333333"/>
          <w:sz w:val="20"/>
          <w:shd w:val="clear" w:color="auto" w:fill="FFFFFF"/>
        </w:rPr>
        <w:t>account for</w:t>
      </w:r>
      <w:r w:rsidR="0004124E">
        <w:rPr>
          <w:rFonts w:ascii="Palatino-Roman" w:hAnsi="Palatino-Roman" w:cs="Arial"/>
          <w:color w:val="333333"/>
          <w:sz w:val="20"/>
          <w:shd w:val="clear" w:color="auto" w:fill="FFFFFF"/>
        </w:rPr>
        <w:t xml:space="preserve"> someone's belief-like state.</w:t>
      </w:r>
      <w:r w:rsidR="009234A6">
        <w:rPr>
          <w:rFonts w:ascii="Palatino-Roman" w:hAnsi="Palatino-Roman" w:cs="Arial"/>
          <w:color w:val="333333"/>
          <w:sz w:val="20"/>
          <w:shd w:val="clear" w:color="auto" w:fill="FFFFFF"/>
        </w:rPr>
        <w:t xml:space="preserve"> </w:t>
      </w:r>
      <w:r w:rsidR="00781ECD">
        <w:rPr>
          <w:rFonts w:ascii="Palatino-Roman" w:hAnsi="Palatino-Roman" w:cs="Arial"/>
          <w:color w:val="333333"/>
          <w:sz w:val="20"/>
          <w:shd w:val="clear" w:color="auto" w:fill="FFFFFF"/>
        </w:rPr>
        <w:t xml:space="preserve">Testing </w:t>
      </w:r>
      <w:r w:rsidR="00A3037E">
        <w:rPr>
          <w:rFonts w:ascii="Palatino-Roman" w:hAnsi="Palatino-Roman" w:cs="Arial"/>
          <w:color w:val="333333"/>
          <w:sz w:val="20"/>
          <w:shd w:val="clear" w:color="auto" w:fill="FFFFFF"/>
        </w:rPr>
        <w:t>adults</w:t>
      </w:r>
      <w:r w:rsidR="00781ECD">
        <w:rPr>
          <w:rFonts w:ascii="Palatino-Roman" w:hAnsi="Palatino-Roman" w:cs="Arial"/>
          <w:color w:val="333333"/>
          <w:sz w:val="20"/>
          <w:shd w:val="clear" w:color="auto" w:fill="FFFFFF"/>
        </w:rPr>
        <w:t xml:space="preserve"> (</w:t>
      </w:r>
      <w:r w:rsidR="00781ECD" w:rsidRPr="00781ECD">
        <w:rPr>
          <w:rFonts w:ascii="Palatino-Roman" w:hAnsi="Palatino-Roman" w:cs="Arial"/>
          <w:i/>
          <w:color w:val="333333"/>
          <w:sz w:val="20"/>
          <w:shd w:val="clear" w:color="auto" w:fill="FFFFFF"/>
        </w:rPr>
        <w:t>N</w:t>
      </w:r>
      <w:r w:rsidR="00781ECD">
        <w:rPr>
          <w:rFonts w:ascii="Palatino-Roman" w:hAnsi="Palatino-Roman" w:cs="Arial"/>
          <w:i/>
          <w:color w:val="333333"/>
          <w:sz w:val="20"/>
          <w:shd w:val="clear" w:color="auto" w:fill="FFFFFF"/>
        </w:rPr>
        <w:t xml:space="preserve"> </w:t>
      </w:r>
      <w:r w:rsidR="00781ECD">
        <w:rPr>
          <w:rFonts w:ascii="Palatino-Roman" w:hAnsi="Palatino-Roman" w:cs="Arial"/>
          <w:color w:val="333333"/>
          <w:sz w:val="20"/>
          <w:shd w:val="clear" w:color="auto" w:fill="FFFFFF"/>
        </w:rPr>
        <w:t>= 42) in a</w:t>
      </w:r>
      <w:r w:rsidR="00A367E8">
        <w:rPr>
          <w:rFonts w:ascii="Palatino-Roman" w:hAnsi="Palatino-Roman" w:cs="Arial"/>
          <w:color w:val="333333"/>
          <w:sz w:val="20"/>
          <w:shd w:val="clear" w:color="auto" w:fill="FFFFFF"/>
        </w:rPr>
        <w:t xml:space="preserve"> </w:t>
      </w:r>
      <w:r w:rsidR="00A367E8" w:rsidRPr="006A2E66">
        <w:rPr>
          <w:rFonts w:ascii="Palatino-Roman" w:hAnsi="Palatino-Roman" w:cs="Arial"/>
          <w:color w:val="333333"/>
          <w:sz w:val="20"/>
          <w:shd w:val="clear" w:color="auto" w:fill="FFFFFF"/>
        </w:rPr>
        <w:t>real-time interactive helping scenario</w:t>
      </w:r>
      <w:r w:rsidR="00F64DBA">
        <w:rPr>
          <w:rFonts w:ascii="Palatino-Roman" w:hAnsi="Palatino-Roman" w:cs="Arial"/>
          <w:color w:val="333333"/>
          <w:sz w:val="20"/>
          <w:shd w:val="clear" w:color="auto" w:fill="FFFFFF"/>
        </w:rPr>
        <w:t>, w</w:t>
      </w:r>
      <w:r w:rsidR="00A367E8">
        <w:rPr>
          <w:rFonts w:ascii="Palatino-Roman" w:hAnsi="Palatino-Roman" w:cs="Arial"/>
          <w:color w:val="333333"/>
          <w:sz w:val="20"/>
          <w:shd w:val="clear" w:color="auto" w:fill="FFFFFF"/>
        </w:rPr>
        <w:t>e discovered</w:t>
      </w:r>
      <w:r w:rsidR="00471DB4">
        <w:rPr>
          <w:rFonts w:ascii="Palatino-Roman" w:hAnsi="Palatino-Roman" w:cs="Arial"/>
          <w:color w:val="333333"/>
          <w:sz w:val="20"/>
          <w:shd w:val="clear" w:color="auto" w:fill="FFFFFF"/>
        </w:rPr>
        <w:t xml:space="preserve"> that</w:t>
      </w:r>
      <w:r w:rsidR="009766E0">
        <w:rPr>
          <w:rFonts w:ascii="Palatino-Roman" w:hAnsi="Palatino-Roman" w:cs="Arial"/>
          <w:color w:val="333333"/>
          <w:sz w:val="20"/>
          <w:shd w:val="clear" w:color="auto" w:fill="FFFFFF"/>
        </w:rPr>
        <w:t xml:space="preserve"> </w:t>
      </w:r>
      <w:r w:rsidR="00781ECD">
        <w:rPr>
          <w:rFonts w:ascii="Palatino-Roman" w:hAnsi="Palatino-Roman" w:cs="Arial"/>
          <w:color w:val="333333"/>
          <w:sz w:val="20"/>
          <w:shd w:val="clear" w:color="auto" w:fill="FFFFFF"/>
        </w:rPr>
        <w:t>participants</w:t>
      </w:r>
      <w:r w:rsidR="001A6F0E">
        <w:rPr>
          <w:rFonts w:ascii="Palatino-Roman" w:hAnsi="Palatino-Roman" w:cs="Arial"/>
          <w:color w:val="333333"/>
          <w:sz w:val="20"/>
          <w:shd w:val="clear" w:color="auto" w:fill="FFFFFF"/>
        </w:rPr>
        <w:t>'</w:t>
      </w:r>
      <w:r w:rsidR="009766E0">
        <w:rPr>
          <w:rFonts w:ascii="Palatino-Roman" w:hAnsi="Palatino-Roman" w:cs="Arial"/>
          <w:color w:val="333333"/>
          <w:sz w:val="20"/>
          <w:shd w:val="clear" w:color="auto" w:fill="FFFFFF"/>
        </w:rPr>
        <w:t xml:space="preserve"> </w:t>
      </w:r>
      <w:r w:rsidR="00471DB4">
        <w:rPr>
          <w:rFonts w:ascii="Palatino-Roman" w:hAnsi="Palatino-Roman" w:cs="Arial"/>
          <w:color w:val="333333"/>
          <w:sz w:val="20"/>
          <w:shd w:val="clear" w:color="auto" w:fill="FFFFFF"/>
        </w:rPr>
        <w:t xml:space="preserve">early </w:t>
      </w:r>
      <w:r w:rsidR="00A367E8">
        <w:rPr>
          <w:rFonts w:ascii="Palatino-Roman" w:hAnsi="Palatino-Roman" w:cs="Arial"/>
          <w:color w:val="333333"/>
          <w:sz w:val="20"/>
          <w:shd w:val="clear" w:color="auto" w:fill="FFFFFF"/>
        </w:rPr>
        <w:t xml:space="preserve">mediolateral </w:t>
      </w:r>
      <w:r w:rsidR="009766E0">
        <w:rPr>
          <w:rFonts w:ascii="Palatino-Roman" w:hAnsi="Palatino-Roman" w:cs="Arial"/>
          <w:color w:val="333333"/>
          <w:sz w:val="20"/>
          <w:shd w:val="clear" w:color="auto" w:fill="FFFFFF"/>
        </w:rPr>
        <w:t>motor activity</w:t>
      </w:r>
      <w:r w:rsidR="001A6F0E">
        <w:rPr>
          <w:rFonts w:ascii="Palatino-Roman" w:hAnsi="Palatino-Roman" w:cs="Arial"/>
          <w:color w:val="333333"/>
          <w:sz w:val="20"/>
          <w:shd w:val="clear" w:color="auto" w:fill="FFFFFF"/>
        </w:rPr>
        <w:t xml:space="preserve"> (</w:t>
      </w:r>
      <w:r w:rsidR="0008417C">
        <w:rPr>
          <w:rFonts w:ascii="Palatino-Roman" w:hAnsi="Palatino-Roman" w:cs="Arial"/>
          <w:color w:val="333333"/>
          <w:sz w:val="20"/>
          <w:shd w:val="clear" w:color="auto" w:fill="FFFFFF"/>
        </w:rPr>
        <w:t>leftwards-rightwards</w:t>
      </w:r>
      <w:r w:rsidR="00471DB4">
        <w:rPr>
          <w:rFonts w:ascii="Palatino-Roman" w:hAnsi="Palatino-Roman" w:cs="Arial"/>
          <w:color w:val="333333"/>
          <w:sz w:val="20"/>
          <w:shd w:val="clear" w:color="auto" w:fill="FFFFFF"/>
        </w:rPr>
        <w:t xml:space="preserve"> leaning</w:t>
      </w:r>
      <w:r w:rsidR="006B6203">
        <w:rPr>
          <w:rFonts w:ascii="Palatino-Roman" w:hAnsi="Palatino-Roman" w:cs="Arial"/>
          <w:color w:val="333333"/>
          <w:sz w:val="20"/>
          <w:shd w:val="clear" w:color="auto" w:fill="FFFFFF"/>
        </w:rPr>
        <w:t xml:space="preserve"> </w:t>
      </w:r>
      <w:r w:rsidR="00471DB4">
        <w:rPr>
          <w:rFonts w:ascii="Palatino-Roman" w:hAnsi="Palatino-Roman" w:cs="Arial"/>
          <w:color w:val="333333"/>
          <w:sz w:val="20"/>
          <w:shd w:val="clear" w:color="auto" w:fill="FFFFFF"/>
        </w:rPr>
        <w:t>on</w:t>
      </w:r>
      <w:r w:rsidR="001A6F0E">
        <w:rPr>
          <w:rFonts w:ascii="Palatino-Roman" w:hAnsi="Palatino-Roman" w:cs="Arial"/>
          <w:color w:val="333333"/>
          <w:sz w:val="20"/>
          <w:shd w:val="clear" w:color="auto" w:fill="FFFFFF"/>
        </w:rPr>
        <w:t xml:space="preserve"> balance board) </w:t>
      </w:r>
      <w:r w:rsidR="00471DB4">
        <w:rPr>
          <w:rFonts w:ascii="Palatino-Roman" w:hAnsi="Palatino-Roman" w:cs="Arial"/>
          <w:color w:val="333333"/>
          <w:sz w:val="20"/>
          <w:shd w:val="clear" w:color="auto" w:fill="FFFFFF"/>
        </w:rPr>
        <w:t>foreshadowed</w:t>
      </w:r>
      <w:r w:rsidR="009766E0">
        <w:rPr>
          <w:rFonts w:ascii="Palatino-Roman" w:hAnsi="Palatino-Roman" w:cs="Arial"/>
          <w:color w:val="333333"/>
          <w:sz w:val="20"/>
          <w:shd w:val="clear" w:color="auto" w:fill="FFFFFF"/>
        </w:rPr>
        <w:t xml:space="preserve"> </w:t>
      </w:r>
      <w:r w:rsidR="001A6F0E">
        <w:rPr>
          <w:rFonts w:ascii="Palatino-Roman" w:hAnsi="Palatino-Roman" w:cs="Arial"/>
          <w:color w:val="333333"/>
          <w:sz w:val="20"/>
          <w:shd w:val="clear" w:color="auto" w:fill="FFFFFF"/>
        </w:rPr>
        <w:t xml:space="preserve">the </w:t>
      </w:r>
      <w:r w:rsidR="009766E0">
        <w:rPr>
          <w:rFonts w:ascii="Palatino-Roman" w:hAnsi="Palatino-Roman" w:cs="Arial"/>
          <w:color w:val="333333"/>
          <w:sz w:val="20"/>
          <w:shd w:val="clear" w:color="auto" w:fill="FFFFFF"/>
        </w:rPr>
        <w:t>agent's</w:t>
      </w:r>
      <w:r w:rsidR="001A6F0E">
        <w:rPr>
          <w:rFonts w:ascii="Palatino-Roman" w:hAnsi="Palatino-Roman" w:cs="Arial"/>
          <w:color w:val="333333"/>
          <w:sz w:val="20"/>
          <w:shd w:val="clear" w:color="auto" w:fill="FFFFFF"/>
        </w:rPr>
        <w:t xml:space="preserve"> </w:t>
      </w:r>
      <w:r w:rsidR="009766E0">
        <w:rPr>
          <w:rFonts w:ascii="Palatino-Roman" w:hAnsi="Palatino-Roman" w:cs="Arial"/>
          <w:color w:val="333333"/>
          <w:sz w:val="20"/>
          <w:shd w:val="clear" w:color="auto" w:fill="FFFFFF"/>
        </w:rPr>
        <w:t xml:space="preserve">belief-based </w:t>
      </w:r>
      <w:r w:rsidR="00111A21">
        <w:rPr>
          <w:rFonts w:ascii="Palatino-Roman" w:hAnsi="Palatino-Roman" w:cs="Arial"/>
          <w:color w:val="333333"/>
          <w:sz w:val="20"/>
          <w:shd w:val="clear" w:color="auto" w:fill="FFFFFF"/>
        </w:rPr>
        <w:t>action</w:t>
      </w:r>
      <w:r w:rsidR="00E666B1">
        <w:rPr>
          <w:rFonts w:ascii="Palatino-Roman" w:hAnsi="Palatino-Roman" w:cs="Arial"/>
          <w:color w:val="333333"/>
          <w:sz w:val="20"/>
          <w:shd w:val="clear" w:color="auto" w:fill="FFFFFF"/>
        </w:rPr>
        <w:t xml:space="preserve"> preparation</w:t>
      </w:r>
      <w:r w:rsidR="009766E0">
        <w:rPr>
          <w:rFonts w:ascii="Palatino-Roman" w:hAnsi="Palatino-Roman" w:cs="Arial"/>
          <w:color w:val="333333"/>
          <w:sz w:val="20"/>
          <w:shd w:val="clear" w:color="auto" w:fill="FFFFFF"/>
        </w:rPr>
        <w:t xml:space="preserve">. </w:t>
      </w:r>
      <w:r w:rsidR="00357484">
        <w:rPr>
          <w:rFonts w:ascii="Palatino-Roman" w:hAnsi="Palatino-Roman" w:cs="Arial"/>
          <w:color w:val="333333"/>
          <w:sz w:val="20"/>
          <w:shd w:val="clear" w:color="auto" w:fill="FFFFFF"/>
        </w:rPr>
        <w:t>These</w:t>
      </w:r>
      <w:r w:rsidR="00534ECC">
        <w:rPr>
          <w:rFonts w:ascii="Palatino-Roman" w:hAnsi="Palatino-Roman" w:cs="Arial"/>
          <w:color w:val="333333"/>
          <w:sz w:val="20"/>
          <w:shd w:val="clear" w:color="auto" w:fill="FFFFFF"/>
        </w:rPr>
        <w:t xml:space="preserve"> results </w:t>
      </w:r>
      <w:r w:rsidR="009164F1">
        <w:rPr>
          <w:rFonts w:ascii="Palatino-Roman" w:hAnsi="Palatino-Roman" w:cs="Arial"/>
          <w:color w:val="333333"/>
          <w:sz w:val="20"/>
          <w:shd w:val="clear" w:color="auto" w:fill="FFFFFF"/>
        </w:rPr>
        <w:t>suggest</w:t>
      </w:r>
      <w:r w:rsidR="00F64DBA">
        <w:rPr>
          <w:rFonts w:ascii="Palatino-Roman" w:hAnsi="Palatino-Roman" w:cs="Arial"/>
          <w:color w:val="333333"/>
          <w:sz w:val="20"/>
          <w:shd w:val="clear" w:color="auto" w:fill="FFFFFF"/>
        </w:rPr>
        <w:t xml:space="preserve"> fast</w:t>
      </w:r>
      <w:r w:rsidR="00F64DBA" w:rsidRPr="00F61939">
        <w:rPr>
          <w:rFonts w:ascii="Palatino-Roman" w:hAnsi="Palatino-Roman" w:cs="Arial"/>
          <w:color w:val="333333"/>
          <w:sz w:val="20"/>
          <w:shd w:val="clear" w:color="auto" w:fill="FFFFFF"/>
        </w:rPr>
        <w:t xml:space="preserve"> belie</w:t>
      </w:r>
      <w:r w:rsidR="00824506">
        <w:rPr>
          <w:rFonts w:ascii="Palatino-Roman" w:hAnsi="Palatino-Roman" w:cs="Arial"/>
          <w:color w:val="333333"/>
          <w:sz w:val="20"/>
          <w:shd w:val="clear" w:color="auto" w:fill="FFFFFF"/>
        </w:rPr>
        <w:t>f-</w:t>
      </w:r>
      <w:r w:rsidR="009164F1">
        <w:rPr>
          <w:rFonts w:ascii="Palatino-Roman" w:hAnsi="Palatino-Roman" w:cs="Arial"/>
          <w:color w:val="333333"/>
          <w:sz w:val="20"/>
          <w:shd w:val="clear" w:color="auto" w:fill="FFFFFF"/>
        </w:rPr>
        <w:t xml:space="preserve">tracking </w:t>
      </w:r>
      <w:r w:rsidR="00A3037E">
        <w:rPr>
          <w:rFonts w:ascii="Palatino-Roman" w:hAnsi="Palatino-Roman" w:cs="Arial"/>
          <w:color w:val="333333"/>
          <w:sz w:val="20"/>
          <w:shd w:val="clear" w:color="auto" w:fill="FFFFFF"/>
        </w:rPr>
        <w:t xml:space="preserve">can </w:t>
      </w:r>
      <w:r w:rsidR="00F64DBA" w:rsidRPr="00F61939">
        <w:rPr>
          <w:rFonts w:ascii="Palatino-Roman" w:hAnsi="Palatino-Roman" w:cs="Arial"/>
          <w:color w:val="333333"/>
          <w:sz w:val="20"/>
          <w:shd w:val="clear" w:color="auto" w:fill="FFFFFF"/>
        </w:rPr>
        <w:t xml:space="preserve">modulate </w:t>
      </w:r>
      <w:r w:rsidR="003D07F9">
        <w:rPr>
          <w:rFonts w:ascii="Palatino-Roman" w:hAnsi="Palatino-Roman" w:cs="Arial"/>
          <w:color w:val="333333"/>
          <w:sz w:val="20"/>
          <w:shd w:val="clear" w:color="auto" w:fill="FFFFFF"/>
        </w:rPr>
        <w:t>motor representations generated</w:t>
      </w:r>
      <w:r w:rsidR="00F64DBA" w:rsidRPr="00F61939">
        <w:rPr>
          <w:rFonts w:ascii="Palatino-Roman" w:hAnsi="Palatino-Roman" w:cs="Arial"/>
          <w:color w:val="333333"/>
          <w:sz w:val="20"/>
          <w:shd w:val="clear" w:color="auto" w:fill="FFFFFF"/>
        </w:rPr>
        <w:t xml:space="preserve"> in the</w:t>
      </w:r>
      <w:r w:rsidR="00F64DBA">
        <w:rPr>
          <w:rFonts w:ascii="Palatino-Roman" w:hAnsi="Palatino-Roman" w:cs="Arial"/>
          <w:color w:val="333333"/>
          <w:sz w:val="20"/>
          <w:shd w:val="clear" w:color="auto" w:fill="FFFFFF"/>
        </w:rPr>
        <w:t xml:space="preserve"> course of </w:t>
      </w:r>
      <w:r w:rsidR="00A3037E">
        <w:rPr>
          <w:rFonts w:ascii="Palatino-Roman" w:hAnsi="Palatino-Roman" w:cs="Arial"/>
          <w:color w:val="333333"/>
          <w:sz w:val="20"/>
          <w:shd w:val="clear" w:color="auto" w:fill="FFFFFF"/>
        </w:rPr>
        <w:t xml:space="preserve">one's </w:t>
      </w:r>
      <w:r w:rsidR="00F64DBA">
        <w:rPr>
          <w:rFonts w:ascii="Palatino-Roman" w:hAnsi="Palatino-Roman" w:cs="Arial"/>
          <w:color w:val="333333"/>
          <w:sz w:val="20"/>
          <w:shd w:val="clear" w:color="auto" w:fill="FFFFFF"/>
        </w:rPr>
        <w:t>interaction with an agent</w:t>
      </w:r>
      <w:r w:rsidR="00111A21">
        <w:rPr>
          <w:rFonts w:ascii="Palatino-Roman" w:hAnsi="Palatino-Roman" w:cs="Arial"/>
          <w:color w:val="333333"/>
          <w:sz w:val="20"/>
          <w:shd w:val="clear" w:color="auto" w:fill="FFFFFF"/>
        </w:rPr>
        <w:t xml:space="preserve">. Whilst adults' </w:t>
      </w:r>
      <w:r w:rsidR="00E41880">
        <w:rPr>
          <w:rFonts w:ascii="Palatino-Roman" w:hAnsi="Palatino-Roman" w:cs="Arial"/>
          <w:color w:val="333333"/>
          <w:sz w:val="20"/>
          <w:shd w:val="clear" w:color="auto" w:fill="FFFFFF"/>
        </w:rPr>
        <w:t>leaning</w:t>
      </w:r>
      <w:r w:rsidR="00E50EF6">
        <w:rPr>
          <w:rFonts w:ascii="Palatino-Roman" w:hAnsi="Palatino-Roman" w:cs="Arial"/>
          <w:color w:val="333333"/>
          <w:sz w:val="20"/>
          <w:shd w:val="clear" w:color="auto" w:fill="FFFFFF"/>
        </w:rPr>
        <w:t>,</w:t>
      </w:r>
      <w:r w:rsidR="00413563">
        <w:rPr>
          <w:rFonts w:ascii="Palatino-Roman" w:hAnsi="Palatino-Roman" w:cs="Arial"/>
          <w:color w:val="333333"/>
          <w:sz w:val="20"/>
          <w:shd w:val="clear" w:color="auto" w:fill="FFFFFF"/>
        </w:rPr>
        <w:t xml:space="preserve"> and</w:t>
      </w:r>
      <w:r w:rsidR="00E41880">
        <w:rPr>
          <w:rFonts w:ascii="Palatino-Roman" w:hAnsi="Palatino-Roman" w:cs="Arial"/>
          <w:color w:val="333333"/>
          <w:sz w:val="20"/>
          <w:shd w:val="clear" w:color="auto" w:fill="FFFFFF"/>
        </w:rPr>
        <w:t xml:space="preserve"> </w:t>
      </w:r>
      <w:r w:rsidR="00824506">
        <w:rPr>
          <w:rFonts w:ascii="Palatino-Roman" w:hAnsi="Palatino-Roman" w:cs="Arial"/>
          <w:color w:val="333333"/>
          <w:sz w:val="20"/>
          <w:shd w:val="clear" w:color="auto" w:fill="FFFFFF"/>
        </w:rPr>
        <w:t xml:space="preserve">anticipatory </w:t>
      </w:r>
      <w:r w:rsidR="00E41880">
        <w:rPr>
          <w:rFonts w:ascii="Palatino-Roman" w:hAnsi="Palatino-Roman" w:cs="Arial"/>
          <w:color w:val="333333"/>
          <w:sz w:val="20"/>
          <w:shd w:val="clear" w:color="auto" w:fill="FFFFFF"/>
        </w:rPr>
        <w:t>looking</w:t>
      </w:r>
      <w:r w:rsidR="00E50EF6">
        <w:rPr>
          <w:rFonts w:ascii="Palatino-Roman" w:hAnsi="Palatino-Roman" w:cs="Arial"/>
          <w:color w:val="333333"/>
          <w:sz w:val="20"/>
          <w:shd w:val="clear" w:color="auto" w:fill="FFFFFF"/>
        </w:rPr>
        <w:t>,</w:t>
      </w:r>
      <w:r w:rsidR="00E41880">
        <w:rPr>
          <w:rFonts w:ascii="Palatino-Roman" w:hAnsi="Palatino-Roman" w:cs="Arial"/>
          <w:color w:val="333333"/>
          <w:sz w:val="20"/>
          <w:shd w:val="clear" w:color="auto" w:fill="FFFFFF"/>
        </w:rPr>
        <w:t xml:space="preserve"> </w:t>
      </w:r>
      <w:r w:rsidR="00824506">
        <w:rPr>
          <w:rFonts w:ascii="Palatino-Roman" w:hAnsi="Palatino-Roman" w:cs="Arial"/>
          <w:color w:val="333333"/>
          <w:sz w:val="20"/>
          <w:shd w:val="clear" w:color="auto" w:fill="FFFFFF"/>
        </w:rPr>
        <w:t>revealed</w:t>
      </w:r>
      <w:r w:rsidR="00010D89">
        <w:rPr>
          <w:rFonts w:ascii="Palatino-Roman" w:hAnsi="Palatino-Roman" w:cs="Arial"/>
          <w:color w:val="333333"/>
          <w:sz w:val="20"/>
          <w:shd w:val="clear" w:color="auto" w:fill="FFFFFF"/>
        </w:rPr>
        <w:t xml:space="preserve"> </w:t>
      </w:r>
      <w:r w:rsidR="00F831DA">
        <w:rPr>
          <w:rFonts w:ascii="Palatino-Roman" w:hAnsi="Palatino-Roman" w:cs="Arial"/>
          <w:color w:val="333333"/>
          <w:sz w:val="20"/>
          <w:shd w:val="clear" w:color="auto" w:fill="FFFFFF"/>
        </w:rPr>
        <w:t>the contribution</w:t>
      </w:r>
      <w:r w:rsidR="00824506">
        <w:rPr>
          <w:rFonts w:ascii="Palatino-Roman" w:hAnsi="Palatino-Roman" w:cs="Arial"/>
          <w:color w:val="333333"/>
          <w:sz w:val="20"/>
          <w:shd w:val="clear" w:color="auto" w:fill="FFFFFF"/>
        </w:rPr>
        <w:t xml:space="preserve"> of </w:t>
      </w:r>
      <w:r w:rsidR="00A3037E">
        <w:rPr>
          <w:rFonts w:ascii="Palatino-Roman" w:hAnsi="Palatino-Roman" w:cs="Arial"/>
          <w:color w:val="333333"/>
          <w:sz w:val="20"/>
          <w:shd w:val="clear" w:color="auto" w:fill="FFFFFF"/>
        </w:rPr>
        <w:t>fast false-</w:t>
      </w:r>
      <w:r w:rsidR="00111A21">
        <w:rPr>
          <w:rFonts w:ascii="Palatino-Roman" w:hAnsi="Palatino-Roman" w:cs="Arial"/>
          <w:color w:val="333333"/>
          <w:sz w:val="20"/>
          <w:shd w:val="clear" w:color="auto" w:fill="FFFFFF"/>
        </w:rPr>
        <w:t>belief</w:t>
      </w:r>
      <w:r w:rsidR="003A6BA0">
        <w:rPr>
          <w:rFonts w:ascii="Palatino-Roman" w:hAnsi="Palatino-Roman" w:cs="Arial"/>
          <w:color w:val="333333"/>
          <w:sz w:val="20"/>
          <w:shd w:val="clear" w:color="auto" w:fill="FFFFFF"/>
        </w:rPr>
        <w:t xml:space="preserve"> tracking</w:t>
      </w:r>
      <w:r w:rsidR="00111A21">
        <w:rPr>
          <w:rFonts w:ascii="Palatino-Roman" w:hAnsi="Palatino-Roman" w:cs="Arial"/>
          <w:color w:val="333333"/>
          <w:sz w:val="20"/>
          <w:shd w:val="clear" w:color="auto" w:fill="FFFFFF"/>
        </w:rPr>
        <w:t xml:space="preserve">, </w:t>
      </w:r>
      <w:r w:rsidR="00E50EF6">
        <w:rPr>
          <w:rFonts w:ascii="Palatino-Roman" w:hAnsi="Palatino-Roman" w:cs="Arial"/>
          <w:color w:val="333333"/>
          <w:sz w:val="20"/>
          <w:shd w:val="clear" w:color="auto" w:fill="FFFFFF"/>
        </w:rPr>
        <w:t>participants</w:t>
      </w:r>
      <w:r w:rsidR="00111A21">
        <w:rPr>
          <w:rFonts w:ascii="Palatino-Roman" w:hAnsi="Palatino-Roman" w:cs="Arial"/>
          <w:color w:val="333333"/>
          <w:sz w:val="20"/>
          <w:shd w:val="clear" w:color="auto" w:fill="FFFFFF"/>
        </w:rPr>
        <w:t xml:space="preserve"> </w:t>
      </w:r>
      <w:r w:rsidR="009164F1">
        <w:rPr>
          <w:rFonts w:ascii="Palatino-Roman" w:hAnsi="Palatino-Roman" w:cs="Arial"/>
          <w:color w:val="333333"/>
          <w:sz w:val="20"/>
          <w:shd w:val="clear" w:color="auto" w:fill="FFFFFF"/>
        </w:rPr>
        <w:t>did not</w:t>
      </w:r>
      <w:r w:rsidR="00111A21">
        <w:rPr>
          <w:rFonts w:ascii="Palatino-Roman" w:hAnsi="Palatino-Roman" w:cs="Arial"/>
          <w:color w:val="333333"/>
          <w:sz w:val="20"/>
          <w:shd w:val="clear" w:color="auto" w:fill="FFFFFF"/>
        </w:rPr>
        <w:t xml:space="preserve"> correct the agent's mistake in their final helping action.</w:t>
      </w:r>
      <w:r w:rsidR="003A6BA0">
        <w:rPr>
          <w:rFonts w:ascii="Palatino-Roman" w:hAnsi="Palatino-Roman" w:cs="Arial"/>
          <w:color w:val="333333"/>
          <w:sz w:val="20"/>
          <w:shd w:val="clear" w:color="auto" w:fill="FFFFFF"/>
        </w:rPr>
        <w:t xml:space="preserve"> </w:t>
      </w:r>
      <w:r w:rsidR="00F81932">
        <w:rPr>
          <w:rFonts w:ascii="Palatino-Roman" w:hAnsi="Palatino-Roman" w:cs="Arial"/>
          <w:color w:val="333333"/>
          <w:sz w:val="20"/>
          <w:shd w:val="clear" w:color="auto" w:fill="FFFFFF"/>
        </w:rPr>
        <w:t>These discoveries</w:t>
      </w:r>
      <w:r w:rsidR="003A6BA0">
        <w:rPr>
          <w:rFonts w:ascii="Palatino-Roman" w:hAnsi="Palatino-Roman" w:cs="Arial"/>
          <w:color w:val="333333"/>
          <w:sz w:val="20"/>
          <w:shd w:val="clear" w:color="auto" w:fill="FFFFFF"/>
        </w:rPr>
        <w:t xml:space="preserve"> </w:t>
      </w:r>
      <w:r w:rsidR="009164F1">
        <w:rPr>
          <w:rFonts w:ascii="Palatino-Roman" w:hAnsi="Palatino-Roman" w:cs="Arial"/>
          <w:color w:val="333333"/>
          <w:sz w:val="20"/>
          <w:shd w:val="clear" w:color="auto" w:fill="FFFFFF"/>
        </w:rPr>
        <w:t xml:space="preserve">suggest </w:t>
      </w:r>
      <w:r w:rsidR="003A6BA0">
        <w:rPr>
          <w:rFonts w:ascii="Palatino-Roman" w:hAnsi="Palatino-Roman" w:cs="Arial"/>
          <w:color w:val="333333"/>
          <w:sz w:val="20"/>
          <w:shd w:val="clear" w:color="auto" w:fill="FFFFFF"/>
        </w:rPr>
        <w:t xml:space="preserve">adults </w:t>
      </w:r>
      <w:r w:rsidR="00663322">
        <w:rPr>
          <w:rFonts w:ascii="Palatino-Roman" w:hAnsi="Palatino-Roman" w:cs="Arial"/>
          <w:color w:val="333333"/>
          <w:sz w:val="20"/>
          <w:shd w:val="clear" w:color="auto" w:fill="FFFFFF"/>
        </w:rPr>
        <w:t>may</w:t>
      </w:r>
      <w:r w:rsidR="003A6BA0">
        <w:rPr>
          <w:rFonts w:ascii="Palatino-Roman" w:hAnsi="Palatino-Roman" w:cs="Arial"/>
          <w:color w:val="333333"/>
          <w:sz w:val="20"/>
          <w:shd w:val="clear" w:color="auto" w:fill="FFFFFF"/>
        </w:rPr>
        <w:t xml:space="preserve"> </w:t>
      </w:r>
      <w:r w:rsidR="00357484">
        <w:rPr>
          <w:rFonts w:ascii="Palatino-Roman" w:hAnsi="Palatino-Roman" w:cs="Arial"/>
          <w:color w:val="333333"/>
          <w:sz w:val="20"/>
          <w:shd w:val="clear" w:color="auto" w:fill="FFFFFF"/>
        </w:rPr>
        <w:t xml:space="preserve">not </w:t>
      </w:r>
      <w:r w:rsidR="004868DA">
        <w:rPr>
          <w:rFonts w:ascii="Palatino-Roman" w:hAnsi="Palatino-Roman" w:cs="Arial"/>
          <w:color w:val="333333"/>
          <w:sz w:val="20"/>
          <w:shd w:val="clear" w:color="auto" w:fill="FFFFFF"/>
        </w:rPr>
        <w:t xml:space="preserve">necessarily </w:t>
      </w:r>
      <w:r w:rsidR="003A6BA0">
        <w:rPr>
          <w:rFonts w:ascii="Palatino-Roman" w:hAnsi="Palatino-Roman" w:cs="Arial"/>
          <w:color w:val="333333"/>
          <w:sz w:val="20"/>
          <w:shd w:val="clear" w:color="auto" w:fill="FFFFFF"/>
        </w:rPr>
        <w:t>use another's belief during overt social interaction</w:t>
      </w:r>
      <w:r w:rsidR="00357484">
        <w:rPr>
          <w:rFonts w:ascii="Palatino-Roman" w:hAnsi="Palatino-Roman" w:cs="Arial"/>
          <w:color w:val="333333"/>
          <w:sz w:val="20"/>
          <w:shd w:val="clear" w:color="auto" w:fill="FFFFFF"/>
        </w:rPr>
        <w:t xml:space="preserve"> or find reflecting on another's belief as being normatively relevant to </w:t>
      </w:r>
      <w:r w:rsidR="009164F1">
        <w:rPr>
          <w:rFonts w:ascii="Palatino-Roman" w:hAnsi="Palatino-Roman" w:cs="Arial"/>
          <w:color w:val="333333"/>
          <w:sz w:val="20"/>
          <w:shd w:val="clear" w:color="auto" w:fill="FFFFFF"/>
        </w:rPr>
        <w:t>one's</w:t>
      </w:r>
      <w:r w:rsidR="00357484">
        <w:rPr>
          <w:rFonts w:ascii="Palatino-Roman" w:hAnsi="Palatino-Roman" w:cs="Arial"/>
          <w:color w:val="333333"/>
          <w:sz w:val="20"/>
          <w:shd w:val="clear" w:color="auto" w:fill="FFFFFF"/>
        </w:rPr>
        <w:t xml:space="preserve"> own choice of action. </w:t>
      </w:r>
      <w:r w:rsidR="00781ECD">
        <w:rPr>
          <w:rFonts w:ascii="Palatino-Roman" w:hAnsi="Palatino-Roman" w:cs="Arial"/>
          <w:color w:val="333333"/>
          <w:sz w:val="20"/>
          <w:shd w:val="clear" w:color="auto" w:fill="FFFFFF"/>
        </w:rPr>
        <w:t>O</w:t>
      </w:r>
      <w:r w:rsidR="009164F1">
        <w:rPr>
          <w:rFonts w:ascii="Palatino-Roman" w:hAnsi="Palatino-Roman" w:cs="Arial"/>
          <w:color w:val="333333"/>
          <w:sz w:val="20"/>
          <w:shd w:val="clear" w:color="auto" w:fill="FFFFFF"/>
        </w:rPr>
        <w:t>ur</w:t>
      </w:r>
      <w:r w:rsidR="00357484">
        <w:rPr>
          <w:rFonts w:ascii="Palatino-Roman" w:hAnsi="Palatino-Roman" w:cs="Arial"/>
          <w:color w:val="333333"/>
          <w:sz w:val="20"/>
          <w:shd w:val="clear" w:color="auto" w:fill="FFFFFF"/>
        </w:rPr>
        <w:t xml:space="preserve"> interactive task</w:t>
      </w:r>
      <w:r w:rsidR="009164F1">
        <w:rPr>
          <w:rFonts w:ascii="Palatino-Roman" w:hAnsi="Palatino-Roman" w:cs="Arial"/>
          <w:color w:val="333333"/>
          <w:sz w:val="20"/>
          <w:shd w:val="clear" w:color="auto" w:fill="FFFFFF"/>
        </w:rPr>
        <w:t xml:space="preserve"> design</w:t>
      </w:r>
      <w:r w:rsidR="00357484">
        <w:rPr>
          <w:rFonts w:ascii="Palatino-Roman" w:hAnsi="Palatino-Roman" w:cs="Arial"/>
          <w:color w:val="333333"/>
          <w:sz w:val="20"/>
          <w:shd w:val="clear" w:color="auto" w:fill="FFFFFF"/>
        </w:rPr>
        <w:t xml:space="preserve"> offers a promising way to investigate </w:t>
      </w:r>
      <w:r w:rsidR="003B06EB">
        <w:rPr>
          <w:rFonts w:ascii="Palatino-Roman" w:hAnsi="Palatino-Roman" w:cs="Arial"/>
          <w:color w:val="333333"/>
          <w:sz w:val="20"/>
          <w:shd w:val="clear" w:color="auto" w:fill="FFFFFF"/>
        </w:rPr>
        <w:t xml:space="preserve">how </w:t>
      </w:r>
      <w:r w:rsidR="009164F1">
        <w:rPr>
          <w:rFonts w:ascii="Palatino-Roman" w:hAnsi="Palatino-Roman" w:cs="Arial"/>
          <w:color w:val="333333"/>
          <w:sz w:val="20"/>
          <w:shd w:val="clear" w:color="auto" w:fill="FFFFFF"/>
        </w:rPr>
        <w:t xml:space="preserve">motor </w:t>
      </w:r>
      <w:r w:rsidR="00A3037E">
        <w:rPr>
          <w:rFonts w:ascii="Palatino-Roman" w:hAnsi="Palatino-Roman" w:cs="Arial"/>
          <w:color w:val="333333"/>
          <w:sz w:val="20"/>
          <w:shd w:val="clear" w:color="auto" w:fill="FFFFFF"/>
        </w:rPr>
        <w:t>and mindreading</w:t>
      </w:r>
      <w:r w:rsidR="00781ECD">
        <w:rPr>
          <w:rFonts w:ascii="Palatino-Roman" w:hAnsi="Palatino-Roman" w:cs="Arial"/>
          <w:color w:val="333333"/>
          <w:sz w:val="20"/>
          <w:shd w:val="clear" w:color="auto" w:fill="FFFFFF"/>
        </w:rPr>
        <w:t xml:space="preserve"> processes </w:t>
      </w:r>
      <w:r w:rsidR="003B06EB">
        <w:rPr>
          <w:rFonts w:ascii="Palatino-Roman" w:hAnsi="Palatino-Roman" w:cs="Arial"/>
          <w:color w:val="333333"/>
          <w:sz w:val="20"/>
          <w:shd w:val="clear" w:color="auto" w:fill="FFFFFF"/>
        </w:rPr>
        <w:t>may be variously</w:t>
      </w:r>
      <w:r w:rsidR="009164F1">
        <w:rPr>
          <w:rFonts w:ascii="Palatino-Roman" w:hAnsi="Palatino-Roman" w:cs="Arial"/>
          <w:color w:val="333333"/>
          <w:sz w:val="20"/>
          <w:shd w:val="clear" w:color="auto" w:fill="FFFFFF"/>
        </w:rPr>
        <w:t xml:space="preserve"> integrated.</w:t>
      </w:r>
      <w:r w:rsidR="00357484">
        <w:rPr>
          <w:rFonts w:ascii="Palatino-Roman" w:hAnsi="Palatino-Roman" w:cs="Arial"/>
          <w:color w:val="333333"/>
          <w:sz w:val="20"/>
          <w:shd w:val="clear" w:color="auto" w:fill="FFFFFF"/>
        </w:rPr>
        <w:t xml:space="preserve"> </w:t>
      </w:r>
    </w:p>
    <w:p w14:paraId="5C4CC427" w14:textId="77777777" w:rsidR="00E41880" w:rsidRDefault="00E41880" w:rsidP="006B4252">
      <w:pPr>
        <w:jc w:val="both"/>
        <w:rPr>
          <w:rFonts w:ascii="Palatino-Roman" w:hAnsi="Palatino-Roman" w:cs="Arial"/>
          <w:color w:val="333333"/>
          <w:sz w:val="20"/>
          <w:shd w:val="clear" w:color="auto" w:fill="FFFFFF"/>
        </w:rPr>
      </w:pPr>
    </w:p>
    <w:p w14:paraId="080DF8AB" w14:textId="77777777" w:rsidR="005B579C" w:rsidRPr="00394285" w:rsidRDefault="005B579C" w:rsidP="002D52E6">
      <w:pPr>
        <w:pStyle w:val="titlersos"/>
        <w:ind w:left="426" w:hanging="426"/>
        <w:rPr>
          <w:b w:val="0"/>
        </w:rPr>
      </w:pPr>
      <w:r w:rsidRPr="00394285">
        <w:rPr>
          <w:b w:val="0"/>
        </w:rPr>
        <w:t>Introduction</w:t>
      </w:r>
    </w:p>
    <w:p w14:paraId="1B096C33" w14:textId="77777777" w:rsidR="002D52E6" w:rsidRDefault="002D52E6" w:rsidP="00AE3465">
      <w:pPr>
        <w:jc w:val="both"/>
        <w:rPr>
          <w:rFonts w:ascii="Palatino-Roman" w:hAnsi="Palatino-Roman" w:cs="Arial"/>
          <w:color w:val="333333"/>
          <w:sz w:val="20"/>
          <w:shd w:val="clear" w:color="auto" w:fill="FFFFFF"/>
        </w:rPr>
      </w:pPr>
    </w:p>
    <w:p w14:paraId="53889D38" w14:textId="77777777" w:rsidR="00F61939" w:rsidRDefault="00F61939" w:rsidP="00AE3465">
      <w:pPr>
        <w:jc w:val="both"/>
        <w:rPr>
          <w:rFonts w:ascii="Palatino-Roman" w:hAnsi="Palatino-Roman" w:cs="Arial"/>
          <w:color w:val="333333"/>
          <w:sz w:val="20"/>
          <w:shd w:val="clear" w:color="auto" w:fill="FFFFFF"/>
        </w:rPr>
      </w:pPr>
      <w:r w:rsidRPr="00F61939">
        <w:rPr>
          <w:rFonts w:ascii="Palatino-Roman" w:hAnsi="Palatino-Roman" w:cs="Arial"/>
          <w:color w:val="333333"/>
          <w:sz w:val="20"/>
          <w:shd w:val="clear" w:color="auto" w:fill="FFFFFF"/>
        </w:rPr>
        <w:t>The ability to track others' goals—the outcomes to which people's actions are directed—is essential for social functioning, and allows us to predict others' movements. In certain situations, however, successful action observation requires belief tracking to inform goal ascription. Suppose</w:t>
      </w:r>
      <w:r w:rsidR="00107DCC">
        <w:rPr>
          <w:rFonts w:ascii="Palatino-Roman" w:hAnsi="Palatino-Roman" w:cs="Arial"/>
          <w:color w:val="333333"/>
          <w:sz w:val="20"/>
          <w:shd w:val="clear" w:color="auto" w:fill="FFFFFF"/>
        </w:rPr>
        <w:t>, for example,</w:t>
      </w:r>
      <w:r w:rsidRPr="00F61939">
        <w:rPr>
          <w:rFonts w:ascii="Palatino-Roman" w:hAnsi="Palatino-Roman" w:cs="Arial"/>
          <w:color w:val="333333"/>
          <w:sz w:val="20"/>
          <w:shd w:val="clear" w:color="auto" w:fill="FFFFFF"/>
        </w:rPr>
        <w:t xml:space="preserve"> that </w:t>
      </w:r>
      <w:r w:rsidR="009F5864">
        <w:rPr>
          <w:rFonts w:ascii="Palatino-Roman" w:hAnsi="Palatino-Roman" w:cs="Arial"/>
          <w:color w:val="333333"/>
          <w:sz w:val="20"/>
          <w:shd w:val="clear" w:color="auto" w:fill="FFFFFF"/>
        </w:rPr>
        <w:t>Sally</w:t>
      </w:r>
      <w:r w:rsidRPr="00F61939">
        <w:rPr>
          <w:rFonts w:ascii="Palatino-Roman" w:hAnsi="Palatino-Roman" w:cs="Arial"/>
          <w:color w:val="333333"/>
          <w:sz w:val="20"/>
          <w:shd w:val="clear" w:color="auto" w:fill="FFFFFF"/>
        </w:rPr>
        <w:t xml:space="preserve"> is going to perform an act</w:t>
      </w:r>
      <w:r w:rsidR="00F86B6D">
        <w:rPr>
          <w:rFonts w:ascii="Palatino-Roman" w:hAnsi="Palatino-Roman" w:cs="Arial"/>
          <w:color w:val="333333"/>
          <w:sz w:val="20"/>
          <w:shd w:val="clear" w:color="auto" w:fill="FFFFFF"/>
        </w:rPr>
        <w:t>ion the goal of which is to grasp</w:t>
      </w:r>
      <w:r w:rsidRPr="00F61939">
        <w:rPr>
          <w:rFonts w:ascii="Palatino-Roman" w:hAnsi="Palatino-Roman" w:cs="Arial"/>
          <w:color w:val="333333"/>
          <w:sz w:val="20"/>
          <w:shd w:val="clear" w:color="auto" w:fill="FFFFFF"/>
        </w:rPr>
        <w:t xml:space="preserve"> her wedding ring. She falsely believes that her ring is in the right-side box, whereas actually it is inside the left-side box. If we ignore the agent's false belief, then fixing only upon </w:t>
      </w:r>
      <w:r w:rsidR="00F86B6D">
        <w:rPr>
          <w:rFonts w:ascii="Palatino-Roman" w:hAnsi="Palatino-Roman" w:cs="Arial"/>
          <w:color w:val="333333"/>
          <w:sz w:val="20"/>
          <w:shd w:val="clear" w:color="auto" w:fill="FFFFFF"/>
        </w:rPr>
        <w:t>grasping</w:t>
      </w:r>
      <w:r w:rsidRPr="00F61939">
        <w:rPr>
          <w:rFonts w:ascii="Palatino-Roman" w:hAnsi="Palatino-Roman" w:cs="Arial"/>
          <w:color w:val="333333"/>
          <w:sz w:val="20"/>
          <w:shd w:val="clear" w:color="auto" w:fill="FFFFFF"/>
        </w:rPr>
        <w:t xml:space="preserve"> the ring as the goal of </w:t>
      </w:r>
      <w:r w:rsidR="009F5864">
        <w:rPr>
          <w:rFonts w:ascii="Palatino-Roman" w:hAnsi="Palatino-Roman" w:cs="Arial"/>
          <w:color w:val="333333"/>
          <w:sz w:val="20"/>
          <w:shd w:val="clear" w:color="auto" w:fill="FFFFFF"/>
        </w:rPr>
        <w:t>Sally</w:t>
      </w:r>
      <w:r w:rsidRPr="00F61939">
        <w:rPr>
          <w:rFonts w:ascii="Palatino-Roman" w:hAnsi="Palatino-Roman" w:cs="Arial"/>
          <w:color w:val="333333"/>
          <w:sz w:val="20"/>
          <w:shd w:val="clear" w:color="auto" w:fill="FFFFFF"/>
        </w:rPr>
        <w:t>'s action would generate the wrong expectation of how her action would unfold</w:t>
      </w:r>
      <w:r w:rsidR="004F6127" w:rsidRPr="00F61939">
        <w:rPr>
          <w:rFonts w:ascii="Palatino-Roman" w:hAnsi="Palatino-Roman" w:cs="Arial"/>
          <w:color w:val="333333"/>
          <w:sz w:val="20"/>
          <w:shd w:val="clear" w:color="auto" w:fill="FFFFFF"/>
        </w:rPr>
        <w:t>—</w:t>
      </w:r>
      <w:r w:rsidRPr="00F61939">
        <w:rPr>
          <w:rFonts w:ascii="Palatino-Roman" w:hAnsi="Palatino-Roman" w:cs="Arial"/>
          <w:color w:val="333333"/>
          <w:sz w:val="20"/>
          <w:shd w:val="clear" w:color="auto" w:fill="FFFFFF"/>
        </w:rPr>
        <w:t xml:space="preserve">incorrectly predicting that she would move to the left-side box to </w:t>
      </w:r>
      <w:r w:rsidR="00981136">
        <w:rPr>
          <w:rFonts w:ascii="Palatino-Roman" w:hAnsi="Palatino-Roman" w:cs="Arial"/>
          <w:color w:val="333333"/>
          <w:sz w:val="20"/>
          <w:shd w:val="clear" w:color="auto" w:fill="FFFFFF"/>
        </w:rPr>
        <w:t>reach and grasp</w:t>
      </w:r>
      <w:r w:rsidRPr="00F61939">
        <w:rPr>
          <w:rFonts w:ascii="Palatino-Roman" w:hAnsi="Palatino-Roman" w:cs="Arial"/>
          <w:color w:val="333333"/>
          <w:sz w:val="20"/>
          <w:shd w:val="clear" w:color="auto" w:fill="FFFFFF"/>
        </w:rPr>
        <w:t xml:space="preserve"> her ring </w:t>
      </w:r>
      <w:r w:rsidR="00A72282">
        <w:rPr>
          <w:rFonts w:ascii="Palatino-Roman" w:hAnsi="Palatino-Roman" w:cs="Arial"/>
          <w:color w:val="333333"/>
          <w:sz w:val="20"/>
          <w:shd w:val="clear" w:color="auto" w:fill="FFFFFF"/>
        </w:rPr>
        <w:fldChar w:fldCharType="begin"/>
      </w:r>
      <w:r w:rsidR="00A72282">
        <w:rPr>
          <w:rFonts w:ascii="Palatino-Roman" w:hAnsi="Palatino-Roman" w:cs="Arial"/>
          <w:color w:val="333333"/>
          <w:sz w:val="20"/>
          <w:shd w:val="clear" w:color="auto" w:fill="FFFFFF"/>
        </w:rPr>
        <w:instrText xml:space="preserve"> ADDIN ZOTERO_ITEM CSL_CITATION {"citationID":"hPpQP2ZC","properties":{"formattedCitation":"[1]","plainCitation":"[1]","noteIndex":0},"citationItems":[{"id":300,"uris":["http://zotero.org/users/4995944/items/UIUAXMEC"],"uri":["http://zotero.org/users/4995944/items/UIUAXMEC"],"itemData":{"id":300,"type":"article-journal","title":"Is goal ascription possible in minimal mindreading?","container-title":"Psychological Review","page":"228-233","volume":"123","issue":"2","source":"Crossref","abstract":"In this response to the commentary by Michael and Christensen (2016), we first explain how minimal mindreading is compatible with the development of increasingly sophisticated mindreading behaviors that involve both executive functions and general knowledge and then sketch 1 approach to a minimal account of goal ascription.","DOI":"10.1037/rev0000022","ISSN":"1939-1471, 0033-295X","language":"en","author":[{"family":"Butterfill","given":"Stephen A."},{"family":"Apperly","given":"Ian A."}],"issued":{"date-parts":[["2016"]]}}}],"schema":"https://github.com/citation-style-language/schema/raw/master/csl-citation.json"} </w:instrText>
      </w:r>
      <w:r w:rsidR="00A72282">
        <w:rPr>
          <w:rFonts w:ascii="Palatino-Roman" w:hAnsi="Palatino-Roman" w:cs="Arial"/>
          <w:color w:val="333333"/>
          <w:sz w:val="20"/>
          <w:shd w:val="clear" w:color="auto" w:fill="FFFFFF"/>
        </w:rPr>
        <w:fldChar w:fldCharType="separate"/>
      </w:r>
      <w:r w:rsidR="00A72282">
        <w:rPr>
          <w:rFonts w:ascii="Palatino-Roman" w:hAnsi="Palatino-Roman" w:cs="Arial"/>
          <w:noProof/>
          <w:color w:val="333333"/>
          <w:sz w:val="20"/>
          <w:shd w:val="clear" w:color="auto" w:fill="FFFFFF"/>
        </w:rPr>
        <w:t>[1]</w:t>
      </w:r>
      <w:r w:rsidR="00A72282">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w:t>
      </w:r>
      <w:r w:rsidR="00523E6B">
        <w:rPr>
          <w:rFonts w:ascii="Palatino-Roman" w:hAnsi="Palatino-Roman" w:cs="Arial"/>
          <w:color w:val="333333"/>
          <w:sz w:val="20"/>
          <w:shd w:val="clear" w:color="auto" w:fill="FFFFFF"/>
        </w:rPr>
        <w:t xml:space="preserve">In this </w:t>
      </w:r>
      <w:r w:rsidR="00523E6B">
        <w:rPr>
          <w:rFonts w:ascii="Palatino-Roman" w:hAnsi="Palatino-Roman" w:cs="Arial"/>
          <w:color w:val="333333"/>
          <w:sz w:val="20"/>
          <w:shd w:val="clear" w:color="auto" w:fill="FFFFFF"/>
        </w:rPr>
        <w:lastRenderedPageBreak/>
        <w:t>case, w</w:t>
      </w:r>
      <w:r w:rsidRPr="00F61939">
        <w:rPr>
          <w:rFonts w:ascii="Palatino-Roman" w:hAnsi="Palatino-Roman" w:cs="Arial"/>
          <w:color w:val="333333"/>
          <w:sz w:val="20"/>
          <w:shd w:val="clear" w:color="auto" w:fill="FFFFFF"/>
        </w:rPr>
        <w:t>e need to track S</w:t>
      </w:r>
      <w:r w:rsidR="009F5864">
        <w:rPr>
          <w:rFonts w:ascii="Palatino-Roman" w:hAnsi="Palatino-Roman" w:cs="Arial"/>
          <w:color w:val="333333"/>
          <w:sz w:val="20"/>
          <w:shd w:val="clear" w:color="auto" w:fill="FFFFFF"/>
        </w:rPr>
        <w:t>ally</w:t>
      </w:r>
      <w:r w:rsidRPr="00F61939">
        <w:rPr>
          <w:rFonts w:ascii="Palatino-Roman" w:hAnsi="Palatino-Roman" w:cs="Arial"/>
          <w:color w:val="333333"/>
          <w:sz w:val="20"/>
          <w:shd w:val="clear" w:color="auto" w:fill="FFFFFF"/>
        </w:rPr>
        <w:t xml:space="preserve">'s belief to correctly identify the motor outcome of her action, which is that she would move to the empty right-side box to </w:t>
      </w:r>
      <w:r w:rsidR="00F81932">
        <w:rPr>
          <w:rFonts w:ascii="Palatino-Roman" w:hAnsi="Palatino-Roman" w:cs="Arial"/>
          <w:color w:val="333333"/>
          <w:sz w:val="20"/>
          <w:shd w:val="clear" w:color="auto" w:fill="FFFFFF"/>
        </w:rPr>
        <w:t>reach</w:t>
      </w:r>
      <w:r w:rsidR="00956FE4">
        <w:rPr>
          <w:rFonts w:ascii="Palatino-Roman" w:hAnsi="Palatino-Roman" w:cs="Arial"/>
          <w:color w:val="333333"/>
          <w:sz w:val="20"/>
          <w:shd w:val="clear" w:color="auto" w:fill="FFFFFF"/>
        </w:rPr>
        <w:t xml:space="preserve"> and grasp</w:t>
      </w:r>
      <w:r w:rsidRPr="00F61939">
        <w:rPr>
          <w:rFonts w:ascii="Palatino-Roman" w:hAnsi="Palatino-Roman" w:cs="Arial"/>
          <w:color w:val="333333"/>
          <w:sz w:val="20"/>
          <w:shd w:val="clear" w:color="auto" w:fill="FFFFFF"/>
        </w:rPr>
        <w:t xml:space="preserve"> the ring. Little is known, however, about the functional re</w:t>
      </w:r>
      <w:r w:rsidR="00F81932">
        <w:rPr>
          <w:rFonts w:ascii="Palatino-Roman" w:hAnsi="Palatino-Roman" w:cs="Arial"/>
          <w:color w:val="333333"/>
          <w:sz w:val="20"/>
          <w:shd w:val="clear" w:color="auto" w:fill="FFFFFF"/>
        </w:rPr>
        <w:t>lationship between rapid belief-</w:t>
      </w:r>
      <w:r w:rsidRPr="00F61939">
        <w:rPr>
          <w:rFonts w:ascii="Palatino-Roman" w:hAnsi="Palatino-Roman" w:cs="Arial"/>
          <w:color w:val="333333"/>
          <w:sz w:val="20"/>
          <w:shd w:val="clear" w:color="auto" w:fill="FFFFFF"/>
        </w:rPr>
        <w:t>tracking and motor processes for supporting action observation and understanding.</w:t>
      </w:r>
    </w:p>
    <w:p w14:paraId="3B044C21" w14:textId="77777777" w:rsidR="00AE3465" w:rsidRDefault="00F61939" w:rsidP="00AE3465">
      <w:pPr>
        <w:ind w:firstLine="360"/>
        <w:jc w:val="both"/>
        <w:rPr>
          <w:rFonts w:ascii="Palatino-Roman" w:hAnsi="Palatino-Roman" w:cs="Arial"/>
          <w:color w:val="333333"/>
          <w:sz w:val="20"/>
          <w:shd w:val="clear" w:color="auto" w:fill="FFFFFF"/>
        </w:rPr>
      </w:pPr>
      <w:r w:rsidRPr="00F61939">
        <w:rPr>
          <w:rFonts w:ascii="Palatino-Roman" w:hAnsi="Palatino-Roman" w:cs="Arial"/>
          <w:color w:val="333333"/>
          <w:sz w:val="20"/>
          <w:shd w:val="clear" w:color="auto" w:fill="FFFFFF"/>
        </w:rPr>
        <w:t xml:space="preserve">The study of action observation and understanding has been tackled from two distinct theoretical approaches. One approach emphasises that human beings have a social-cognitive system that guides rapid anticipations of others' belief-based action </w:t>
      </w:r>
      <w:r w:rsidR="00A72282">
        <w:rPr>
          <w:rFonts w:ascii="Palatino-Roman" w:hAnsi="Palatino-Roman" w:cs="Arial"/>
          <w:color w:val="333333"/>
          <w:sz w:val="20"/>
          <w:shd w:val="clear" w:color="auto" w:fill="FFFFFF"/>
        </w:rPr>
        <w:fldChar w:fldCharType="begin"/>
      </w:r>
      <w:r w:rsidR="00A72282">
        <w:rPr>
          <w:rFonts w:ascii="Palatino-Roman" w:hAnsi="Palatino-Roman" w:cs="Arial"/>
          <w:color w:val="333333"/>
          <w:sz w:val="20"/>
          <w:shd w:val="clear" w:color="auto" w:fill="FFFFFF"/>
        </w:rPr>
        <w:instrText xml:space="preserve"> ADDIN ZOTERO_ITEM CSL_CITATION {"citationID":"zjIcMtJJ","properties":{"formattedCitation":"[2,3]","plainCitation":"[2,3]","noteIndex":0},"citationItems":[{"id":306,"uris":["http://zotero.org/users/4995944/items/B8NZYCLF"],"uri":["http://zotero.org/users/4995944/items/B8NZYCLF"],"itemData":{"id":306,"type":"article-journal","title":"Do humans have two systems to track beliefs and belief-like states?","container-title":"Psychological Review","page":"953-970","volume":"116","issue":"4","source":"Crossref","abstract":"The lack of consensus on how to characterize humans’ capacity for belief reasoning has been brought into sharp focus by recent research. Children fail critical tests of belief reasoning before 3 to 4 years (Wellman, Cross, &amp; Watson, 2001; Wimmer &amp; Perner, 1983), yet infants apparently pass false belief tasks at 13 or 15 months (Onishi &amp; Baillargeon, 2005; Surian, Caldi, &amp; Sperber, 2007). Non-human animals also fail critical tests of belief reasoning but can show very complex social behaviour (e.g., Call &amp; Tomasello, 2005). Fluent social interaction in adult humans implies efficient processing of beliefs, yet direct tests suggest that belief reasoning is cognitively demanding, even for adults (e.g., Apperly, Samson &amp; Humphreys, 2005). We interpret these findings by drawing an analogy with the domain of number cognition, where similarly contrasting results have been observed. We propose that the success of infants and non-human animals on some belief reasoning tasks may be best explained by a cognitively efficient but inflexible capacity for tracking belief-like states. In humans this capacity persists in parallel with later-developing, more flexible but more cognitively demanding theory of mind abilities.","DOI":"10.1037/a0016923","ISSN":"1939-1471, 0033-295X","language":"en","author":[{"family":"Apperly","given":"Ian A."},{"family":"Butterfill","given":"Stephen A."}],"issued":{"date-parts":[["2009"]]}}},{"id":206,"uris":["http://zotero.org/users/4995944/items/JXRLXK3U"],"uri":["http://zotero.org/users/4995944/items/JXRLXK3U"],"itemData":{"id":206,"type":"article-journal","title":"Reaction time profiles of adults’ action prediction reveal two mindreading systems","container-title":"Cognition","page":"1-16","volume":"160","source":"ScienceDirect","abstract":"Human beings are able to quickly step into others’ shoes to predict peoples’ actions. There is little consensus over how this cognitive feat might be accomplished. We tested the hypotheses that an efficient, but inflexible, mindreading system gives rise to appropriate reaction time facilitation in a standard unexpected transfer task, but not in a task involving an identity component. We created a new behavioural paradigm where adults had to quickly select whether an actor would reach, or not reach, for an object based on the actor’s false belief about the object’s location. By manipulating the type of object we compared participants’ responding behaviour when they did and did not have to take the actor’s perspective into account. While the overall accuracy reflected a high level of flexible belief reasoning across both tasks, the pattern of response times across conditions revealed a limit in the processing scope of an efficient mindreading system. Thus, we show, for the first time, that there are indeed different profiles of reaction times for object-location scenarios and for object-identity scenarios. The results elevate growing evidence that adult humans have not one, but two mindreading systems for dealing with mental states that underlie action.","DOI":"10.1016/j.cognition.2016.12.004","ISSN":"0010-0277","journalAbbreviation":"Cognition","author":[{"family":"Edwards","given":"Katheryn"},{"family":"Low","given":"Jason"}],"issued":{"date-parts":[["2017",3,1]]}}}],"schema":"https://github.com/citation-style-language/schema/raw/master/csl-citation.json"} </w:instrText>
      </w:r>
      <w:r w:rsidR="00A72282">
        <w:rPr>
          <w:rFonts w:ascii="Palatino-Roman" w:hAnsi="Palatino-Roman" w:cs="Arial"/>
          <w:color w:val="333333"/>
          <w:sz w:val="20"/>
          <w:shd w:val="clear" w:color="auto" w:fill="FFFFFF"/>
        </w:rPr>
        <w:fldChar w:fldCharType="separate"/>
      </w:r>
      <w:r w:rsidR="00A72282">
        <w:rPr>
          <w:rFonts w:ascii="Palatino-Roman" w:hAnsi="Palatino-Roman" w:cs="Arial"/>
          <w:noProof/>
          <w:color w:val="333333"/>
          <w:sz w:val="20"/>
          <w:shd w:val="clear" w:color="auto" w:fill="FFFFFF"/>
        </w:rPr>
        <w:t>[2,3]</w:t>
      </w:r>
      <w:r w:rsidR="00A72282">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and this fast mindreading system may operate even when the tracking of belief-relevant information is immaterial to the task at hand </w:t>
      </w:r>
      <w:r w:rsidR="00A72282">
        <w:rPr>
          <w:rFonts w:ascii="Palatino-Roman" w:hAnsi="Palatino-Roman" w:cs="Arial"/>
          <w:color w:val="333333"/>
          <w:sz w:val="20"/>
          <w:shd w:val="clear" w:color="auto" w:fill="FFFFFF"/>
        </w:rPr>
        <w:fldChar w:fldCharType="begin"/>
      </w:r>
      <w:r w:rsidR="00A72282">
        <w:rPr>
          <w:rFonts w:ascii="Palatino-Roman" w:hAnsi="Palatino-Roman" w:cs="Arial"/>
          <w:color w:val="333333"/>
          <w:sz w:val="20"/>
          <w:shd w:val="clear" w:color="auto" w:fill="FFFFFF"/>
        </w:rPr>
        <w:instrText xml:space="preserve"> ADDIN ZOTERO_ITEM CSL_CITATION {"citationID":"LgBwiIcg","properties":{"formattedCitation":"[4\\uc0\\u8211{}6]","plainCitation":"[4–6]","noteIndex":0},"citationItems":[{"id":337,"uris":["http://zotero.org/users/4995944/items/UF3ZQFEJ"],"uri":["http://zotero.org/users/4995944/items/UF3ZQFEJ"],"itemData":{"id":337,"type":"article-journal","title":"Do people automatically track others’ beliefs? Evidence from a continuous measure","container-title":"Cognition","page":"128-133","volume":"130","issue":"1","source":"Crossref","abstract":"Recent ﬁndings suggest that tracking others’ beliefs is not always effortful and slow, but may rely on a fast and implicit system. An untested prediction of the automatic belief tracking account is that own and others’ beliefs should be activated in parallel. We tested this prediction measuring continuous movement trajectories in a task that required deciding between two possible object locations. We independently manipulated whether participants’ belief about the object location was true or false and whether an onlooker’s belief about the object location was true or false. Manipulating whether or not the agent’s belief was ever task relevant allowed us to compare performance in an explicit and implicit version of the same task. Movement parameters revealed an inﬂuence of the onlooker’s irrelevant belief in the implicit version of the task. This provides evidence for parallel activation of own and others’ beliefs.","DOI":"10.1016/j.cognition.2013.10.004","ISSN":"00100277","title-short":"Do people automatically track others’ beliefs?","language":"en","author":[{"family":"Wel","given":"Robrecht P.R.D.","non-dropping-particle":"van der"},{"family":"Sebanz","given":"Natalie"},{"family":"Knoblich","given":"Guenther"}],"issued":{"date-parts":[["2014",1]]}}},{"id":401,"uris":["http://zotero.org/users/4995944/items/CIQH5QIC"],"uri":["http://zotero.org/users/4995944/items/CIQH5QIC"],"itemData":{"id":401,"type":"article-journal","title":"Implicit false belief tracking is preserved in late adulthood","container-title":"Quarterly Journal of Experimental Psychology","page":"1980-1987","volume":"71","issue":"9","source":"DOI.org (Crossref)","abstract":"It is now well established that relative to their younger counterparts, older adults experience difficulties on tasks that require the conscious and explicit processing of others’ mental states (e.g., beliefs, intentions; theory of mind [ToM]). Despite the importance of relatively automatic and unconscious mental state attribution processes in everyday life, no study to date has tested whether tasks that require the implicit processing of others’ belief states also show age-related changes. In this study, younger and older adults completed an implicit false belief task, in which their eye movement patterns were monitored while they passively viewed true and false belief movies. In addition, they were assessed on measures of explicit ToM processing. While older adults showed impairments in explicit ToM processing relative to younger adults, both age groups demonstrated a similar capacity for implicit false belief processing. These findings suggest that implicit components of ToM are preserved in late adulthood and are consistent with dual process models of ageing that emphasise age-related stability in automatic processing and declines in more controlled and effortful cognitive operations. We discuss the potential implications of these findings for social interactions in old age.","DOI":"10.1177/1747021817734690","ISSN":"1747-0218, 1747-0226","journalAbbreviation":"Quarterly Journal of Experimental Psychology","language":"en","author":[{"family":"Grainger","given":"Sarah A"},{"family":"Henry","given":"Julie D"},{"family":"Naughtin","given":"Claire K"},{"family":"Comino","given":"Marita S"},{"family":"Dux","given":"Paul E"}],"issued":{"date-parts":[["2018",9]]}}},{"id":403,"uris":["http://zotero.org/users/4995944/items/TXTSFDZX"],"uri":["http://zotero.org/users/4995944/items/TXTSFDZX"],"itemData":{"id":403,"type":"article-journal","title":"Measuring Mentalizing Ability: A Within-Subject Comparison between an Explicit and Implicit Version of a Ball Detection Task","container-title":"PLOS ONE","page":"e0164373","volume":"11","issue":"10","source":"DOI.org (Crossref)","DOI":"10.1371/journal.pone.0164373","ISSN":"1932-6203","title-short":"Measuring Mentalizing Ability","journalAbbreviation":"PLoS ONE","language":"en","author":[{"family":"Nijhof","given":"Annabel D."},{"family":"Brass","given":"Marcel"},{"family":"Bardi","given":"Lara"},{"family":"Wiersema","given":"Jan R."}],"editor":[{"family":"Zalla","given":"Tiziana"}],"issued":{"date-parts":[["2016",10,10]]}}}],"schema":"https://github.com/citation-style-language/schema/raw/master/csl-citation.json"} </w:instrText>
      </w:r>
      <w:r w:rsidR="00A72282">
        <w:rPr>
          <w:rFonts w:ascii="Palatino-Roman" w:hAnsi="Palatino-Roman" w:cs="Arial"/>
          <w:color w:val="333333"/>
          <w:sz w:val="20"/>
          <w:shd w:val="clear" w:color="auto" w:fill="FFFFFF"/>
        </w:rPr>
        <w:fldChar w:fldCharType="separate"/>
      </w:r>
      <w:r w:rsidR="00A72282" w:rsidRPr="00A72282">
        <w:rPr>
          <w:rFonts w:ascii="Palatino-Roman" w:hAnsi="Palatino-Roman"/>
          <w:color w:val="000000"/>
          <w:sz w:val="20"/>
        </w:rPr>
        <w:t>[4–6]</w:t>
      </w:r>
      <w:r w:rsidR="00A72282">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Another approach emphasises the pre-reflective role played by human beings' motor system in the understanding of others' actions. Here the idea is that action observation elicits motor representations and processes in the brain of the observer similar to that which</w:t>
      </w:r>
      <w:r w:rsidR="004F6127">
        <w:rPr>
          <w:rFonts w:ascii="Palatino-Roman" w:hAnsi="Palatino-Roman" w:cs="Arial"/>
          <w:color w:val="333333"/>
          <w:sz w:val="20"/>
          <w:shd w:val="clear" w:color="auto" w:fill="FFFFFF"/>
        </w:rPr>
        <w:t xml:space="preserve"> would</w:t>
      </w:r>
      <w:r w:rsidRPr="00F61939">
        <w:rPr>
          <w:rFonts w:ascii="Palatino-Roman" w:hAnsi="Palatino-Roman" w:cs="Arial"/>
          <w:color w:val="333333"/>
          <w:sz w:val="20"/>
          <w:shd w:val="clear" w:color="auto" w:fill="FFFFFF"/>
        </w:rPr>
        <w:t xml:space="preserve"> occur </w:t>
      </w:r>
      <w:r w:rsidR="004F6127">
        <w:rPr>
          <w:rFonts w:ascii="Palatino-Roman" w:hAnsi="Palatino-Roman" w:cs="Arial"/>
          <w:color w:val="333333"/>
          <w:sz w:val="20"/>
          <w:shd w:val="clear" w:color="auto" w:fill="FFFFFF"/>
        </w:rPr>
        <w:t>if</w:t>
      </w:r>
      <w:r w:rsidRPr="00F61939">
        <w:rPr>
          <w:rFonts w:ascii="Palatino-Roman" w:hAnsi="Palatino-Roman" w:cs="Arial"/>
          <w:color w:val="333333"/>
          <w:sz w:val="20"/>
          <w:shd w:val="clear" w:color="auto" w:fill="FFFFFF"/>
        </w:rPr>
        <w:t xml:space="preserve"> the observer</w:t>
      </w:r>
      <w:r w:rsidR="004F6127">
        <w:rPr>
          <w:rFonts w:ascii="Palatino-Roman" w:hAnsi="Palatino-Roman" w:cs="Arial"/>
          <w:color w:val="333333"/>
          <w:sz w:val="20"/>
          <w:shd w:val="clear" w:color="auto" w:fill="FFFFFF"/>
        </w:rPr>
        <w:t xml:space="preserve"> were to</w:t>
      </w:r>
      <w:r w:rsidRPr="00F61939">
        <w:rPr>
          <w:rFonts w:ascii="Palatino-Roman" w:hAnsi="Palatino-Roman" w:cs="Arial"/>
          <w:color w:val="333333"/>
          <w:sz w:val="20"/>
          <w:shd w:val="clear" w:color="auto" w:fill="FFFFFF"/>
        </w:rPr>
        <w:t xml:space="preserve"> plan and execute that act</w:t>
      </w:r>
      <w:r w:rsidR="001814A4">
        <w:rPr>
          <w:rFonts w:ascii="Palatino-Roman" w:hAnsi="Palatino-Roman" w:cs="Arial"/>
          <w:color w:val="333333"/>
          <w:sz w:val="20"/>
          <w:shd w:val="clear" w:color="auto" w:fill="FFFFFF"/>
        </w:rPr>
        <w:t xml:space="preserve"> </w:t>
      </w:r>
      <w:r w:rsidR="00A72282">
        <w:rPr>
          <w:rFonts w:ascii="Palatino-Roman" w:hAnsi="Palatino-Roman" w:cs="Arial"/>
          <w:color w:val="333333"/>
          <w:sz w:val="20"/>
          <w:shd w:val="clear" w:color="auto" w:fill="FFFFFF"/>
        </w:rPr>
        <w:fldChar w:fldCharType="begin"/>
      </w:r>
      <w:r w:rsidR="001814A4">
        <w:rPr>
          <w:rFonts w:ascii="Palatino-Roman" w:hAnsi="Palatino-Roman" w:cs="Arial"/>
          <w:color w:val="333333"/>
          <w:sz w:val="20"/>
          <w:shd w:val="clear" w:color="auto" w:fill="FFFFFF"/>
        </w:rPr>
        <w:instrText xml:space="preserve"> ADDIN ZOTERO_ITEM CSL_CITATION {"citationID":"mauV9xmR","properties":{"formattedCitation":"[7\\uc0\\u8211{}9]","plainCitation":"[7–9]","noteIndex":0},"citationItems":[{"id":409,"uris":["http://zotero.org/users/4995944/items/7276ZXK5"],"uri":["http://zotero.org/users/4995944/items/7276ZXK5"],"itemData":{"id":409,"type":"article-journal","title":"The functional role of the parieto-frontal mirror circuit: interpretations and misinterpretations","container-title":"Nature Reviews Neuroscience","page":"264-274","volume":"11","issue":"4","source":"DOI.org (Crossref)","abstract":"The parieto-frontal cortical circuit that is active during action observation is the circuit with mirror properties that has been most extensively studied. Yet, there remains controversy on its role in social cognition and its contribution to understanding the actions and intentions of other individuals. Recent studies in monkeys and humans have shed light on what the parieto-frontal cortical circuit encodes and its possible functional relevance for cognition. We conclude that, although there are several mechanisms through which one can understand the behaviour of other individuals, the parieto-frontal mechanism is the only one that allows an individual to understand the action of others ‘from the inside’ and gives the observer a first-person grasp of the motor goals and intentions of other individuals.","DOI":"10.1038/nrn2805","ISSN":"1471-003X, 1471-0048","title-short":"The functional role of the parieto-frontal mirror circuit","journalAbbreviation":"Nat Rev Neurosci","language":"en","author":[{"family":"Rizzolatti","given":"Giacomo"},{"family":"Sinigaglia","given":"Corrado"}],"issued":{"date-parts":[["2010",4]]}}},{"id":407,"uris":["http://zotero.org/users/4995944/items/IPHPXSZ4"],"uri":["http://zotero.org/users/4995944/items/IPHPXSZ4"],"itemData":{"id":407,"type":"article-journal","title":"Functional organization of inferior area 6 in the macaque monkey","page":"17","source":"Zotero","abstract":"The functional properties of neurons located in the rostral part of inferior area 6 were studied in awake, partially restrained macaque monkeys. The most interesting property of these neurons was that their firing correlated with specific goalrelated motor acts rather than with single movements made by the animal. Using the motor acts as the classification criterion we subdivided the neurons into six classes, four related to distal motor acts and two related to proximal motor acts. The distal classes are: \"Grasping-with-the-hand-and-the-mouth neurons\", \"Grasping-with-the-hand neurons\", \"Holding neurons\" and \"Tearing neurons\". The proximal classes are: \"Reaching neurons\" and \"Bringing-tothe-mouth-or-to-the-body neurons\". The vast majority of the cells belonged to the distal classes. A particularly interesting aspect of distal class neurons was that the discharge of many of them depended on the way in which the hand was shaped during the motor act. Three main groups of neurons were distinguished: \"Precision grip neurons\", \"Finger prehension neurons\", \"Whole hand prehension neurons\". Almost the totality of neurons fired during motor acts performed with either hand. About 50% of the recorded neurons responded to somatosensory stimuli and about 20% to visual stimuli. Visual neurons were more difficult to trigger than the corresponding neurons located in the caudal part of inferior area 6 (area F4). They required motivationally meaningful stimuli and for some of them the size of the stimulus was also critical. In the case of distal neurons there was a relationship between the type of prehension coded by the cells and the size of the stimulus effective in triggering the neurons. It is proposed that the different classes of neurons form a vocabulary of motor acts and that this vocabulary can be accessed by somatosensory and visual stimuli.","language":"en","author":[{"family":"Rizzolatti","given":"G"},{"family":"Camarda","given":"R"},{"family":"Fogassi","given":"L"},{"family":"Gentilucci","given":"M"},{"family":"Luppino","given":"G"},{"family":"Matelli","given":"M"}]}},{"id":405,"uris":["http://zotero.org/users/4995944/items/K2S9Q9UQ"],"uri":["http://zotero.org/users/4995944/items/K2S9Q9UQ"],"itemData":{"id":405,"type":"article-journal","title":"Motor abstraction: a neuroscientific account of how action goals and intentions are mapped and understood","container-title":"Psychological Research Psychologische Forschung","page":"486-498","volume":"73","issue":"4","source":"DOI.org (Crossref)","abstract":"Recent Wndings in cognitive neuroscience shed light on the existence of a common neural mechanism that could account for action and intention to understand abilities in humans and non-human primates. Empirical evidence on the neural underpinnings of action goals and on their ontogeny and phylogeny is introduced and discussed. It is proposed that the properties of the mirror neuron system and the functional mechanism describing them, embodied simulation, enabled pre-linguistic forms of action and intention understanding. Basic aspects of social cognition appear to be primarily based on the motor cognition that underpins one’s own capacity to act, here deWned as motor abstraction. On the basis of this new account of the motor system, it is proposed that intersubjectivity is the best conceived of as intercorporeity.","DOI":"10.1007/s00426-009-0232-4","ISSN":"0340-0727, 1430-2772","title-short":"Motor abstraction","journalAbbreviation":"Psychological Research","language":"en","author":[{"family":"Gallese","given":"Vittorio"}],"issued":{"date-parts":[["2009",7]]}}}],"schema":"https://github.com/citation-style-language/schema/raw/master/csl-citation.json"} </w:instrText>
      </w:r>
      <w:r w:rsidR="00A72282">
        <w:rPr>
          <w:rFonts w:ascii="Palatino-Roman" w:hAnsi="Palatino-Roman" w:cs="Arial"/>
          <w:color w:val="333333"/>
          <w:sz w:val="20"/>
          <w:shd w:val="clear" w:color="auto" w:fill="FFFFFF"/>
        </w:rPr>
        <w:fldChar w:fldCharType="separate"/>
      </w:r>
      <w:r w:rsidR="001814A4" w:rsidRPr="001814A4">
        <w:rPr>
          <w:rFonts w:ascii="Palatino-Roman" w:hAnsi="Palatino-Roman"/>
          <w:color w:val="000000"/>
          <w:sz w:val="20"/>
        </w:rPr>
        <w:t>[7–9]</w:t>
      </w:r>
      <w:r w:rsidR="00A72282">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Exploitation of planning-like motor processes elicited during action observation will ensure that, often enough, outcomes represented motorically in the observer of an action are actually goals of the observed action. In this way, some forms of goal ascription could be achieved in a cognitively efficient way whereby the only representations are motor representations </w:t>
      </w:r>
      <w:r w:rsidR="0085002E">
        <w:rPr>
          <w:rFonts w:ascii="Palatino-Roman" w:hAnsi="Palatino-Roman" w:cs="Arial"/>
          <w:color w:val="333333"/>
          <w:sz w:val="20"/>
          <w:shd w:val="clear" w:color="auto" w:fill="FFFFFF"/>
        </w:rPr>
        <w:fldChar w:fldCharType="begin"/>
      </w:r>
      <w:r w:rsidR="0085002E">
        <w:rPr>
          <w:rFonts w:ascii="Palatino-Roman" w:hAnsi="Palatino-Roman" w:cs="Arial"/>
          <w:color w:val="333333"/>
          <w:sz w:val="20"/>
          <w:shd w:val="clear" w:color="auto" w:fill="FFFFFF"/>
        </w:rPr>
        <w:instrText xml:space="preserve"> ADDIN ZOTERO_ITEM CSL_CITATION {"citationID":"5Ap3UP4O","properties":{"formattedCitation":"[10]","plainCitation":"[10]","noteIndex":0},"citationItems":[{"id":410,"uris":["http://zotero.org/users/4995944/items/42WZEVHE"],"uri":["http://zotero.org/users/4995944/items/42WZEVHE"],"itemData":{"id":410,"type":"book","title":"Motor representation in goal ascription","publisher":"Psychology Press","source":"air.unimi.it","abstract":"2","URL":"https://air.unimi.it/handle/2434/352711#.XdH20S2B3OQ","ISBN":"978-1-138-80583-5","language":"eng","author":[{"family":"Sinigaglia","given":"C."},{"family":"Butterfill","given":"S."}],"issued":{"date-parts":[["2015"]]},"accessed":{"date-parts":[["2019",11,18]]}}}],"schema":"https://github.com/citation-style-language/schema/raw/master/csl-citation.json"} </w:instrText>
      </w:r>
      <w:r w:rsidR="0085002E">
        <w:rPr>
          <w:rFonts w:ascii="Palatino-Roman" w:hAnsi="Palatino-Roman" w:cs="Arial"/>
          <w:color w:val="333333"/>
          <w:sz w:val="20"/>
          <w:shd w:val="clear" w:color="auto" w:fill="FFFFFF"/>
        </w:rPr>
        <w:fldChar w:fldCharType="separate"/>
      </w:r>
      <w:r w:rsidR="0085002E">
        <w:rPr>
          <w:rFonts w:ascii="Palatino-Roman" w:hAnsi="Palatino-Roman" w:cs="Arial"/>
          <w:noProof/>
          <w:color w:val="333333"/>
          <w:sz w:val="20"/>
          <w:shd w:val="clear" w:color="auto" w:fill="FFFFFF"/>
        </w:rPr>
        <w:t>[10]</w:t>
      </w:r>
      <w:r w:rsidR="0085002E">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w:t>
      </w:r>
    </w:p>
    <w:p w14:paraId="2EE95F36" w14:textId="77777777" w:rsidR="00AE3465" w:rsidRDefault="00F61939" w:rsidP="00AE3465">
      <w:pPr>
        <w:ind w:firstLine="360"/>
        <w:jc w:val="both"/>
        <w:rPr>
          <w:rFonts w:ascii="Palatino-Roman" w:hAnsi="Palatino-Roman" w:cs="Arial"/>
          <w:color w:val="333333"/>
          <w:sz w:val="20"/>
          <w:shd w:val="clear" w:color="auto" w:fill="FFFFFF"/>
        </w:rPr>
      </w:pPr>
      <w:r w:rsidRPr="00F61939">
        <w:rPr>
          <w:rFonts w:ascii="Palatino-Roman" w:hAnsi="Palatino-Roman" w:cs="Arial"/>
          <w:color w:val="333333"/>
          <w:sz w:val="20"/>
          <w:shd w:val="clear" w:color="auto" w:fill="FFFFFF"/>
        </w:rPr>
        <w:t xml:space="preserve">Mindreading and motor approaches to action observation and understanding are often considered separately. The separation might partly be the result of the different approaches' task concerns. In the mindreading field, experimental tasks are designed to focus on mental representations underpinning observers' tracking or reasoning about another person's mistaken belief-based behaviour </w:t>
      </w:r>
      <w:r w:rsidR="0085002E">
        <w:rPr>
          <w:rFonts w:ascii="Palatino-Roman" w:hAnsi="Palatino-Roman" w:cs="Arial"/>
          <w:color w:val="333333"/>
          <w:sz w:val="20"/>
          <w:shd w:val="clear" w:color="auto" w:fill="FFFFFF"/>
        </w:rPr>
        <w:fldChar w:fldCharType="begin"/>
      </w:r>
      <w:r w:rsidR="0085002E">
        <w:rPr>
          <w:rFonts w:ascii="Palatino-Roman" w:hAnsi="Palatino-Roman" w:cs="Arial"/>
          <w:color w:val="333333"/>
          <w:sz w:val="20"/>
          <w:shd w:val="clear" w:color="auto" w:fill="FFFFFF"/>
        </w:rPr>
        <w:instrText xml:space="preserve"> ADDIN ZOTERO_ITEM CSL_CITATION {"citationID":"hNaXVJkQ","properties":{"formattedCitation":"[11]","plainCitation":"[11]","noteIndex":0},"citationItems":[{"id":380,"uris":["http://zotero.org/users/4995944/items/72W8GRL6"],"uri":["http://zotero.org/users/4995944/items/72W8GRL6"],"itemData":{"id":380,"type":"article-journal","title":"Implicit and explicit theory of mind: State of the art","container-title":"British Journal of Developmental Psychology","page":"1-13","volume":"30","issue":"1","source":"Wiley Online Library","DOI":"10.1111/j.2044-835X.2011.02074.x","ISSN":"2044-835X","title-short":"Implicit and explicit theory of mind","language":"en","author":[{"family":"Low","given":"Jason"},{"family":"Perner","given":"Josef"}],"issued":{"date-parts":[["2012"]]}}}],"schema":"https://github.com/citation-style-language/schema/raw/master/csl-citation.json"} </w:instrText>
      </w:r>
      <w:r w:rsidR="0085002E">
        <w:rPr>
          <w:rFonts w:ascii="Palatino-Roman" w:hAnsi="Palatino-Roman" w:cs="Arial"/>
          <w:color w:val="333333"/>
          <w:sz w:val="20"/>
          <w:shd w:val="clear" w:color="auto" w:fill="FFFFFF"/>
        </w:rPr>
        <w:fldChar w:fldCharType="separate"/>
      </w:r>
      <w:r w:rsidR="0085002E">
        <w:rPr>
          <w:rFonts w:ascii="Palatino-Roman" w:hAnsi="Palatino-Roman" w:cs="Arial"/>
          <w:noProof/>
          <w:color w:val="333333"/>
          <w:sz w:val="20"/>
          <w:shd w:val="clear" w:color="auto" w:fill="FFFFFF"/>
        </w:rPr>
        <w:t>[11]</w:t>
      </w:r>
      <w:r w:rsidR="0085002E">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Whilst informative, such tasks tend to neglect potential activations in participants' own motor system that can be revelatory of observers' rapid online action understanding. The focus of research in the motor arena, in contrast, has been on situations where the action is going to be successfully achieved by the agent. As our example of S</w:t>
      </w:r>
      <w:r w:rsidR="009F5864">
        <w:rPr>
          <w:rFonts w:ascii="Palatino-Roman" w:hAnsi="Palatino-Roman" w:cs="Arial"/>
          <w:color w:val="333333"/>
          <w:sz w:val="20"/>
          <w:shd w:val="clear" w:color="auto" w:fill="FFFFFF"/>
        </w:rPr>
        <w:t>ally</w:t>
      </w:r>
      <w:r w:rsidRPr="00F61939">
        <w:rPr>
          <w:rFonts w:ascii="Palatino-Roman" w:hAnsi="Palatino-Roman" w:cs="Arial"/>
          <w:color w:val="333333"/>
          <w:sz w:val="20"/>
          <w:shd w:val="clear" w:color="auto" w:fill="FFFFFF"/>
        </w:rPr>
        <w:t>'s search for her wedding ring indicates, however, there are also situations in which an agent will have a false belief about which actions are needed. This creates a challenge for action observation: if we are to predict how someone's action will unfold, we cannot always rely on how things actually are but must also take into account what the agent believes. The challenge provides motivation for our current work to investigate whether belief tracking could map onto or modulate motorically grounded expectations about the goals to which an agent's actions are likely to be directed.</w:t>
      </w:r>
    </w:p>
    <w:p w14:paraId="49F6708F" w14:textId="4D056F45" w:rsidR="00A307C2" w:rsidRDefault="00F61939" w:rsidP="00AE3465">
      <w:pPr>
        <w:ind w:firstLine="360"/>
        <w:jc w:val="both"/>
        <w:rPr>
          <w:rFonts w:ascii="Palatino-Roman" w:hAnsi="Palatino-Roman" w:cs="Arial"/>
          <w:color w:val="333333"/>
          <w:sz w:val="20"/>
          <w:shd w:val="clear" w:color="auto" w:fill="FFFFFF"/>
        </w:rPr>
      </w:pPr>
      <w:r w:rsidRPr="00F61939">
        <w:rPr>
          <w:rFonts w:ascii="Palatino-Roman" w:hAnsi="Palatino-Roman" w:cs="Arial"/>
          <w:color w:val="333333"/>
          <w:sz w:val="20"/>
          <w:shd w:val="clear" w:color="auto" w:fill="FFFFFF"/>
        </w:rPr>
        <w:t>Research indicates that when motor representations and their planning-like processes generate expectations about someone's goal, they take into account various facts about the agent’s environment (e.g., location in space of observed motor acts</w:t>
      </w:r>
      <w:r w:rsidR="00BF02CD">
        <w:rPr>
          <w:rFonts w:ascii="Palatino-Roman" w:hAnsi="Palatino-Roman" w:cs="Arial"/>
          <w:color w:val="333333"/>
          <w:sz w:val="20"/>
          <w:shd w:val="clear" w:color="auto" w:fill="FFFFFF"/>
        </w:rPr>
        <w:t>,</w:t>
      </w:r>
      <w:r w:rsidR="00B8131C">
        <w:rPr>
          <w:rFonts w:ascii="Palatino-Roman" w:hAnsi="Palatino-Roman" w:cs="Arial"/>
          <w:color w:val="333333"/>
          <w:sz w:val="20"/>
          <w:shd w:val="clear" w:color="auto" w:fill="FFFFFF"/>
        </w:rPr>
        <w:t xml:space="preserve"> </w:t>
      </w:r>
      <w:r w:rsidR="00B8131C" w:rsidRPr="000324BE">
        <w:rPr>
          <w:rFonts w:ascii="Palatino-Roman" w:hAnsi="Palatino-Roman" w:cs="Arial"/>
          <w:color w:val="333333"/>
          <w:sz w:val="20"/>
          <w:highlight w:val="green"/>
          <w:shd w:val="clear" w:color="auto" w:fill="FFFFFF"/>
        </w:rPr>
        <w:t>object visibility</w:t>
      </w:r>
      <w:r w:rsidRPr="000209AC">
        <w:rPr>
          <w:rFonts w:ascii="Palatino-Roman" w:hAnsi="Palatino-Roman" w:cs="Arial"/>
          <w:color w:val="333333"/>
          <w:sz w:val="20"/>
          <w:shd w:val="clear" w:color="auto" w:fill="FFFFFF"/>
        </w:rPr>
        <w:t>)</w:t>
      </w:r>
      <w:r w:rsidRPr="00F61939">
        <w:rPr>
          <w:rFonts w:ascii="Palatino-Roman" w:hAnsi="Palatino-Roman" w:cs="Arial"/>
          <w:color w:val="333333"/>
          <w:sz w:val="20"/>
          <w:shd w:val="clear" w:color="auto" w:fill="FFFFFF"/>
        </w:rPr>
        <w:t xml:space="preserve"> </w:t>
      </w:r>
      <w:r w:rsidR="0085002E">
        <w:rPr>
          <w:rFonts w:ascii="Palatino-Roman" w:hAnsi="Palatino-Roman" w:cs="Arial"/>
          <w:color w:val="333333"/>
          <w:sz w:val="20"/>
          <w:shd w:val="clear" w:color="auto" w:fill="FFFFFF"/>
        </w:rPr>
        <w:fldChar w:fldCharType="begin"/>
      </w:r>
      <w:r w:rsidR="0085002E">
        <w:rPr>
          <w:rFonts w:ascii="Palatino-Roman" w:hAnsi="Palatino-Roman" w:cs="Arial"/>
          <w:color w:val="333333"/>
          <w:sz w:val="20"/>
          <w:shd w:val="clear" w:color="auto" w:fill="FFFFFF"/>
        </w:rPr>
        <w:instrText xml:space="preserve"> ADDIN ZOTERO_ITEM CSL_CITATION {"citationID":"WaCeUUVa","properties":{"formattedCitation":"[12,13]","plainCitation":"[12,13]","noteIndex":0},"citationItems":[{"id":415,"uris":["http://zotero.org/users/4995944/items/XBGZVQYA"],"uri":["http://zotero.org/users/4995944/items/XBGZVQYA"],"itemData":{"id":415,"type":"article-journal","title":"I Know What You Are Doing: A Neurophysiological Study","container-title":"Neuron","page":"155-165","volume":"31","issue":"1","source":"ScienceDirect","abstract":"In the ventral premotor cortex of the macaque monkey, there are neurons that discharge both during the execution of hand actions and during the observation of the same actions made by others (mirror neurons). In the present study, we show that a subset of mirror neurons becomes active during action presentation and also when the final part of the action, crucial in triggering the response in full vision, is hidden and can therefore only be inferred. This implies that the motor representation of an action performed by others can be internally generated in the observer's premotor cortex, even when a visual description of the action is lacking. The present findings support the hypothesis that mirror neuron activation could be at the basis of action recognition.","DOI":"10.1016/S0896-6273(01)00337-3","ISSN":"0896-6273","title-short":"I Know What You Are Doing","journalAbbreviation":"Neuron","language":"en","author":[{"family":"Umiltà","given":"M. A."},{"family":"Kohler","given":"E."},{"family":"Gallese","given":"V."},{"family":"Fogassi","given":"L."},{"family":"Fadiga","given":"L."},{"family":"Keysers","given":"C."},{"family":"Rizzolatti","given":"G."}],"issued":{"date-parts":[["2001",7,19]]}}},{"id":419,"uris":["http://zotero.org/users/4995944/items/IYLUEV4Z"],"uri":["http://zotero.org/users/4995944/items/IYLUEV4Z"],"itemData":{"id":419,"type":"article-journal","title":"The mirror mechanism: recent findings and perspectives","container-title":"Philosophical Transactions of the Royal Society B: Biological Sciences","page":"20130420","volume":"369","issue":"1644","source":"DOI.org (Crossref)","DOI":"10.1098/rstb.2013.0420","ISSN":"0962-8436, 1471-2970","title-short":"The mirror mechanism","journalAbbreviation":"Phil. Trans. R. Soc. B","language":"en","author":[{"family":"Rizzolatti","given":"Giacomo"},{"family":"Fogassi","given":"Leonardo"}],"issued":{"date-parts":[["2014",6,5]]}}}],"schema":"https://github.com/citation-style-language/schema/raw/master/csl-citation.json"} </w:instrText>
      </w:r>
      <w:r w:rsidR="0085002E">
        <w:rPr>
          <w:rFonts w:ascii="Palatino-Roman" w:hAnsi="Palatino-Roman" w:cs="Arial"/>
          <w:color w:val="333333"/>
          <w:sz w:val="20"/>
          <w:shd w:val="clear" w:color="auto" w:fill="FFFFFF"/>
        </w:rPr>
        <w:fldChar w:fldCharType="separate"/>
      </w:r>
      <w:r w:rsidR="0085002E">
        <w:rPr>
          <w:rFonts w:ascii="Palatino-Roman" w:hAnsi="Palatino-Roman" w:cs="Arial"/>
          <w:noProof/>
          <w:color w:val="333333"/>
          <w:sz w:val="20"/>
          <w:shd w:val="clear" w:color="auto" w:fill="FFFFFF"/>
        </w:rPr>
        <w:t>[12,13]</w:t>
      </w:r>
      <w:r w:rsidR="0085002E">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For </w:t>
      </w:r>
      <w:proofErr w:type="spellStart"/>
      <w:r w:rsidRPr="00F61939">
        <w:rPr>
          <w:rFonts w:ascii="Palatino-Roman" w:hAnsi="Palatino-Roman" w:cs="Arial"/>
          <w:color w:val="333333"/>
          <w:sz w:val="20"/>
          <w:shd w:val="clear" w:color="auto" w:fill="FFFFFF"/>
        </w:rPr>
        <w:t>Butterfill</w:t>
      </w:r>
      <w:proofErr w:type="spellEnd"/>
      <w:r w:rsidRPr="00F61939">
        <w:rPr>
          <w:rFonts w:ascii="Palatino-Roman" w:hAnsi="Palatino-Roman" w:cs="Arial"/>
          <w:color w:val="333333"/>
          <w:sz w:val="20"/>
          <w:shd w:val="clear" w:color="auto" w:fill="FFFFFF"/>
        </w:rPr>
        <w:t xml:space="preserve"> and </w:t>
      </w:r>
      <w:proofErr w:type="spellStart"/>
      <w:r w:rsidRPr="00F61939">
        <w:rPr>
          <w:rFonts w:ascii="Palatino-Roman" w:hAnsi="Palatino-Roman" w:cs="Arial"/>
          <w:color w:val="333333"/>
          <w:sz w:val="20"/>
          <w:shd w:val="clear" w:color="auto" w:fill="FFFFFF"/>
        </w:rPr>
        <w:t>Apperly</w:t>
      </w:r>
      <w:proofErr w:type="spellEnd"/>
      <w:r w:rsidRPr="00F61939">
        <w:rPr>
          <w:rFonts w:ascii="Palatino-Roman" w:hAnsi="Palatino-Roman" w:cs="Arial"/>
          <w:color w:val="333333"/>
          <w:sz w:val="20"/>
          <w:shd w:val="clear" w:color="auto" w:fill="FFFFFF"/>
        </w:rPr>
        <w:t xml:space="preserve"> </w:t>
      </w:r>
      <w:r w:rsidR="008F77CC">
        <w:rPr>
          <w:rFonts w:ascii="Palatino-Roman" w:hAnsi="Palatino-Roman" w:cs="Arial"/>
          <w:color w:val="333333"/>
          <w:sz w:val="20"/>
          <w:shd w:val="clear" w:color="auto" w:fill="FFFFFF"/>
        </w:rPr>
        <w:fldChar w:fldCharType="begin"/>
      </w:r>
      <w:r w:rsidR="008F77CC">
        <w:rPr>
          <w:rFonts w:ascii="Palatino-Roman" w:hAnsi="Palatino-Roman" w:cs="Arial"/>
          <w:color w:val="333333"/>
          <w:sz w:val="20"/>
          <w:shd w:val="clear" w:color="auto" w:fill="FFFFFF"/>
        </w:rPr>
        <w:instrText xml:space="preserve"> ADDIN ZOTERO_ITEM CSL_CITATION {"citationID":"lwdWNjOg","properties":{"formattedCitation":"[1]","plainCitation":"[1]","noteIndex":0},"citationItems":[{"id":300,"uris":["http://zotero.org/users/4995944/items/UIUAXMEC"],"uri":["http://zotero.org/users/4995944/items/UIUAXMEC"],"itemData":{"id":300,"type":"article-journal","title":"Is goal ascription possible in minimal mindreading?","container-title":"Psychological Review","page":"228-233","volume":"123","issue":"2","source":"Crossref","abstract":"In this response to the commentary by Michael and Christensen (2016), we first explain how minimal mindreading is compatible with the development of increasingly sophisticated mindreading behaviors that involve both executive functions and general knowledge and then sketch 1 approach to a minimal account of goal ascription.","DOI":"10.1037/rev0000022","ISSN":"1939-1471, 0033-295X","language":"en","author":[{"family":"Butterfill","given":"Stephen A."},{"family":"Apperly","given":"Ian A."}],"issued":{"date-parts":[["2016"]]}}}],"schema":"https://github.com/citation-style-language/schema/raw/master/csl-citation.json"} </w:instrText>
      </w:r>
      <w:r w:rsidR="008F77CC">
        <w:rPr>
          <w:rFonts w:ascii="Palatino-Roman" w:hAnsi="Palatino-Roman" w:cs="Arial"/>
          <w:color w:val="333333"/>
          <w:sz w:val="20"/>
          <w:shd w:val="clear" w:color="auto" w:fill="FFFFFF"/>
        </w:rPr>
        <w:fldChar w:fldCharType="separate"/>
      </w:r>
      <w:r w:rsidR="008F77CC">
        <w:rPr>
          <w:rFonts w:ascii="Palatino-Roman" w:hAnsi="Palatino-Roman" w:cs="Arial"/>
          <w:noProof/>
          <w:color w:val="333333"/>
          <w:sz w:val="20"/>
          <w:shd w:val="clear" w:color="auto" w:fill="FFFFFF"/>
        </w:rPr>
        <w:t>[1]</w:t>
      </w:r>
      <w:r w:rsidR="008F77CC">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the fact that such processes occur in motor imagery </w:t>
      </w:r>
      <w:r w:rsidR="008F77CC">
        <w:rPr>
          <w:rFonts w:ascii="Palatino-Roman" w:hAnsi="Palatino-Roman" w:cs="Arial"/>
          <w:color w:val="333333"/>
          <w:sz w:val="20"/>
          <w:shd w:val="clear" w:color="auto" w:fill="FFFFFF"/>
        </w:rPr>
        <w:fldChar w:fldCharType="begin"/>
      </w:r>
      <w:r w:rsidR="008F77CC">
        <w:rPr>
          <w:rFonts w:ascii="Palatino-Roman" w:hAnsi="Palatino-Roman" w:cs="Arial"/>
          <w:color w:val="333333"/>
          <w:sz w:val="20"/>
          <w:shd w:val="clear" w:color="auto" w:fill="FFFFFF"/>
        </w:rPr>
        <w:instrText xml:space="preserve"> ADDIN ZOTERO_ITEM CSL_CITATION {"citationID":"R6JdQfHJ","properties":{"formattedCitation":"[14]","plainCitation":"[14]","noteIndex":0},"citationItems":[{"id":420,"uris":["http://zotero.org/users/4995944/items/NC3884WY"],"uri":["http://zotero.org/users/4995944/items/NC3884WY"],"itemData":{"id":420,"type":"book","title":"Motor cognition: What actions tell the self","collection-title":"Motor cognition: What actions tell the self","publisher":"Oxford University Press","publisher-place":"New York, NY, US","number-of-pages":"x, 209","source":"APA PsycNET","event-place":"New York, NY, US","abstract":"Our ability to acknowledge and recognise our own identity is a characteristic doubtless unique to humans. Where does this feeling come from? How does the combination of neurophysiological processes coupled with our interaction with the outside world construct this coherent identity? We know that our social interactions contribute via the eyes, ears, etc. However, our self is not only influenced by our senses. It is also influenced by the actions we perform and those we see others perform. Our brain anticipates the effects of our own actions and simulates the actions of others. In this way, we become able to understand ourselves and to understand the actions and emotions of others. This book is the first to describe the new field of 'Motor Cognition'--one to which the author's contribution has been seminal. Though motor actions have long been studied by neuroscientists and physiologists, it is only recently that scientists have considered the role of actions in building the self--how consciousness of action is part of self-consciousness, how one's own actions determine the sense of being an agent, how actions performed by others impact on ourselves for understanding others, differentiating ourselves from them and learning from them: these questions are raised and discussed throughout the book, drawing on experimental, clinical, and theoretical bases. The advent of new neuroscience techniques, like neuroimaging and direct electrical brain stimulation, together with a renewal of behavioral methods in cognitive psychology, provide new insights into this area. Mental imagery of action, self-recognition, consciousness of actions, and imitation can be objectively studied using these new tools. The results of these investigations shed light on clinical disorders in neurology, psychiatry and in neuro-development. This is a major new work that will lay down the foundations for the field of motor cognition. (PsycINFO Database Record (c) 2016 APA, all rights reserved)","ISBN":"978-0-19-856965-7","note":"DOI: 10.1093/acprof:oso/9780198569657.001.0001","title-short":"Motor cognition","author":[{"family":"Jeannerod","given":"Marc"}],"issued":{"date-parts":[["2006"]]}}}],"schema":"https://github.com/citation-style-language/schema/raw/master/csl-citation.json"} </w:instrText>
      </w:r>
      <w:r w:rsidR="008F77CC">
        <w:rPr>
          <w:rFonts w:ascii="Palatino-Roman" w:hAnsi="Palatino-Roman" w:cs="Arial"/>
          <w:color w:val="333333"/>
          <w:sz w:val="20"/>
          <w:shd w:val="clear" w:color="auto" w:fill="FFFFFF"/>
        </w:rPr>
        <w:fldChar w:fldCharType="separate"/>
      </w:r>
      <w:r w:rsidR="008F77CC">
        <w:rPr>
          <w:rFonts w:ascii="Palatino-Roman" w:hAnsi="Palatino-Roman" w:cs="Arial"/>
          <w:noProof/>
          <w:color w:val="333333"/>
          <w:sz w:val="20"/>
          <w:shd w:val="clear" w:color="auto" w:fill="FFFFFF"/>
        </w:rPr>
        <w:t>[14]</w:t>
      </w:r>
      <w:r w:rsidR="008F77CC">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suggests that planning-like processes are not tied to the actual environment but can also generate behavioural expectations based on non-actual environments. A case in point is that mental imagery of an action invoked by linguistic stimuli, for example, can activate motor plans and other action properties such as postural leaning that is similar to that implemented during execution of such movement. </w:t>
      </w:r>
      <w:proofErr w:type="spellStart"/>
      <w:r w:rsidRPr="00F61939">
        <w:rPr>
          <w:rFonts w:ascii="Palatino-Roman" w:hAnsi="Palatino-Roman" w:cs="Arial"/>
          <w:color w:val="333333"/>
          <w:sz w:val="20"/>
          <w:shd w:val="clear" w:color="auto" w:fill="FFFFFF"/>
        </w:rPr>
        <w:t>Zwaan</w:t>
      </w:r>
      <w:proofErr w:type="spellEnd"/>
      <w:r w:rsidRPr="00F61939">
        <w:rPr>
          <w:rFonts w:ascii="Palatino-Roman" w:hAnsi="Palatino-Roman" w:cs="Arial"/>
          <w:color w:val="333333"/>
          <w:sz w:val="20"/>
          <w:shd w:val="clear" w:color="auto" w:fill="FFFFFF"/>
        </w:rPr>
        <w:t xml:space="preserve">, van der </w:t>
      </w:r>
      <w:proofErr w:type="spellStart"/>
      <w:r w:rsidRPr="00F61939">
        <w:rPr>
          <w:rFonts w:ascii="Palatino-Roman" w:hAnsi="Palatino-Roman" w:cs="Arial"/>
          <w:color w:val="333333"/>
          <w:sz w:val="20"/>
          <w:shd w:val="clear" w:color="auto" w:fill="FFFFFF"/>
        </w:rPr>
        <w:t>Stoep</w:t>
      </w:r>
      <w:proofErr w:type="spellEnd"/>
      <w:r w:rsidRPr="00F61939">
        <w:rPr>
          <w:rFonts w:ascii="Palatino-Roman" w:hAnsi="Palatino-Roman" w:cs="Arial"/>
          <w:color w:val="333333"/>
          <w:sz w:val="20"/>
          <w:shd w:val="clear" w:color="auto" w:fill="FFFFFF"/>
        </w:rPr>
        <w:t xml:space="preserve">, </w:t>
      </w:r>
      <w:r w:rsidR="00AD51F3">
        <w:rPr>
          <w:rFonts w:ascii="Palatino-Roman" w:hAnsi="Palatino-Roman" w:cs="Arial"/>
          <w:color w:val="333333"/>
          <w:sz w:val="20"/>
          <w:shd w:val="clear" w:color="auto" w:fill="FFFFFF"/>
        </w:rPr>
        <w:t>and colleagues</w:t>
      </w:r>
      <w:r w:rsidRPr="00F61939">
        <w:rPr>
          <w:rFonts w:ascii="Palatino-Roman" w:hAnsi="Palatino-Roman" w:cs="Arial"/>
          <w:color w:val="333333"/>
          <w:sz w:val="20"/>
          <w:shd w:val="clear" w:color="auto" w:fill="FFFFFF"/>
        </w:rPr>
        <w:t xml:space="preserve"> </w:t>
      </w:r>
      <w:r w:rsidR="008F77CC">
        <w:rPr>
          <w:rFonts w:ascii="Palatino-Roman" w:hAnsi="Palatino-Roman" w:cs="Arial"/>
          <w:color w:val="333333"/>
          <w:sz w:val="20"/>
          <w:shd w:val="clear" w:color="auto" w:fill="FFFFFF"/>
        </w:rPr>
        <w:fldChar w:fldCharType="begin"/>
      </w:r>
      <w:r w:rsidR="008F77CC">
        <w:rPr>
          <w:rFonts w:ascii="Palatino-Roman" w:hAnsi="Palatino-Roman" w:cs="Arial"/>
          <w:color w:val="333333"/>
          <w:sz w:val="20"/>
          <w:shd w:val="clear" w:color="auto" w:fill="FFFFFF"/>
        </w:rPr>
        <w:instrText xml:space="preserve"> ADDIN ZOTERO_ITEM CSL_CITATION {"citationID":"zp8Xxxww","properties":{"formattedCitation":"[15]","plainCitation":"[15]","noteIndex":0},"citationItems":[{"id":222,"uris":["http://zotero.org/users/4995944/items/XABMIIKD"],"uri":["http://zotero.org/users/4995944/items/XABMIIKD"],"itemData":{"id":222,"type":"article-journal","title":"Language Comprehension in the Balance: The Robustness of the Action-Compatibility Effect (ACE)","container-title":"PLoS ONE","page":"e31204","volume":"7","issue":"2","source":"Crossref","abstract":"How does language comprehension interact with motor activity? We investigated the conditions under which comprehending an action sentence affects people’s balance. We performed two experiments to assess whether sentences describing forward or backward movement modulate the lateral movements made by subjects who made sensibility judgments about the sentences. In one experiment subjects were standing on a balance board and in the other they were seated on a balance board that was mounted on a chair. This allowed us to investigate whether the action compatibility effect (ACE) is robust and persists in the face of salient incompatibilities between sentence content and subject movement. Growth-curve analysis of the movement trajectories produced by the subjects in response to the sentences suggests that the ACE is indeed robust. Sentence content influenced movement trajectory despite salient inconsistencies between implied and actual movement. These results are interpreted in the context of the current discussion of embodied, or grounded, language comprehension and meaning representation.","DOI":"10.1371/journal.pone.0031204","ISSN":"1932-6203","title-short":"Language Comprehension in the Balance","language":"en","author":[{"family":"Zwaan","given":"Rolf A."},{"family":"Stoep","given":"Nathan","non-dropping-particle":"van der"},{"family":"Guadalupe","given":"Tulio"},{"family":"Bouwmeester","given":"Samantha"}],"editor":[{"family":"Fridman","given":"Esteban Andres"}],"issued":{"date-parts":[["2012",2,21]]}}}],"schema":"https://github.com/citation-style-language/schema/raw/master/csl-citation.json"} </w:instrText>
      </w:r>
      <w:r w:rsidR="008F77CC">
        <w:rPr>
          <w:rFonts w:ascii="Palatino-Roman" w:hAnsi="Palatino-Roman" w:cs="Arial"/>
          <w:color w:val="333333"/>
          <w:sz w:val="20"/>
          <w:shd w:val="clear" w:color="auto" w:fill="FFFFFF"/>
        </w:rPr>
        <w:fldChar w:fldCharType="separate"/>
      </w:r>
      <w:r w:rsidR="008F77CC">
        <w:rPr>
          <w:rFonts w:ascii="Palatino-Roman" w:hAnsi="Palatino-Roman" w:cs="Arial"/>
          <w:noProof/>
          <w:color w:val="333333"/>
          <w:sz w:val="20"/>
          <w:shd w:val="clear" w:color="auto" w:fill="FFFFFF"/>
        </w:rPr>
        <w:t>[15]</w:t>
      </w:r>
      <w:r w:rsidR="008F77CC">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found that when participants stood on a balance board with the instruction to read sentences implying a forward-leaning posture (e.g., "He dove into the pool") or a backward-leaning one (e.g., "The teenager plopped down on the couch"), readers' own postural sway was congruently influenced by the implied action. Research also suggests that the neural representation of motor imagery and action observation is similar to that of motor execution </w:t>
      </w:r>
      <w:r w:rsidR="00177CCB">
        <w:rPr>
          <w:rFonts w:ascii="Palatino-Roman" w:hAnsi="Palatino-Roman" w:cs="Arial"/>
          <w:color w:val="333333"/>
          <w:sz w:val="20"/>
          <w:shd w:val="clear" w:color="auto" w:fill="FFFFFF"/>
        </w:rPr>
        <w:fldChar w:fldCharType="begin"/>
      </w:r>
      <w:r w:rsidR="00177CCB">
        <w:rPr>
          <w:rFonts w:ascii="Palatino-Roman" w:hAnsi="Palatino-Roman" w:cs="Arial"/>
          <w:color w:val="333333"/>
          <w:sz w:val="20"/>
          <w:shd w:val="clear" w:color="auto" w:fill="FFFFFF"/>
        </w:rPr>
        <w:instrText xml:space="preserve"> ADDIN ZOTERO_ITEM CSL_CITATION {"citationID":"5LaVZqpd","properties":{"formattedCitation":"[16,17]","plainCitation":"[16,17]","noteIndex":0},"citationItems":[{"id":425,"uris":["http://zotero.org/users/4995944/items/84T6IE2A"],"uri":["http://zotero.org/users/4995944/items/84T6IE2A"],"itemData":{"id":425,"type":"article-journal","title":"Motor imagery of complex everyday movements. An fMRI study","container-title":"NeuroImage","page":"702-713","volume":"34","issue":"2","source":"ScienceDirect","abstract":"The present study aimed to investigate the functional neuroanatomical correlates of motor imagery (MI) of complex everyday movements (also called everyday tasks or functional tasks). 15 participants imagined two different types of everyday movements, movements confined to the upper extremities (UE; e.g., eating a meal) and movements involving the whole body (WB; e.g., swimming), during fMRI scanning. Results showed that both movement types activated the lateral and medial premotor cortices bilaterally, the left parietal cortex, and the right basal ganglia. Direct comparison of WB and UE movements further revealed a homuncular organization in the primary sensorimotor cortices (SMC), with UE movements represented in inferior parts of the SMC and WB movements in superior and medial parts. These results demonstrate that MI of everyday movements drives a cortical network comparable to the one described for more simple movements such as finger opposition. The findings further are in accordance with the suggestion that motor imagery-based mental practice is effective because it activates a comparable cortical network as overt training. Since most people are familiar with everyday movements and therefore a practice of the movement prior to scanning is not necessarily required, the current paradigm seems particularly appealing for clinical research and application focusing on patients with low or no residual motor abilities.","DOI":"10.1016/j.neuroimage.2006.09.033","ISSN":"1053-8119","journalAbbreviation":"NeuroImage","language":"en","author":[{"family":"Szameitat","given":"André J."},{"family":"Shen","given":"Shan"},{"family":"Sterr","given":"Annette"}],"issued":{"date-parts":[["2007",1,15]]}}},{"id":422,"uris":["http://zotero.org/users/4995944/items/DR92RWEH"],"uri":["http://zotero.org/users/4995944/items/DR92RWEH"],"itemData":{"id":422,"type":"article-journal","title":"Human cortical representations for reaching: Mirror neurons for execution, observation, and imagery","container-title":"NeuroImage","page":"1315-1328","volume":"37","issue":"4","source":"ScienceDirect","abstract":"We used functional magnetic resonance imaging (fMRI) to map the cortical representations of executed reaching, observed reaching, and imagined reaching in humans. Whereas previous studies have mostly examined hand actions related to grasping, hand–object interactions, or local finger movements, here we were interested in reaching only (i.e. the transport phase of the hand to a particular location in space), without grasping. We hypothesized that mirror neuron areas specific to reaching-related representations would be active in all three conditions. An overlap between executed, observed, and imagined reaching activations was found in dorsal premotor cortex as well as in the superior parietal lobe and the intraparietal sulcus, in accord with our hypothesis. Activations for observed reaching were more dorsal than activations typically reported in the literature for observation of hand–object interactions (grasping). Our results suggest that the mirror neuron system is specific to the type of hand action performed, and that these fronto-parietal activations are a putative human homologue of the neural circuits underlying reaching in macaques. The parietal activations reported here for executed, imagined, and observed reaching are also consistent with previous functional imaging studies on planned reaching and delayed pointing movements, and extend the proposed localization of human reach-related brain areas to observation as well as imagery of reaching.","DOI":"10.1016/j.neuroimage.2007.06.008","ISSN":"1053-8119","title-short":"Human cortical representations for reaching","journalAbbreviation":"NeuroImage","language":"en","author":[{"family":"Filimon","given":"Flavia"},{"family":"Nelson","given":"Jonathan D."},{"family":"Hagler","given":"Donald J."},{"family":"Sereno","given":"Martin I."}],"issued":{"date-parts":[["2007",10,1]]}}}],"schema":"https://github.com/citation-style-language/schema/raw/master/csl-citation.json"} </w:instrText>
      </w:r>
      <w:r w:rsidR="00177CCB">
        <w:rPr>
          <w:rFonts w:ascii="Palatino-Roman" w:hAnsi="Palatino-Roman" w:cs="Arial"/>
          <w:color w:val="333333"/>
          <w:sz w:val="20"/>
          <w:shd w:val="clear" w:color="auto" w:fill="FFFFFF"/>
        </w:rPr>
        <w:fldChar w:fldCharType="separate"/>
      </w:r>
      <w:r w:rsidR="00177CCB">
        <w:rPr>
          <w:rFonts w:ascii="Palatino-Roman" w:hAnsi="Palatino-Roman" w:cs="Arial"/>
          <w:noProof/>
          <w:color w:val="333333"/>
          <w:sz w:val="20"/>
          <w:shd w:val="clear" w:color="auto" w:fill="FFFFFF"/>
        </w:rPr>
        <w:t>[16,17]</w:t>
      </w:r>
      <w:r w:rsidR="00177CCB">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Against this background, there is at least coherence in </w:t>
      </w:r>
      <w:proofErr w:type="spellStart"/>
      <w:r w:rsidRPr="00F61939">
        <w:rPr>
          <w:rFonts w:ascii="Palatino-Roman" w:hAnsi="Palatino-Roman" w:cs="Arial"/>
          <w:color w:val="333333"/>
          <w:sz w:val="20"/>
          <w:shd w:val="clear" w:color="auto" w:fill="FFFFFF"/>
        </w:rPr>
        <w:t>Butterfill</w:t>
      </w:r>
      <w:proofErr w:type="spellEnd"/>
      <w:r w:rsidRPr="00F61939">
        <w:rPr>
          <w:rFonts w:ascii="Palatino-Roman" w:hAnsi="Palatino-Roman" w:cs="Arial"/>
          <w:color w:val="333333"/>
          <w:sz w:val="20"/>
          <w:shd w:val="clear" w:color="auto" w:fill="FFFFFF"/>
        </w:rPr>
        <w:t xml:space="preserve"> and </w:t>
      </w:r>
      <w:proofErr w:type="spellStart"/>
      <w:r w:rsidRPr="00F61939">
        <w:rPr>
          <w:rFonts w:ascii="Palatino-Roman" w:hAnsi="Palatino-Roman" w:cs="Arial"/>
          <w:color w:val="333333"/>
          <w:sz w:val="20"/>
          <w:shd w:val="clear" w:color="auto" w:fill="FFFFFF"/>
        </w:rPr>
        <w:t>Apperly's</w:t>
      </w:r>
      <w:proofErr w:type="spellEnd"/>
      <w:r w:rsidRPr="00F61939">
        <w:rPr>
          <w:rFonts w:ascii="Palatino-Roman" w:hAnsi="Palatino-Roman" w:cs="Arial"/>
          <w:color w:val="333333"/>
          <w:sz w:val="20"/>
          <w:shd w:val="clear" w:color="auto" w:fill="FFFFFF"/>
        </w:rPr>
        <w:t xml:space="preserve"> theoretical conjecture that when observing an agent, the observer's motor system may generate expectations by taking into account not only facts about the actual environment but also facts about the environment as specified by the agent's belief or belief-like state. There is some initial plausibility to the conjecture: van der </w:t>
      </w:r>
      <w:proofErr w:type="spellStart"/>
      <w:r w:rsidRPr="00F61939">
        <w:rPr>
          <w:rFonts w:ascii="Palatino-Roman" w:hAnsi="Palatino-Roman" w:cs="Arial"/>
          <w:color w:val="333333"/>
          <w:sz w:val="20"/>
          <w:shd w:val="clear" w:color="auto" w:fill="FFFFFF"/>
        </w:rPr>
        <w:t>Wel</w:t>
      </w:r>
      <w:proofErr w:type="spellEnd"/>
      <w:r w:rsidRPr="00F61939">
        <w:rPr>
          <w:rFonts w:ascii="Palatino-Roman" w:hAnsi="Palatino-Roman" w:cs="Arial"/>
          <w:color w:val="333333"/>
          <w:sz w:val="20"/>
          <w:shd w:val="clear" w:color="auto" w:fill="FFFFFF"/>
        </w:rPr>
        <w:t xml:space="preserve"> </w:t>
      </w:r>
      <w:r w:rsidRPr="00AD51F3">
        <w:rPr>
          <w:rFonts w:ascii="Palatino-Roman" w:hAnsi="Palatino-Roman" w:cs="Arial"/>
          <w:i/>
          <w:color w:val="333333"/>
          <w:sz w:val="20"/>
          <w:shd w:val="clear" w:color="auto" w:fill="FFFFFF"/>
        </w:rPr>
        <w:t>et al.</w:t>
      </w:r>
      <w:r w:rsidR="00781ECD">
        <w:rPr>
          <w:rFonts w:ascii="Palatino-Roman" w:hAnsi="Palatino-Roman" w:cs="Arial"/>
          <w:color w:val="333333"/>
          <w:sz w:val="20"/>
          <w:shd w:val="clear" w:color="auto" w:fill="FFFFFF"/>
        </w:rPr>
        <w:t xml:space="preserve"> </w:t>
      </w:r>
      <w:r w:rsidR="00177CCB">
        <w:rPr>
          <w:rFonts w:ascii="Palatino-Roman" w:hAnsi="Palatino-Roman" w:cs="Arial"/>
          <w:color w:val="333333"/>
          <w:sz w:val="20"/>
          <w:shd w:val="clear" w:color="auto" w:fill="FFFFFF"/>
        </w:rPr>
        <w:fldChar w:fldCharType="begin"/>
      </w:r>
      <w:r w:rsidR="00177CCB">
        <w:rPr>
          <w:rFonts w:ascii="Palatino-Roman" w:hAnsi="Palatino-Roman" w:cs="Arial"/>
          <w:color w:val="333333"/>
          <w:sz w:val="20"/>
          <w:shd w:val="clear" w:color="auto" w:fill="FFFFFF"/>
        </w:rPr>
        <w:instrText xml:space="preserve"> ADDIN ZOTERO_ITEM CSL_CITATION {"citationID":"xrXocXxK","properties":{"formattedCitation":"[4]","plainCitation":"[4]","noteIndex":0},"citationItems":[{"id":337,"uris":["http://zotero.org/users/4995944/items/UF3ZQFEJ"],"uri":["http://zotero.org/users/4995944/items/UF3ZQFEJ"],"itemData":{"id":337,"type":"article-journal","title":"Do people automatically track others’ beliefs? Evidence from a continuous measure","container-title":"Cognition","page":"128-133","volume":"130","issue":"1","source":"Crossref","abstract":"Recent ﬁndings suggest that tracking others’ beliefs is not always effortful and slow, but may rely on a fast and implicit system. An untested prediction of the automatic belief tracking account is that own and others’ beliefs should be activated in parallel. We tested this prediction measuring continuous movement trajectories in a task that required deciding between two possible object locations. We independently manipulated whether participants’ belief about the object location was true or false and whether an onlooker’s belief about the object location was true or false. Manipulating whether or not the agent’s belief was ever task relevant allowed us to compare performance in an explicit and implicit version of the same task. Movement parameters revealed an inﬂuence of the onlooker’s irrelevant belief in the implicit version of the task. This provides evidence for parallel activation of own and others’ beliefs.","DOI":"10.1016/j.cognition.2013.10.004","ISSN":"00100277","title-short":"Do people automatically track others’ beliefs?","language":"en","author":[{"family":"Wel","given":"Robrecht P.R.D.","non-dropping-particle":"van der"},{"family":"Sebanz","given":"Natalie"},{"family":"Knoblich","given":"Guenther"}],"issued":{"date-parts":[["2014",1]]}}}],"schema":"https://github.com/citation-style-language/schema/raw/master/csl-citation.json"} </w:instrText>
      </w:r>
      <w:r w:rsidR="00177CCB">
        <w:rPr>
          <w:rFonts w:ascii="Palatino-Roman" w:hAnsi="Palatino-Roman" w:cs="Arial"/>
          <w:color w:val="333333"/>
          <w:sz w:val="20"/>
          <w:shd w:val="clear" w:color="auto" w:fill="FFFFFF"/>
        </w:rPr>
        <w:fldChar w:fldCharType="separate"/>
      </w:r>
      <w:r w:rsidR="00177CCB">
        <w:rPr>
          <w:rFonts w:ascii="Palatino-Roman" w:hAnsi="Palatino-Roman" w:cs="Arial"/>
          <w:noProof/>
          <w:color w:val="333333"/>
          <w:sz w:val="20"/>
          <w:shd w:val="clear" w:color="auto" w:fill="FFFFFF"/>
        </w:rPr>
        <w:t>[4]</w:t>
      </w:r>
      <w:r w:rsidR="00177CCB">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found that information about someone else's belief systematically </w:t>
      </w:r>
      <w:r w:rsidRPr="00F61939">
        <w:rPr>
          <w:rFonts w:ascii="Palatino-Roman" w:hAnsi="Palatino-Roman" w:cs="Arial"/>
          <w:color w:val="333333"/>
          <w:sz w:val="20"/>
          <w:shd w:val="clear" w:color="auto" w:fill="FFFFFF"/>
        </w:rPr>
        <w:lastRenderedPageBreak/>
        <w:t>perturbed the motor processes underpinning the trajectory of adults' own hand movements on a computer mouse-tracking task.</w:t>
      </w:r>
      <w:r w:rsidR="00A307C2">
        <w:rPr>
          <w:rFonts w:ascii="Palatino-Roman" w:hAnsi="Palatino-Roman" w:cs="Arial"/>
          <w:color w:val="333333"/>
          <w:sz w:val="20"/>
          <w:shd w:val="clear" w:color="auto" w:fill="FFFFFF"/>
        </w:rPr>
        <w:t xml:space="preserve"> Whereas van der </w:t>
      </w:r>
      <w:proofErr w:type="spellStart"/>
      <w:r w:rsidR="00A307C2">
        <w:rPr>
          <w:rFonts w:ascii="Palatino-Roman" w:hAnsi="Palatino-Roman" w:cs="Arial"/>
          <w:color w:val="333333"/>
          <w:sz w:val="20"/>
          <w:shd w:val="clear" w:color="auto" w:fill="FFFFFF"/>
        </w:rPr>
        <w:t>Wel</w:t>
      </w:r>
      <w:proofErr w:type="spellEnd"/>
      <w:r w:rsidR="00A307C2">
        <w:rPr>
          <w:rFonts w:ascii="Palatino-Roman" w:hAnsi="Palatino-Roman" w:cs="Arial"/>
          <w:color w:val="333333"/>
          <w:sz w:val="20"/>
          <w:shd w:val="clear" w:color="auto" w:fill="FFFFFF"/>
        </w:rPr>
        <w:t xml:space="preserve"> </w:t>
      </w:r>
      <w:r w:rsidR="00A307C2" w:rsidRPr="00A307C2">
        <w:rPr>
          <w:rFonts w:ascii="Palatino-Roman" w:hAnsi="Palatino-Roman" w:cs="Arial"/>
          <w:i/>
          <w:color w:val="333333"/>
          <w:sz w:val="20"/>
          <w:shd w:val="clear" w:color="auto" w:fill="FFFFFF"/>
        </w:rPr>
        <w:t>et al</w:t>
      </w:r>
      <w:r w:rsidR="00A307C2">
        <w:rPr>
          <w:rFonts w:ascii="Palatino-Roman" w:hAnsi="Palatino-Roman" w:cs="Arial"/>
          <w:color w:val="333333"/>
          <w:sz w:val="20"/>
          <w:shd w:val="clear" w:color="auto" w:fill="FFFFFF"/>
        </w:rPr>
        <w:t>. measured interference effects, w</w:t>
      </w:r>
      <w:r w:rsidRPr="00F61939">
        <w:rPr>
          <w:rFonts w:ascii="Palatino-Roman" w:hAnsi="Palatino-Roman" w:cs="Arial"/>
          <w:color w:val="333333"/>
          <w:sz w:val="20"/>
          <w:shd w:val="clear" w:color="auto" w:fill="FFFFFF"/>
        </w:rPr>
        <w:t xml:space="preserve">e sought to uncover evidence of whether </w:t>
      </w:r>
      <w:r w:rsidR="00A307C2">
        <w:rPr>
          <w:rFonts w:ascii="Palatino-Roman" w:hAnsi="Palatino-Roman" w:cs="Arial"/>
          <w:color w:val="333333"/>
          <w:sz w:val="20"/>
          <w:shd w:val="clear" w:color="auto" w:fill="FFFFFF"/>
        </w:rPr>
        <w:t xml:space="preserve">adult </w:t>
      </w:r>
      <w:r w:rsidRPr="00F61939">
        <w:rPr>
          <w:rFonts w:ascii="Palatino-Roman" w:hAnsi="Palatino-Roman" w:cs="Arial"/>
          <w:color w:val="333333"/>
          <w:sz w:val="20"/>
          <w:shd w:val="clear" w:color="auto" w:fill="FFFFFF"/>
        </w:rPr>
        <w:t xml:space="preserve">observers' </w:t>
      </w:r>
      <w:r w:rsidR="00F8250B">
        <w:rPr>
          <w:rFonts w:ascii="Palatino-Roman" w:hAnsi="Palatino-Roman" w:cs="Arial"/>
          <w:color w:val="333333"/>
          <w:sz w:val="20"/>
          <w:shd w:val="clear" w:color="auto" w:fill="FFFFFF"/>
        </w:rPr>
        <w:t xml:space="preserve">fast </w:t>
      </w:r>
      <w:r w:rsidR="00F81932">
        <w:rPr>
          <w:rFonts w:ascii="Palatino-Roman" w:hAnsi="Palatino-Roman" w:cs="Arial"/>
          <w:color w:val="333333"/>
          <w:sz w:val="20"/>
          <w:shd w:val="clear" w:color="auto" w:fill="FFFFFF"/>
        </w:rPr>
        <w:t>belief-</w:t>
      </w:r>
      <w:r w:rsidRPr="00F61939">
        <w:rPr>
          <w:rFonts w:ascii="Palatino-Roman" w:hAnsi="Palatino-Roman" w:cs="Arial"/>
          <w:color w:val="333333"/>
          <w:sz w:val="20"/>
          <w:shd w:val="clear" w:color="auto" w:fill="FFFFFF"/>
        </w:rPr>
        <w:t>tracking could modulate the pre-reflective role played by the motor system in the</w:t>
      </w:r>
      <w:r w:rsidR="00A307C2">
        <w:rPr>
          <w:rFonts w:ascii="Palatino-Roman" w:hAnsi="Palatino-Roman" w:cs="Arial"/>
          <w:color w:val="333333"/>
          <w:sz w:val="20"/>
          <w:shd w:val="clear" w:color="auto" w:fill="FFFFFF"/>
        </w:rPr>
        <w:t xml:space="preserve"> course of participants' interaction with an agent.</w:t>
      </w:r>
      <w:r w:rsidRPr="00F61939">
        <w:rPr>
          <w:rFonts w:ascii="Palatino-Roman" w:hAnsi="Palatino-Roman" w:cs="Arial"/>
          <w:color w:val="333333"/>
          <w:sz w:val="20"/>
          <w:shd w:val="clear" w:color="auto" w:fill="FFFFFF"/>
        </w:rPr>
        <w:t xml:space="preserve"> </w:t>
      </w:r>
    </w:p>
    <w:p w14:paraId="0E4904E7" w14:textId="77777777" w:rsidR="00AE3465" w:rsidRDefault="00F61939" w:rsidP="00AE3465">
      <w:pPr>
        <w:ind w:firstLine="360"/>
        <w:jc w:val="both"/>
        <w:rPr>
          <w:rFonts w:ascii="Palatino-Roman" w:hAnsi="Palatino-Roman" w:cs="Arial"/>
          <w:color w:val="333333"/>
          <w:sz w:val="20"/>
          <w:shd w:val="clear" w:color="auto" w:fill="FFFFFF"/>
        </w:rPr>
      </w:pPr>
      <w:r w:rsidRPr="00F61939">
        <w:rPr>
          <w:rFonts w:ascii="Palatino-Roman" w:hAnsi="Palatino-Roman" w:cs="Arial"/>
          <w:color w:val="333333"/>
          <w:sz w:val="20"/>
          <w:shd w:val="clear" w:color="auto" w:fill="FFFFFF"/>
        </w:rPr>
        <w:t xml:space="preserve">We </w:t>
      </w:r>
      <w:r w:rsidR="00D62060">
        <w:rPr>
          <w:rFonts w:ascii="Palatino-Roman" w:hAnsi="Palatino-Roman" w:cs="Arial"/>
          <w:color w:val="333333"/>
          <w:sz w:val="20"/>
          <w:shd w:val="clear" w:color="auto" w:fill="FFFFFF"/>
        </w:rPr>
        <w:t>used</w:t>
      </w:r>
      <w:r w:rsidRPr="00F61939">
        <w:rPr>
          <w:rFonts w:ascii="Palatino-Roman" w:hAnsi="Palatino-Roman" w:cs="Arial"/>
          <w:color w:val="333333"/>
          <w:sz w:val="20"/>
          <w:shd w:val="clear" w:color="auto" w:fill="FFFFFF"/>
        </w:rPr>
        <w:t xml:space="preserve"> an interactive helping task to service our investigation. In the </w:t>
      </w:r>
      <w:r w:rsidR="00D62060">
        <w:rPr>
          <w:rFonts w:ascii="Palatino-Roman" w:hAnsi="Palatino-Roman" w:cs="Arial"/>
          <w:color w:val="333333"/>
          <w:sz w:val="20"/>
          <w:shd w:val="clear" w:color="auto" w:fill="FFFFFF"/>
        </w:rPr>
        <w:t>classical version of</w:t>
      </w:r>
      <w:r w:rsidRPr="00F61939">
        <w:rPr>
          <w:rFonts w:ascii="Palatino-Roman" w:hAnsi="Palatino-Roman" w:cs="Arial"/>
          <w:color w:val="333333"/>
          <w:sz w:val="20"/>
          <w:shd w:val="clear" w:color="auto" w:fill="FFFFFF"/>
        </w:rPr>
        <w:t xml:space="preserve"> the helping task </w:t>
      </w:r>
      <w:r w:rsidR="00177CCB">
        <w:rPr>
          <w:rFonts w:ascii="Palatino-Roman" w:hAnsi="Palatino-Roman" w:cs="Arial"/>
          <w:color w:val="333333"/>
          <w:sz w:val="20"/>
          <w:shd w:val="clear" w:color="auto" w:fill="FFFFFF"/>
        </w:rPr>
        <w:fldChar w:fldCharType="begin"/>
      </w:r>
      <w:r w:rsidR="00177CCB">
        <w:rPr>
          <w:rFonts w:ascii="Palatino-Roman" w:hAnsi="Palatino-Roman" w:cs="Arial"/>
          <w:color w:val="333333"/>
          <w:sz w:val="20"/>
          <w:shd w:val="clear" w:color="auto" w:fill="FFFFFF"/>
        </w:rPr>
        <w:instrText xml:space="preserve"> ADDIN ZOTERO_ITEM CSL_CITATION {"citationID":"lTYT6EQk","properties":{"formattedCitation":"[18]","plainCitation":"[18]","noteIndex":0},"citationItems":[{"id":188,"uris":["http://zotero.org/users/4995944/items/JCILJS23"],"uri":["http://zotero.org/users/4995944/items/JCILJS23"],"itemData":{"id":188,"type":"article-journal","title":"Eighteen-month-old infants show false belief understanding in an active helping paradigm","container-title":"Cognition","page":"337-342","volume":"112","issue":"2","source":"Crossref","abstract":"Recently, several studies have claimed that soon after their ﬁrst birthday infants understand others’ false beliefs. However, some have questioned these ﬁndings based on criticisms of the looking-time paradigms used. Here we report a new paradigm to test false belief understanding in infants using a more active behavioral response: helping. Speciﬁcally, the task was for infants to help an adult achieve his goal – but to determine that goal infants had to take into account what the adult believed (i.e., whether or not he falsely believed there was a toy inside a box). Results showed that by 18 months of age infants successfully took into account the adult’s belief in the process of attempting to determine his goal. Results for 16-month-olds were in the same direction but less clear. These results represent by far the youngest age of false belief understanding in a task with an active behavioral measure.","DOI":"10.1016/j.cognition.2009.05.006","ISSN":"00100277","language":"en","author":[{"family":"Buttelmann","given":"David"},{"family":"Carpenter","given":"Malinda"},{"family":"Tomasello","given":"Michael"}],"issued":{"date-parts":[["2009",8]]}}}],"schema":"https://github.com/citation-style-language/schema/raw/master/csl-citation.json"} </w:instrText>
      </w:r>
      <w:r w:rsidR="00177CCB">
        <w:rPr>
          <w:rFonts w:ascii="Palatino-Roman" w:hAnsi="Palatino-Roman" w:cs="Arial"/>
          <w:color w:val="333333"/>
          <w:sz w:val="20"/>
          <w:shd w:val="clear" w:color="auto" w:fill="FFFFFF"/>
        </w:rPr>
        <w:fldChar w:fldCharType="separate"/>
      </w:r>
      <w:r w:rsidR="00177CCB">
        <w:rPr>
          <w:rFonts w:ascii="Palatino-Roman" w:hAnsi="Palatino-Roman" w:cs="Arial"/>
          <w:noProof/>
          <w:color w:val="333333"/>
          <w:sz w:val="20"/>
          <w:shd w:val="clear" w:color="auto" w:fill="FFFFFF"/>
        </w:rPr>
        <w:t>[18]</w:t>
      </w:r>
      <w:r w:rsidR="00177CCB">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participants observed an agent store an object inside box-A. In the false belief (FB) condition, whilst the agent was absent, an experimenter transferred the object into box-B and then </w:t>
      </w:r>
      <w:r w:rsidR="00413563">
        <w:rPr>
          <w:rFonts w:ascii="Palatino-Roman" w:hAnsi="Palatino-Roman" w:cs="Arial"/>
          <w:color w:val="333333"/>
          <w:sz w:val="20"/>
          <w:shd w:val="clear" w:color="auto" w:fill="FFFFFF"/>
        </w:rPr>
        <w:t>shut</w:t>
      </w:r>
      <w:r w:rsidRPr="00F61939">
        <w:rPr>
          <w:rFonts w:ascii="Palatino-Roman" w:hAnsi="Palatino-Roman" w:cs="Arial"/>
          <w:color w:val="333333"/>
          <w:sz w:val="20"/>
          <w:shd w:val="clear" w:color="auto" w:fill="FFFFFF"/>
        </w:rPr>
        <w:t xml:space="preserve"> both boxes. In the true belief (TB) condition, the agent saw the experimenter move the object to box-B. In both conditions, the agent approached the </w:t>
      </w:r>
      <w:r w:rsidR="003708FE">
        <w:rPr>
          <w:rFonts w:ascii="Palatino-Roman" w:hAnsi="Palatino-Roman" w:cs="Arial"/>
          <w:color w:val="333333"/>
          <w:sz w:val="20"/>
          <w:shd w:val="clear" w:color="auto" w:fill="FFFFFF"/>
        </w:rPr>
        <w:t>now-</w:t>
      </w:r>
      <w:r w:rsidRPr="00F61939">
        <w:rPr>
          <w:rFonts w:ascii="Palatino-Roman" w:hAnsi="Palatino-Roman" w:cs="Arial"/>
          <w:color w:val="333333"/>
          <w:sz w:val="20"/>
          <w:shd w:val="clear" w:color="auto" w:fill="FFFFFF"/>
        </w:rPr>
        <w:t xml:space="preserve">empty box (box A) and unsuccessfully tried to open it. The participants tested were 18-month-olds and 2.5-year-olds, and children's final helping action suggested some sensitivity to the agent's belief about the content of the boxes: children opened the </w:t>
      </w:r>
      <w:r w:rsidR="003708FE">
        <w:rPr>
          <w:rFonts w:ascii="Palatino-Roman" w:hAnsi="Palatino-Roman" w:cs="Arial"/>
          <w:color w:val="333333"/>
          <w:sz w:val="20"/>
          <w:shd w:val="clear" w:color="auto" w:fill="FFFFFF"/>
        </w:rPr>
        <w:t>now-</w:t>
      </w:r>
      <w:r w:rsidRPr="00F61939">
        <w:rPr>
          <w:rFonts w:ascii="Palatino-Roman" w:hAnsi="Palatino-Roman" w:cs="Arial"/>
          <w:color w:val="333333"/>
          <w:sz w:val="20"/>
          <w:shd w:val="clear" w:color="auto" w:fill="FFFFFF"/>
        </w:rPr>
        <w:t xml:space="preserve">full box (box B) for the agent in the FB condition, and they opened the </w:t>
      </w:r>
      <w:r w:rsidR="003708FE">
        <w:rPr>
          <w:rFonts w:ascii="Palatino-Roman" w:hAnsi="Palatino-Roman" w:cs="Arial"/>
          <w:color w:val="333333"/>
          <w:sz w:val="20"/>
          <w:shd w:val="clear" w:color="auto" w:fill="FFFFFF"/>
        </w:rPr>
        <w:t>now-</w:t>
      </w:r>
      <w:r w:rsidRPr="00F61939">
        <w:rPr>
          <w:rFonts w:ascii="Palatino-Roman" w:hAnsi="Palatino-Roman" w:cs="Arial"/>
          <w:color w:val="333333"/>
          <w:sz w:val="20"/>
          <w:shd w:val="clear" w:color="auto" w:fill="FFFFFF"/>
        </w:rPr>
        <w:t xml:space="preserve">empty box for the agent in the TB condition. </w:t>
      </w:r>
      <w:r w:rsidR="004F6127">
        <w:rPr>
          <w:rFonts w:ascii="Palatino-Roman" w:hAnsi="Palatino-Roman" w:cs="Arial"/>
          <w:color w:val="333333"/>
          <w:sz w:val="20"/>
          <w:shd w:val="clear" w:color="auto" w:fill="FFFFFF"/>
        </w:rPr>
        <w:t xml:space="preserve">(This interpretation has been challenged by </w:t>
      </w:r>
      <w:proofErr w:type="spellStart"/>
      <w:r w:rsidR="004F6127">
        <w:rPr>
          <w:rFonts w:ascii="Palatino-Roman" w:hAnsi="Palatino-Roman" w:cs="Arial"/>
          <w:color w:val="333333"/>
          <w:sz w:val="20"/>
          <w:shd w:val="clear" w:color="auto" w:fill="FFFFFF"/>
        </w:rPr>
        <w:t>Priewasser</w:t>
      </w:r>
      <w:proofErr w:type="spellEnd"/>
      <w:r w:rsidR="004F6127">
        <w:rPr>
          <w:rFonts w:ascii="Palatino-Roman" w:hAnsi="Palatino-Roman" w:cs="Arial"/>
          <w:color w:val="333333"/>
          <w:sz w:val="20"/>
          <w:shd w:val="clear" w:color="auto" w:fill="FFFFFF"/>
        </w:rPr>
        <w:t xml:space="preserve"> </w:t>
      </w:r>
      <w:r w:rsidR="004F6127" w:rsidRPr="002103D4">
        <w:rPr>
          <w:rFonts w:ascii="Palatino-Roman" w:hAnsi="Palatino-Roman" w:cs="Arial"/>
          <w:i/>
          <w:color w:val="333333"/>
          <w:sz w:val="20"/>
          <w:shd w:val="clear" w:color="auto" w:fill="FFFFFF"/>
        </w:rPr>
        <w:t>et al</w:t>
      </w:r>
      <w:r w:rsidR="002103D4" w:rsidRPr="002103D4">
        <w:rPr>
          <w:rFonts w:ascii="Palatino-Roman" w:hAnsi="Palatino-Roman" w:cs="Arial"/>
          <w:i/>
          <w:color w:val="333333"/>
          <w:sz w:val="20"/>
          <w:shd w:val="clear" w:color="auto" w:fill="FFFFFF"/>
        </w:rPr>
        <w:t>.</w:t>
      </w:r>
      <w:r w:rsidR="00781ECD">
        <w:rPr>
          <w:rFonts w:ascii="Palatino-Roman" w:hAnsi="Palatino-Roman" w:cs="Arial"/>
          <w:color w:val="333333"/>
          <w:sz w:val="20"/>
          <w:shd w:val="clear" w:color="auto" w:fill="FFFFFF"/>
        </w:rPr>
        <w:t xml:space="preserve"> </w:t>
      </w:r>
      <w:r w:rsidR="00177CCB">
        <w:rPr>
          <w:rFonts w:ascii="Palatino-Roman" w:hAnsi="Palatino-Roman" w:cs="Arial"/>
          <w:color w:val="333333"/>
          <w:sz w:val="20"/>
          <w:shd w:val="clear" w:color="auto" w:fill="FFFFFF"/>
        </w:rPr>
        <w:fldChar w:fldCharType="begin"/>
      </w:r>
      <w:r w:rsidR="00177CCB">
        <w:rPr>
          <w:rFonts w:ascii="Palatino-Roman" w:hAnsi="Palatino-Roman" w:cs="Arial"/>
          <w:color w:val="333333"/>
          <w:sz w:val="20"/>
          <w:shd w:val="clear" w:color="auto" w:fill="FFFFFF"/>
        </w:rPr>
        <w:instrText xml:space="preserve"> ADDIN ZOTERO_ITEM CSL_CITATION {"citationID":"H5AZ36rG","properties":{"formattedCitation":"[19]","plainCitation":"[19]","noteIndex":0},"citationItems":[{"id":312,"uris":["http://zotero.org/users/4995944/items/DIYGU7BR"],"uri":["http://zotero.org/users/4995944/items/DIYGU7BR"],"itemData":{"id":312,"type":"article-journal","title":"Helping as an early indicator of a theory of mind: Mentalism or Teleology?","container-title":"Cognitive Development","collection-title":"Understanding theory of mind in infancy and toddlerhood","page":"69-78","volume":"46","source":"ScienceDirect","abstract":"This article challenges the claim that young children’s helping responses in Buttelmann, Carpenter, and Tomasello’s (2009) task are based on ascribing a false belief to a mistaken agent. In our first Study 18- to 32-month old children (N</w:instrText>
      </w:r>
      <w:r w:rsidR="00177CCB">
        <w:rPr>
          <w:color w:val="333333"/>
          <w:sz w:val="20"/>
          <w:shd w:val="clear" w:color="auto" w:fill="FFFFFF"/>
        </w:rPr>
        <w:instrText> </w:instrText>
      </w:r>
      <w:r w:rsidR="00177CCB">
        <w:rPr>
          <w:rFonts w:ascii="Palatino-Roman" w:hAnsi="Palatino-Roman" w:cs="Arial"/>
          <w:color w:val="333333"/>
          <w:sz w:val="20"/>
          <w:shd w:val="clear" w:color="auto" w:fill="FFFFFF"/>
        </w:rPr>
        <w:instrText>=</w:instrText>
      </w:r>
      <w:r w:rsidR="00177CCB">
        <w:rPr>
          <w:color w:val="333333"/>
          <w:sz w:val="20"/>
          <w:shd w:val="clear" w:color="auto" w:fill="FFFFFF"/>
        </w:rPr>
        <w:instrText> </w:instrText>
      </w:r>
      <w:r w:rsidR="00177CCB">
        <w:rPr>
          <w:rFonts w:ascii="Palatino-Roman" w:hAnsi="Palatino-Roman" w:cs="Arial"/>
          <w:color w:val="333333"/>
          <w:sz w:val="20"/>
          <w:shd w:val="clear" w:color="auto" w:fill="FFFFFF"/>
        </w:rPr>
        <w:instrText xml:space="preserve">28) were more likely to help find a toy in the false belief than in the true belief condition. In Study 2, with 54 children of the same age, we assessed the authors’ mentalist interpretation of this result against an alternative teleological interpretation that does not make the assumption of belief ascription. The data speak in favor of our alternative. Children’s social competency is based more on inferences about what is likely to happen in a particular situation and on objective reasons for action than on inferences about agents’ mental states. We also discuss the need for testing serious alternative interpretations of claims about early belief understanding.","DOI":"10.1016/j.cogdev.2017.08.002","ISSN":"0885-2014","title-short":"Helping as an early indicator of a theory of mind","journalAbbreviation":"Cognitive Development","author":[{"family":"Priewasser","given":"Beate"},{"family":"Rafetseder","given":"Eva"},{"family":"Gargitter","given":"Carina"},{"family":"Perner","given":"Josef"}],"issued":{"date-parts":[["2018",4,1]]}}}],"schema":"https://github.com/citation-style-language/schema/raw/master/csl-citation.json"} </w:instrText>
      </w:r>
      <w:r w:rsidR="00177CCB">
        <w:rPr>
          <w:rFonts w:ascii="Palatino-Roman" w:hAnsi="Palatino-Roman" w:cs="Arial"/>
          <w:color w:val="333333"/>
          <w:sz w:val="20"/>
          <w:shd w:val="clear" w:color="auto" w:fill="FFFFFF"/>
        </w:rPr>
        <w:fldChar w:fldCharType="separate"/>
      </w:r>
      <w:r w:rsidR="00177CCB">
        <w:rPr>
          <w:rFonts w:ascii="Palatino-Roman" w:hAnsi="Palatino-Roman" w:cs="Arial"/>
          <w:noProof/>
          <w:color w:val="333333"/>
          <w:sz w:val="20"/>
          <w:shd w:val="clear" w:color="auto" w:fill="FFFFFF"/>
        </w:rPr>
        <w:t>[19]</w:t>
      </w:r>
      <w:r w:rsidR="00177CCB">
        <w:rPr>
          <w:rFonts w:ascii="Palatino-Roman" w:hAnsi="Palatino-Roman" w:cs="Arial"/>
          <w:color w:val="333333"/>
          <w:sz w:val="20"/>
          <w:shd w:val="clear" w:color="auto" w:fill="FFFFFF"/>
        </w:rPr>
        <w:fldChar w:fldCharType="end"/>
      </w:r>
      <w:r w:rsidR="004F6127">
        <w:rPr>
          <w:rFonts w:ascii="Palatino-Roman" w:hAnsi="Palatino-Roman" w:cs="Arial"/>
          <w:color w:val="333333"/>
          <w:sz w:val="20"/>
          <w:shd w:val="clear" w:color="auto" w:fill="FFFFFF"/>
        </w:rPr>
        <w:t xml:space="preserve"> whose findings indicate that children's performance may be driven by tracking another's ignorance rather another's false belief; our c</w:t>
      </w:r>
      <w:r w:rsidR="002103D4">
        <w:rPr>
          <w:rFonts w:ascii="Palatino-Roman" w:hAnsi="Palatino-Roman" w:cs="Arial"/>
          <w:color w:val="333333"/>
          <w:sz w:val="20"/>
          <w:shd w:val="clear" w:color="auto" w:fill="FFFFFF"/>
        </w:rPr>
        <w:t xml:space="preserve">onclusion will not depend on which interpretation is correct.) </w:t>
      </w:r>
      <w:r w:rsidRPr="00F61939">
        <w:rPr>
          <w:rFonts w:ascii="Palatino-Roman" w:hAnsi="Palatino-Roman" w:cs="Arial"/>
          <w:color w:val="333333"/>
          <w:sz w:val="20"/>
          <w:shd w:val="clear" w:color="auto" w:fill="FFFFFF"/>
        </w:rPr>
        <w:t>We expanded the functionality of the task in two novel and theoretically grounded ways.</w:t>
      </w:r>
    </w:p>
    <w:p w14:paraId="224DDB6D" w14:textId="40598BF5" w:rsidR="00AE3465" w:rsidRDefault="00F61939" w:rsidP="00AE3465">
      <w:pPr>
        <w:ind w:firstLine="360"/>
        <w:jc w:val="both"/>
        <w:rPr>
          <w:rFonts w:ascii="Palatino-Roman" w:hAnsi="Palatino-Roman" w:cs="Arial"/>
          <w:color w:val="333333"/>
          <w:sz w:val="20"/>
          <w:shd w:val="clear" w:color="auto" w:fill="FFFFFF"/>
        </w:rPr>
      </w:pPr>
      <w:r w:rsidRPr="00F61939">
        <w:rPr>
          <w:rFonts w:ascii="Palatino-Roman" w:hAnsi="Palatino-Roman" w:cs="Arial"/>
          <w:color w:val="333333"/>
          <w:sz w:val="20"/>
          <w:shd w:val="clear" w:color="auto" w:fill="FFFFFF"/>
        </w:rPr>
        <w:t xml:space="preserve">First, we measured adult observers' online belief tracking in the helping task by outfitting participants with wearable eye-tracker glasses. Some studies contend that rapid tracking of others' beliefs can be under automated processes and can be reflected in </w:t>
      </w:r>
      <w:r w:rsidR="00781ECD">
        <w:rPr>
          <w:rFonts w:ascii="Palatino-Roman" w:hAnsi="Palatino-Roman" w:cs="Arial"/>
          <w:color w:val="333333"/>
          <w:sz w:val="20"/>
          <w:shd w:val="clear" w:color="auto" w:fill="FFFFFF"/>
        </w:rPr>
        <w:t>anticipatory looking</w:t>
      </w:r>
      <w:r w:rsidRPr="00F61939">
        <w:rPr>
          <w:rFonts w:ascii="Palatino-Roman" w:hAnsi="Palatino-Roman" w:cs="Arial"/>
          <w:color w:val="333333"/>
          <w:sz w:val="20"/>
          <w:shd w:val="clear" w:color="auto" w:fill="FFFFFF"/>
        </w:rPr>
        <w:t xml:space="preserve"> responses</w:t>
      </w:r>
      <w:r w:rsidR="00781ECD">
        <w:rPr>
          <w:rFonts w:ascii="Palatino-Roman" w:hAnsi="Palatino-Roman" w:cs="Arial"/>
          <w:color w:val="333333"/>
          <w:sz w:val="20"/>
          <w:shd w:val="clear" w:color="auto" w:fill="FFFFFF"/>
        </w:rPr>
        <w:t xml:space="preserve"> </w:t>
      </w:r>
      <w:r w:rsidR="00177CCB">
        <w:rPr>
          <w:rFonts w:ascii="Palatino-Roman" w:hAnsi="Palatino-Roman" w:cs="Arial"/>
          <w:color w:val="333333"/>
          <w:sz w:val="20"/>
          <w:shd w:val="clear" w:color="auto" w:fill="FFFFFF"/>
        </w:rPr>
        <w:fldChar w:fldCharType="begin"/>
      </w:r>
      <w:r w:rsidR="00177CCB">
        <w:rPr>
          <w:rFonts w:ascii="Palatino-Roman" w:hAnsi="Palatino-Roman" w:cs="Arial"/>
          <w:color w:val="333333"/>
          <w:sz w:val="20"/>
          <w:shd w:val="clear" w:color="auto" w:fill="FFFFFF"/>
        </w:rPr>
        <w:instrText xml:space="preserve"> ADDIN ZOTERO_ITEM CSL_CITATION {"citationID":"kbEUp275","properties":{"formattedCitation":"[5]","plainCitation":"[5]","noteIndex":0},"citationItems":[{"id":401,"uris":["http://zotero.org/users/4995944/items/CIQH5QIC"],"uri":["http://zotero.org/users/4995944/items/CIQH5QIC"],"itemData":{"id":401,"type":"article-journal","title":"Implicit false belief tracking is preserved in late adulthood","container-title":"Quarterly Journal of Experimental Psychology","page":"1980-1987","volume":"71","issue":"9","source":"DOI.org (Crossref)","abstract":"It is now well established that relative to their younger counterparts, older adults experience difficulties on tasks that require the conscious and explicit processing of others’ mental states (e.g., beliefs, intentions; theory of mind [ToM]). Despite the importance of relatively automatic and unconscious mental state attribution processes in everyday life, no study to date has tested whether tasks that require the implicit processing of others’ belief states also show age-related changes. In this study, younger and older adults completed an implicit false belief task, in which their eye movement patterns were monitored while they passively viewed true and false belief movies. In addition, they were assessed on measures of explicit ToM processing. While older adults showed impairments in explicit ToM processing relative to younger adults, both age groups demonstrated a similar capacity for implicit false belief processing. These findings suggest that implicit components of ToM are preserved in late adulthood and are consistent with dual process models of ageing that emphasise age-related stability in automatic processing and declines in more controlled and effortful cognitive operations. We discuss the potential implications of these findings for social interactions in old age.","DOI":"10.1177/1747021817734690","ISSN":"1747-0218, 1747-0226","journalAbbreviation":"Quarterly Journal of Experimental Psychology","language":"en","author":[{"family":"Grainger","given":"Sarah A"},{"family":"Henry","given":"Julie D"},{"family":"Naughtin","given":"Claire K"},{"family":"Comino","given":"Marita S"},{"family":"Dux","given":"Paul E"}],"issued":{"date-parts":[["2018",9]]}}}],"schema":"https://github.com/citation-style-language/schema/raw/master/csl-citation.json"} </w:instrText>
      </w:r>
      <w:r w:rsidR="00177CCB">
        <w:rPr>
          <w:rFonts w:ascii="Palatino-Roman" w:hAnsi="Palatino-Roman" w:cs="Arial"/>
          <w:color w:val="333333"/>
          <w:sz w:val="20"/>
          <w:shd w:val="clear" w:color="auto" w:fill="FFFFFF"/>
        </w:rPr>
        <w:fldChar w:fldCharType="separate"/>
      </w:r>
      <w:r w:rsidR="00177CCB">
        <w:rPr>
          <w:rFonts w:ascii="Palatino-Roman" w:hAnsi="Palatino-Roman" w:cs="Arial"/>
          <w:noProof/>
          <w:color w:val="333333"/>
          <w:sz w:val="20"/>
          <w:shd w:val="clear" w:color="auto" w:fill="FFFFFF"/>
        </w:rPr>
        <w:t>[5]</w:t>
      </w:r>
      <w:r w:rsidR="00177CCB">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We should be careful to acknowledge</w:t>
      </w:r>
      <w:r w:rsidR="002103D4">
        <w:rPr>
          <w:rFonts w:ascii="Palatino-Roman" w:hAnsi="Palatino-Roman" w:cs="Arial"/>
          <w:color w:val="333333"/>
          <w:sz w:val="20"/>
          <w:shd w:val="clear" w:color="auto" w:fill="FFFFFF"/>
        </w:rPr>
        <w:t>, however,</w:t>
      </w:r>
      <w:r w:rsidRPr="00F61939">
        <w:rPr>
          <w:rFonts w:ascii="Palatino-Roman" w:hAnsi="Palatino-Roman" w:cs="Arial"/>
          <w:color w:val="333333"/>
          <w:sz w:val="20"/>
          <w:shd w:val="clear" w:color="auto" w:fill="FFFFFF"/>
        </w:rPr>
        <w:t xml:space="preserve"> that eye movements can be controlled by multiple kinds of processes simultaneously</w:t>
      </w:r>
      <w:r w:rsidR="00781ECD">
        <w:rPr>
          <w:rFonts w:ascii="Palatino-Roman" w:hAnsi="Palatino-Roman" w:cs="Arial"/>
          <w:color w:val="333333"/>
          <w:sz w:val="20"/>
          <w:shd w:val="clear" w:color="auto" w:fill="FFFFFF"/>
        </w:rPr>
        <w:t xml:space="preserve"> </w:t>
      </w:r>
      <w:r w:rsidR="00384C94">
        <w:rPr>
          <w:rFonts w:ascii="Palatino-Roman" w:hAnsi="Palatino-Roman" w:cs="Arial"/>
          <w:color w:val="333333"/>
          <w:sz w:val="20"/>
          <w:shd w:val="clear" w:color="auto" w:fill="FFFFFF"/>
        </w:rPr>
        <w:fldChar w:fldCharType="begin"/>
      </w:r>
      <w:r w:rsidR="00384C94">
        <w:rPr>
          <w:rFonts w:ascii="Palatino-Roman" w:hAnsi="Palatino-Roman" w:cs="Arial"/>
          <w:color w:val="333333"/>
          <w:sz w:val="20"/>
          <w:shd w:val="clear" w:color="auto" w:fill="FFFFFF"/>
        </w:rPr>
        <w:instrText xml:space="preserve"> ADDIN ZOTERO_ITEM CSL_CITATION {"citationID":"HPwk6IGn","properties":{"formattedCitation":"[20]","plainCitation":"[20]","noteIndex":0},"citationItems":[{"id":428,"uris":["http://zotero.org/users/4995944/items/JMMZ8UCB"],"uri":["http://zotero.org/users/4995944/items/JMMZ8UCB"],"itemData":{"id":428,"type":"article-journal","title":"Cognitive Architecture of Belief Reasoning in Children and Adults: A Primer on the Two-Systems Account","container-title":"Child Development Perspectives","page":"184-189","volume":"10","issue":"3","source":"Wiley Online Library","abstract":"Characterizing the cognitive architecture of human mindreading forces us to address two puzzles in people's attributions of belief: Why children show inconsistent expectations about others' belief-based actions, and why adults' reasoning about belief is sometimes automatic and sometimes not. The seemingly puzzling data suggest that humans have many mindreading systems that use different models of mental representations. The efficient system is shared by infants, children, and adults, and uses a minimal model of the mind, which enables belief-like states to be tracked. The flexible system develops late and uses a canonical model, which incorporates propositional attitudes. A given model's operation has signature limits that produce performance contrasts, in children as well as adults, between certain types of mindreading tasks.","DOI":"10.1111/cdep.12183","ISSN":"1750-8606","title-short":"Cognitive Architecture of Belief Reasoning in Children and Adults","language":"en","author":[{"family":"Low","given":"Jason"},{"family":"Apperly","given":"Ian A."},{"family":"Butterfill","given":"Stephen A."},{"family":"Rakoczy","given":"Hannes"}],"issued":{"date-parts":[["2016"]]}}}],"schema":"https://github.com/citation-style-language/schema/raw/master/csl-citation.json"} </w:instrText>
      </w:r>
      <w:r w:rsidR="00384C94">
        <w:rPr>
          <w:rFonts w:ascii="Palatino-Roman" w:hAnsi="Palatino-Roman" w:cs="Arial"/>
          <w:color w:val="333333"/>
          <w:sz w:val="20"/>
          <w:shd w:val="clear" w:color="auto" w:fill="FFFFFF"/>
        </w:rPr>
        <w:fldChar w:fldCharType="separate"/>
      </w:r>
      <w:r w:rsidR="00384C94">
        <w:rPr>
          <w:rFonts w:ascii="Palatino-Roman" w:hAnsi="Palatino-Roman" w:cs="Arial"/>
          <w:noProof/>
          <w:color w:val="333333"/>
          <w:sz w:val="20"/>
          <w:shd w:val="clear" w:color="auto" w:fill="FFFFFF"/>
        </w:rPr>
        <w:t>[20]</w:t>
      </w:r>
      <w:r w:rsidR="00384C94">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with contribution</w:t>
      </w:r>
      <w:r w:rsidR="00CF5C69">
        <w:rPr>
          <w:rFonts w:ascii="Palatino-Roman" w:hAnsi="Palatino-Roman" w:cs="Arial"/>
          <w:color w:val="333333"/>
          <w:sz w:val="20"/>
          <w:shd w:val="clear" w:color="auto" w:fill="FFFFFF"/>
        </w:rPr>
        <w:t>s</w:t>
      </w:r>
      <w:r w:rsidRPr="00F61939">
        <w:rPr>
          <w:rFonts w:ascii="Palatino-Roman" w:hAnsi="Palatino-Roman" w:cs="Arial"/>
          <w:color w:val="333333"/>
          <w:sz w:val="20"/>
          <w:shd w:val="clear" w:color="auto" w:fill="FFFFFF"/>
        </w:rPr>
        <w:t xml:space="preserve"> from offline cognitive control (you can, for instance</w:t>
      </w:r>
      <w:r w:rsidR="002103D4">
        <w:rPr>
          <w:rFonts w:ascii="Palatino-Roman" w:hAnsi="Palatino-Roman" w:cs="Arial"/>
          <w:color w:val="333333"/>
          <w:sz w:val="20"/>
          <w:shd w:val="clear" w:color="auto" w:fill="FFFFFF"/>
        </w:rPr>
        <w:t>,</w:t>
      </w:r>
      <w:r w:rsidRPr="00F61939">
        <w:rPr>
          <w:rFonts w:ascii="Palatino-Roman" w:hAnsi="Palatino-Roman" w:cs="Arial"/>
          <w:color w:val="333333"/>
          <w:sz w:val="20"/>
          <w:shd w:val="clear" w:color="auto" w:fill="FFFFFF"/>
        </w:rPr>
        <w:t xml:space="preserve"> move your eyes in response to instructions). Our suggestion is merely that </w:t>
      </w:r>
      <w:r w:rsidR="00F8250B">
        <w:rPr>
          <w:rFonts w:ascii="Palatino-Roman" w:hAnsi="Palatino-Roman" w:cs="Arial"/>
          <w:color w:val="333333"/>
          <w:sz w:val="20"/>
          <w:shd w:val="clear" w:color="auto" w:fill="FFFFFF"/>
        </w:rPr>
        <w:t>anticipatory</w:t>
      </w:r>
      <w:r w:rsidRPr="00F61939">
        <w:rPr>
          <w:rFonts w:ascii="Palatino-Roman" w:hAnsi="Palatino-Roman" w:cs="Arial"/>
          <w:color w:val="333333"/>
          <w:sz w:val="20"/>
          <w:shd w:val="clear" w:color="auto" w:fill="FFFFFF"/>
        </w:rPr>
        <w:t xml:space="preserve"> eye movements—measured prior to the agent selecting a particular action—gives us a reasonab</w:t>
      </w:r>
      <w:r w:rsidR="00413563">
        <w:rPr>
          <w:rFonts w:ascii="Palatino-Roman" w:hAnsi="Palatino-Roman" w:cs="Arial"/>
          <w:color w:val="333333"/>
          <w:sz w:val="20"/>
          <w:shd w:val="clear" w:color="auto" w:fill="FFFFFF"/>
        </w:rPr>
        <w:t>le chance of picking up on fast belief-</w:t>
      </w:r>
      <w:r w:rsidR="00956FE4">
        <w:rPr>
          <w:rFonts w:ascii="Palatino-Roman" w:hAnsi="Palatino-Roman" w:cs="Arial"/>
          <w:color w:val="333333"/>
          <w:sz w:val="20"/>
          <w:shd w:val="clear" w:color="auto" w:fill="FFFFFF"/>
        </w:rPr>
        <w:t xml:space="preserve">tracking that </w:t>
      </w:r>
      <w:r w:rsidRPr="00F61939">
        <w:rPr>
          <w:rFonts w:ascii="Palatino-Roman" w:hAnsi="Palatino-Roman" w:cs="Arial"/>
          <w:color w:val="333333"/>
          <w:sz w:val="20"/>
          <w:shd w:val="clear" w:color="auto" w:fill="FFFFFF"/>
        </w:rPr>
        <w:t>may be underpinned by some cognitively efficient mindreading system. We predicted that in the FB condition of the helping task, just before the agent is about to select an action, observers would look</w:t>
      </w:r>
      <w:r w:rsidR="00781ECD">
        <w:rPr>
          <w:rFonts w:ascii="Palatino-Roman" w:hAnsi="Palatino-Roman" w:cs="Arial"/>
          <w:color w:val="333333"/>
          <w:sz w:val="20"/>
          <w:shd w:val="clear" w:color="auto" w:fill="FFFFFF"/>
        </w:rPr>
        <w:t xml:space="preserve"> in anticipation</w:t>
      </w:r>
      <w:r w:rsidRPr="00F61939">
        <w:rPr>
          <w:rFonts w:ascii="Palatino-Roman" w:hAnsi="Palatino-Roman" w:cs="Arial"/>
          <w:color w:val="333333"/>
          <w:sz w:val="20"/>
          <w:shd w:val="clear" w:color="auto" w:fill="FFFFFF"/>
        </w:rPr>
        <w:t xml:space="preserve"> towards the empty box. Similarly, in the TB condition, just before the agent selects an action, observers would </w:t>
      </w:r>
      <w:r w:rsidR="00781ECD">
        <w:rPr>
          <w:rFonts w:ascii="Palatino-Roman" w:hAnsi="Palatino-Roman" w:cs="Arial"/>
          <w:color w:val="333333"/>
          <w:sz w:val="20"/>
          <w:shd w:val="clear" w:color="auto" w:fill="FFFFFF"/>
        </w:rPr>
        <w:t>look in anticipation</w:t>
      </w:r>
      <w:r w:rsidRPr="00F61939">
        <w:rPr>
          <w:rFonts w:ascii="Palatino-Roman" w:hAnsi="Palatino-Roman" w:cs="Arial"/>
          <w:color w:val="333333"/>
          <w:sz w:val="20"/>
          <w:shd w:val="clear" w:color="auto" w:fill="FFFFFF"/>
        </w:rPr>
        <w:t xml:space="preserve"> towards the full box.  </w:t>
      </w:r>
    </w:p>
    <w:p w14:paraId="1FE79F58" w14:textId="6ED66DAF" w:rsidR="009B5C66" w:rsidRDefault="00F61939" w:rsidP="009B5C66">
      <w:pPr>
        <w:ind w:firstLine="360"/>
        <w:jc w:val="both"/>
        <w:rPr>
          <w:rFonts w:ascii="Palatino-Roman" w:hAnsi="Palatino-Roman" w:cs="Arial"/>
          <w:color w:val="333333"/>
          <w:sz w:val="20"/>
          <w:shd w:val="clear" w:color="auto" w:fill="FFFFFF"/>
        </w:rPr>
      </w:pPr>
      <w:r w:rsidRPr="00F61939">
        <w:rPr>
          <w:rFonts w:ascii="Palatino-Roman" w:hAnsi="Palatino-Roman" w:cs="Arial"/>
          <w:color w:val="333333"/>
          <w:sz w:val="20"/>
          <w:shd w:val="clear" w:color="auto" w:fill="FFFFFF"/>
        </w:rPr>
        <w:t>Second, we m</w:t>
      </w:r>
      <w:r w:rsidR="00956FE4">
        <w:rPr>
          <w:rFonts w:ascii="Palatino-Roman" w:hAnsi="Palatino-Roman" w:cs="Arial"/>
          <w:color w:val="333333"/>
          <w:sz w:val="20"/>
          <w:shd w:val="clear" w:color="auto" w:fill="FFFFFF"/>
        </w:rPr>
        <w:t xml:space="preserve">easured adult observers' </w:t>
      </w:r>
      <w:r w:rsidRPr="00F61939">
        <w:rPr>
          <w:rFonts w:ascii="Palatino-Roman" w:hAnsi="Palatino-Roman" w:cs="Arial"/>
          <w:color w:val="333333"/>
          <w:sz w:val="20"/>
          <w:shd w:val="clear" w:color="auto" w:fill="FFFFFF"/>
        </w:rPr>
        <w:t xml:space="preserve">motor-generated behavioural expectations by having participants stand on a </w:t>
      </w:r>
      <w:proofErr w:type="spellStart"/>
      <w:r w:rsidRPr="00F61939">
        <w:rPr>
          <w:rFonts w:ascii="Palatino-Roman" w:hAnsi="Palatino-Roman" w:cs="Arial"/>
          <w:color w:val="333333"/>
          <w:sz w:val="20"/>
          <w:shd w:val="clear" w:color="auto" w:fill="FFFFFF"/>
        </w:rPr>
        <w:t>Wii</w:t>
      </w:r>
      <w:r w:rsidRPr="0085328F">
        <w:rPr>
          <w:rFonts w:ascii="Palatino-Roman" w:hAnsi="Palatino-Roman" w:cs="Arial"/>
          <w:color w:val="333333"/>
          <w:sz w:val="20"/>
          <w:shd w:val="clear" w:color="auto" w:fill="FFFFFF"/>
          <w:vertAlign w:val="superscript"/>
        </w:rPr>
        <w:t>TM</w:t>
      </w:r>
      <w:proofErr w:type="spellEnd"/>
      <w:r w:rsidRPr="00F61939">
        <w:rPr>
          <w:rFonts w:ascii="Palatino-Roman" w:hAnsi="Palatino-Roman" w:cs="Arial"/>
          <w:color w:val="333333"/>
          <w:sz w:val="20"/>
          <w:shd w:val="clear" w:color="auto" w:fill="FFFFFF"/>
        </w:rPr>
        <w:t xml:space="preserve"> balance board (WBB), to provide temporally and spatially sensitive information about rapid changes in distribution of the body's centre of pressure in an online manner. Studies show that the WBB can reliably detect how motor representations activated during action observation and processing can elicit corresponding structures in motor control, resulting in unintended behavioural changes in motor output such as postural adjustments </w:t>
      </w:r>
      <w:r w:rsidR="00D32754">
        <w:rPr>
          <w:rFonts w:ascii="Palatino-Roman" w:hAnsi="Palatino-Roman" w:cs="Arial"/>
          <w:color w:val="333333"/>
          <w:sz w:val="20"/>
          <w:shd w:val="clear" w:color="auto" w:fill="FFFFFF"/>
        </w:rPr>
        <w:fldChar w:fldCharType="begin"/>
      </w:r>
      <w:r w:rsidR="00066AB8">
        <w:rPr>
          <w:rFonts w:ascii="Palatino-Roman" w:hAnsi="Palatino-Roman" w:cs="Arial"/>
          <w:color w:val="333333"/>
          <w:sz w:val="20"/>
          <w:shd w:val="clear" w:color="auto" w:fill="FFFFFF"/>
        </w:rPr>
        <w:instrText xml:space="preserve"> ADDIN ZOTERO_ITEM CSL_CITATION {"citationID":"BVgYEoJ7","properties":{"formattedCitation":"[14,21\\uc0\\u8211{}23]","plainCitation":"[14,21–23]","noteIndex":0},"citationItems":[{"id":420,"uris":["http://zotero.org/users/4995944/items/NC3884WY"],"uri":["http://zotero.org/users/4995944/items/NC3884WY"],"itemData":{"id":420,"type":"book","title":"Motor cognition: What actions tell the self","collection-title":"Motor cognition: What actions tell the self","publisher":"Oxford University Press","publisher-place":"New York, NY, US","number-of-pages":"x, 209","source":"APA PsycNET","event-place":"New York, NY, US","abstract":"Our ability to acknowledge and recognise our own identity is a characteristic doubtless unique to humans. Where does this feeling come from? How does the combination of neurophysiological processes coupled with our interaction with the outside world construct this coherent identity? We know that our social interactions contribute via the eyes, ears, etc. However, our self is not only influenced by our senses. It is also influenced by the actions we perform and those we see others perform. Our brain anticipates the effects of our own actions and simulates the actions of others. In this way, we become able to understand ourselves and to understand the actions and emotions of others. This book is the first to describe the new field of 'Motor Cognition'--one to which the author's contribution has been seminal. Though motor actions have long been studied by neuroscientists and physiologists, it is only recently that scientists have considered the role of actions in building the self--how consciousness of action is part of self-consciousness, how one's own actions determine the sense of being an agent, how actions performed by others impact on ourselves for understanding others, differentiating ourselves from them and learning from them: these questions are raised and discussed throughout the book, drawing on experimental, clinical, and theoretical bases. The advent of new neuroscience techniques, like neuroimaging and direct electrical brain stimulation, together with a renewal of behavioral methods in cognitive psychology, provide new insights into this area. Mental imagery of action, self-recognition, consciousness of actions, and imitation can be objectively studied using these new tools. The results of these investigations shed light on clinical disorders in neurology, psychiatry and in neuro-development. This is a major new work that will lay down the foundations for the field of motor cognition. (PsycINFO Database Record (c) 2016 APA, all rights reserved)","ISBN":"978-0-19-856965-7","note":"DOI: 10.1093/acprof:oso/9780198569657.001.0001","title-short":"Motor cognition","author":[{"family":"Jeannerod","given":"Marc"}],"issued":{"date-parts":[["2006"]]}}},{"id":431,"uris":["http://zotero.org/users/4995944/items/RHHZRD9M"],"uri":["http://zotero.org/users/4995944/items/RHHZRD9M"],"itemData":{"id":431,"type":"article-journal","title":"Embodied cognition, abstract concepts, and the benefits of new technology for implicit body manipulation","container-title":"Frontiers in Psychology","volume":"5","source":"Frontiers","abstract":"Current approaches on cognition hold that concrete concepts are grounded in concrete experiences. There is no consensus, however, as to whether this is equally true for abstract concepts. In this review we discuss how the body might be involved in understanding abstract concepts through metaphor activation. Substantial research has been conducted on the activation of common orientational metaphors with bodily manipulations, such as ‘power is up’ and ‘more is up’ representations. We will focus on the political metaphor that has a more complex association between the concept and the concrete domain. However, the outcomes of studies on this political metaphor have not always been consistent, possibly because the experimental manipulation was not implicit enough. The inclusion of new technological devices in this area of research, such as the Wii Balance Board, seems promising in order to assess the groundedness of abstract conceptual spatial metaphors in an implicit manner. This may aid further research to effectively demonstrate the interrelatedness between the body and more abstract representations.","URL":"https://www.frontiersin.org/articles/10.3389/fpsyg.2014.00757/full","DOI":"10.3389/fpsyg.2014.00757","ISSN":"1664-1078","journalAbbreviation":"Front. Psychol.","language":"English","author":[{"family":"Dijkstra","given":"Katinka"},{"family":"Eerland","given":"Anita"},{"family":"Zijlmans","given":"Josjan"},{"family":"Post","given":"Lysanne S."}],"issued":{"date-parts":[["2014"]]},"accessed":{"date-parts":[["2019",11,18]]}}},{"id":433,"uris":["http://zotero.org/users/4995944/items/MCWHBRL6"],"uri":["http://zotero.org/users/4995944/items/MCWHBRL6"],"itemData":{"id":433,"type":"article-journal","title":"Moving Through Time","container-title":"Psychological Science","page":"222-223","volume":"21","issue":"2","source":"SAGE Journals","DOI":"10.1177/0956797609359333","ISSN":"0956-7976","journalAbbreviation":"Psychol Sci","language":"en","author":[{"family":"Miles","given":"Lynden K."},{"family":"Nind","given":"Louise K."},{"family":"Macrae","given":"C. Neil"}],"issued":{"date-parts":[["2010",2,1]]}}},{"id":435,"uris":["http://zotero.org/users/4995944/items/IRU3UAN2"],"uri":["http://zotero.org/users/4995944/items/IRU3UAN2"],"itemData":{"id":435,"type":"article-journal","title":"Words That Move Us. The Effects of Sentences on Body Sway","container-title":"Advances in Cognitive Psychology","page":"156-165","volume":"13","issue":"2","source":"PubMed Central","abstract":"According to the embodied cognition perspective, cognitive systems and\nperceptuo-motor systems are deeply intertwined and exert a causal effect on each\nother. A prediction following from this idea is that cognitive activity can\nresult in subtle changes in observable movement. In one experiment, we tested\nwhether reading various sentences resulted in changes in postural sway.\nSentences symbolized various human activities involving high, low, or no\nphysical effort. Dutch participants stood upright on a force plate, measuring\nthe body center of pressure, while reading a succession of sentences. High\nphysical effort sentences resulted in more postural sway (greater\nSD) than low physical effort sentences. This effect only\nshowed up in medio-lateral sway but not anterio-posterior sway. This suggests\nthat sentence comprehension was accompanied by subtle motoric activity, likely\nmirroring the various activities symbolized in the sentences. We conclude that\nsemantic processing reaches the motor periphery, leading to increased postural\nactivity.","DOI":"10.5709/acp-0215-9","ISSN":"1895-1171","note":"PMID: 28713451\nPMCID: PMC5502579","journalAbbreviation":"Adv Cogn Psychol","author":[{"family":"Stins","given":"John F."},{"family":"Marmolejo-Ramos","given":"Fernando"},{"family":"Hulzinga","given":"Femke"},{"family":"Wenker","given":"Eric"},{"family":"Cañal-Bruland","given":"Rouwen"}],"issued":{"date-parts":[["2017",6,30]]}}}],"schema":"https://github.com/citation-style-language/schema/raw/master/csl-citation.json"} </w:instrText>
      </w:r>
      <w:r w:rsidR="00D32754">
        <w:rPr>
          <w:rFonts w:ascii="Palatino-Roman" w:hAnsi="Palatino-Roman" w:cs="Arial"/>
          <w:color w:val="333333"/>
          <w:sz w:val="20"/>
          <w:shd w:val="clear" w:color="auto" w:fill="FFFFFF"/>
        </w:rPr>
        <w:fldChar w:fldCharType="separate"/>
      </w:r>
      <w:r w:rsidR="00066AB8" w:rsidRPr="00066AB8">
        <w:rPr>
          <w:rFonts w:ascii="Palatino-Roman" w:hAnsi="Palatino-Roman"/>
          <w:color w:val="000000"/>
          <w:sz w:val="20"/>
        </w:rPr>
        <w:t>[14,21–23]</w:t>
      </w:r>
      <w:r w:rsidR="00D32754">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Studies also </w:t>
      </w:r>
      <w:r w:rsidRPr="00B014A4">
        <w:rPr>
          <w:rFonts w:ascii="Palatino-Roman" w:hAnsi="Palatino-Roman" w:cs="Arial"/>
          <w:color w:val="333333"/>
          <w:sz w:val="20"/>
          <w:highlight w:val="green"/>
          <w:shd w:val="clear" w:color="auto" w:fill="FFFFFF"/>
        </w:rPr>
        <w:t>su</w:t>
      </w:r>
      <w:r w:rsidR="00B014A4" w:rsidRPr="00B014A4">
        <w:rPr>
          <w:rFonts w:ascii="Palatino-Roman" w:hAnsi="Palatino-Roman" w:cs="Arial"/>
          <w:color w:val="333333"/>
          <w:sz w:val="20"/>
          <w:highlight w:val="green"/>
          <w:shd w:val="clear" w:color="auto" w:fill="FFFFFF"/>
        </w:rPr>
        <w:t>ggest</w:t>
      </w:r>
      <w:r w:rsidRPr="00B014A4">
        <w:rPr>
          <w:rFonts w:ascii="Palatino-Roman" w:hAnsi="Palatino-Roman" w:cs="Arial"/>
          <w:color w:val="333333"/>
          <w:sz w:val="20"/>
          <w:highlight w:val="green"/>
          <w:shd w:val="clear" w:color="auto" w:fill="FFFFFF"/>
        </w:rPr>
        <w:t xml:space="preserve"> that imagined movements produce</w:t>
      </w:r>
      <w:r w:rsidRPr="00F61939">
        <w:rPr>
          <w:rFonts w:ascii="Palatino-Roman" w:hAnsi="Palatino-Roman" w:cs="Arial"/>
          <w:color w:val="333333"/>
          <w:sz w:val="20"/>
          <w:shd w:val="clear" w:color="auto" w:fill="FFFFFF"/>
        </w:rPr>
        <w:t xml:space="preserve"> subliminal electromyographic activity in the involved muscles and may be evidenced through perturbations in postural sway </w:t>
      </w:r>
      <w:r w:rsidR="00651CC9">
        <w:rPr>
          <w:rFonts w:ascii="Palatino-Roman" w:hAnsi="Palatino-Roman" w:cs="Arial"/>
          <w:color w:val="333333"/>
          <w:sz w:val="20"/>
          <w:shd w:val="clear" w:color="auto" w:fill="FFFFFF"/>
        </w:rPr>
        <w:fldChar w:fldCharType="begin"/>
      </w:r>
      <w:r w:rsidR="002033A1">
        <w:rPr>
          <w:rFonts w:ascii="Palatino-Roman" w:hAnsi="Palatino-Roman" w:cs="Arial"/>
          <w:color w:val="333333"/>
          <w:sz w:val="20"/>
          <w:shd w:val="clear" w:color="auto" w:fill="FFFFFF"/>
        </w:rPr>
        <w:instrText xml:space="preserve"> ADDIN ZOTERO_ITEM CSL_CITATION {"citationID":"e0Uqwchp","properties":{"formattedCitation":"[24,25]","plainCitation":"[24,25]","noteIndex":0},"citationItems":[{"id":438,"uris":["http://zotero.org/users/4995944/items/AZ7JA5JU"],"uri":["http://zotero.org/users/4995944/items/AZ7JA5JU"],"itemData":{"id":438,"type":"article-journal","title":"Muscular responses during motor imagery as a function of muscle contraction types","container-title":"International Journal of Psychophysiology","page":"18-27","volume":"66","issue":"1","source":"ScienceDirect","abstract":"This study was designed to gain more insight into the mechanisms underlying motor imagery (MI). While there is ample evidence that motor performance and MI share common central neural mechanisms, the question whether MI is accompanied by subliminal electromyographic (EMG) activity remained unsolved. Thirty right-handed volunteers were asked to lift or to imagine lifting a weighted dumbbell using different types of muscle contraction, i.e. heavy concentric, light concentric, isometric and eccentric contractions. EMG activity from 9 muscles of the dominant arm (agonist, antagonist, synergist and fixator muscles) was monitored. Autonomic nervous system responses were also recorded on the non-dominant hand, thus attesting mental activity at the peripheral level. A significant increased pattern of EMG activity was recorded in all muscles during MI, when compared to the rest condition, while the goniometric data did not reveal any movement. Although being subliminal, the magnitude of this activation was found to be correlated to the mental effort required to lift a weight mentally, as more EMG activity was recorded during imaginary lifting of heavy than light concentric contractions. When considering the different types of contraction, our results provided evidence of selective changes in EMG activity. Especially, the imagined eccentric condition elicited a significant weaker muscular activity than all other conditions. In addition, the changes in the EMG pattern mirrored those usually observed during physical movement. These findings support the hypotheses of a selective effect of MI at the level of muscular activity and of incomplete inhibition of the motor command during MI.","DOI":"10.1016/j.ijpsycho.2007.05.009","ISSN":"0167-8760","journalAbbreviation":"International Journal of Psychophysiology","language":"en","author":[{"family":"Guillot","given":"A."},{"family":"Lebon","given":"F."},{"family":"Rouffet","given":"D."},{"family":"Champely","given":"S."},{"family":"Doyon","given":"J."},{"family":"Collet","given":"C."}],"issued":{"date-parts":[["2007",10,1]]}}},{"id":441,"uris":["http://zotero.org/users/4995944/items/76FGVDSC"],"uri":["http://zotero.org/users/4995944/items/76FGVDSC"],"itemData":{"id":441,"type":"article-journal","title":"Postural Control During Visual and Kinesthetic Motor Imagery","container-title":"Applied Psychophysiology and Biofeedback","page":"47-56","volume":"36","issue":"1","source":"Springer Link","abstract":"Despite the accumulating evidence supporting an interaction between cognitive functions and postural control, little is known about the selective impact of the mental representation of an action, i.e., motor imagery (MI) on postural control. As postural oscillations are reduced during a cognitive task of backward silent counting, a greater stability is also expected during MI compared to a no-task condition (standing). Twenty participants took part in this experiment, which aimed at providing evidence that MI may improve postural stability. They were requested to mentally imagine a movement while standing on a force-plate. Results showed a decrease in both path length and postural sway variability on the anterior-posterior and lateral axes during all dual-task sessions, as compared to the motionless condition. These postural adjustments might result from both central and peripheral processes, and/or increased muscle stiffness. Conversely, postural oscillation amplitude increased on the vertical axis during MI of three vertical jumps, hence suggesting that postural regulations remain task-related during MI. Finally, our data showed that kinesthetic and visual imagery differentially impacted the postural regulation.","DOI":"10.1007/s10484-011-9145-2","ISSN":"1573-3270","journalAbbreviation":"Appl Psychophysiol Biofeedback","language":"en","author":[{"family":"Grangeon","given":"M."},{"family":"Guillot","given":"A."},{"family":"Collet","given":"C."}],"issued":{"date-parts":[["2011",3,1]]}}}],"schema":"https://github.com/citation-style-language/schema/raw/master/csl-citation.json"} </w:instrText>
      </w:r>
      <w:r w:rsidR="00651CC9">
        <w:rPr>
          <w:rFonts w:ascii="Palatino-Roman" w:hAnsi="Palatino-Roman" w:cs="Arial"/>
          <w:color w:val="333333"/>
          <w:sz w:val="20"/>
          <w:shd w:val="clear" w:color="auto" w:fill="FFFFFF"/>
        </w:rPr>
        <w:fldChar w:fldCharType="separate"/>
      </w:r>
      <w:r w:rsidR="002033A1">
        <w:rPr>
          <w:rFonts w:ascii="Palatino-Roman" w:hAnsi="Palatino-Roman" w:cs="Arial"/>
          <w:noProof/>
          <w:color w:val="333333"/>
          <w:sz w:val="20"/>
          <w:shd w:val="clear" w:color="auto" w:fill="FFFFFF"/>
        </w:rPr>
        <w:t>[24,25]</w:t>
      </w:r>
      <w:r w:rsidR="00651CC9">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Such postural adjustments have been considered to reflect autonomic </w:t>
      </w:r>
      <w:r w:rsidRPr="00B014A4">
        <w:rPr>
          <w:rFonts w:ascii="Palatino-Roman" w:hAnsi="Palatino-Roman" w:cs="Arial"/>
          <w:color w:val="333333"/>
          <w:sz w:val="20"/>
          <w:highlight w:val="green"/>
          <w:shd w:val="clear" w:color="auto" w:fill="FFFFFF"/>
        </w:rPr>
        <w:t>preparation occur</w:t>
      </w:r>
      <w:r w:rsidR="00B014A4" w:rsidRPr="00B014A4">
        <w:rPr>
          <w:rFonts w:ascii="Palatino-Roman" w:hAnsi="Palatino-Roman" w:cs="Arial"/>
          <w:color w:val="333333"/>
          <w:sz w:val="20"/>
          <w:highlight w:val="green"/>
          <w:shd w:val="clear" w:color="auto" w:fill="FFFFFF"/>
        </w:rPr>
        <w:t>ring</w:t>
      </w:r>
      <w:r w:rsidRPr="00F61939">
        <w:rPr>
          <w:rFonts w:ascii="Palatino-Roman" w:hAnsi="Palatino-Roman" w:cs="Arial"/>
          <w:color w:val="333333"/>
          <w:sz w:val="20"/>
          <w:shd w:val="clear" w:color="auto" w:fill="FFFFFF"/>
        </w:rPr>
        <w:t xml:space="preserve"> downstream from central motor planning </w:t>
      </w:r>
      <w:r w:rsidR="00CE591E">
        <w:rPr>
          <w:rFonts w:ascii="Palatino-Roman" w:hAnsi="Palatino-Roman" w:cs="Arial"/>
          <w:color w:val="333333"/>
          <w:sz w:val="20"/>
          <w:shd w:val="clear" w:color="auto" w:fill="FFFFFF"/>
        </w:rPr>
        <w:fldChar w:fldCharType="begin"/>
      </w:r>
      <w:r w:rsidR="005413AB">
        <w:rPr>
          <w:rFonts w:ascii="Palatino-Roman" w:hAnsi="Palatino-Roman" w:cs="Arial"/>
          <w:color w:val="333333"/>
          <w:sz w:val="20"/>
          <w:shd w:val="clear" w:color="auto" w:fill="FFFFFF"/>
        </w:rPr>
        <w:instrText xml:space="preserve"> ADDIN ZOTERO_ITEM CSL_CITATION {"citationID":"cLOlBVex","properties":{"formattedCitation":"[26,27]","plainCitation":"[26,27]","noteIndex":0},"citationItems":[{"id":446,"uris":["http://zotero.org/users/4995944/items/925YZAWH"],"uri":["http://zotero.org/users/4995944/items/925YZAWH"],"itemData":{"id":446,"type":"article-journal","title":"Autonomic nervous system correlates in movement observation and motor imagery","container-title":"Frontiers in Human Neuroscience","volume":"7","source":"Frontiers","abstract":"The purpose of the current article is to provide a comprehensive overview of the literature offering a better understanding on the autonomic nervous system (ANS) correlates in motor imagery (MI) and movement observation. These are two high brain functions involving sensori-motor coupling, mediated by memory systems. How observing or mentally rehearsing a movement affect ANS activity has not been extensively investigated. The links between cognitive functions and ANS responses are not so obvious. We first describe the organization of the ANS whose main purposes are controlling vital functions by maintaining the homeostasis of the organism and providing adaptive responses when changes occur either in the external or internal milieu. We will then review how scientific knowledge evolved, thus integrating recent findings related to ANS functioning, and show how these are linked to mental functions. In turn, we will describe how movement observation or MI may elicit physiological responses at the peripheral level of the autonomic effectors, thus eliciting autonomic correlates to cognitive activity. Key features of this paper are to draw a step-by step progression from the understanding of ANS physiology to its relationships with high mental processes such as movement observation or MI. We will further provide evidence that mental processes are co-programmed both at the somatic and autonomic levels of the central nervous system. We will thus detail how peripheral physiological responses may be analyzed to provide objective evidence that MI is actually performed. The main perspective is thus to consider that, during movement observation and MI, ANS activity is an objective witness of mental processes.","URL":"https://www.frontiersin.org/articles/10.3389/fnhum.2013.00415/full","DOI":"10.3389/fnhum.2013.00415","ISSN":"1662-5161","journalAbbreviation":"Front. Hum. Neurosci.","language":"English","author":[{"family":"Collet","given":"Christian"},{"family":"Di Rienzo","given":"Franck"},{"family":"Hoyek","given":"Nady"},{"family":"Guillot","given":"Aymeric"}],"issued":{"date-parts":[["2013"]]},"accessed":{"date-parts":[["2019",11,18]]}}},{"id":443,"uris":["http://zotero.org/users/4995944/items/8TTT6QR4"],"uri":["http://zotero.org/users/4995944/items/8TTT6QR4"],"itemData":{"id":443,"type":"article-journal","title":"Incomplete inhibition of central postural commands during manual motor imagery","container-title":"Brain Research","page":"321-329","volume":"1624","source":"ScienceDirect","abstract":"Imagined movements exhibit many of the behavioral and neurophysiological characteristics of executed actions. As a result, they are considered simulations of physical actions with an inhibition mechanism that suppresses overt movement. This inhibition is incomplete, as it does not block autonomic preparation, and it also does not effectively suppress postural adjustments planned in support of imagined movements. It has been suggested that a central inhibition command may fail to suppress postural adjustments because it may not have access to afference-based elaborations of the postural response that occur downstream of central motor planning. Here, we measured changes in the postural response associated with imagining manual reaching movements under varying levels of imagined loading of the arm. We also manipulated stance stability, and found that postural sway reduced with increased (imagined) arm loading when imagining reaching movements from the less stable stance. As there were no afferent signals associated with the loading constraint, these results suggest that postural adjustments can leak during motor imagery because the postural component of the central motor plan is itself not inhibited effectively.","DOI":"10.1016/j.brainres.2015.07.031","ISSN":"0006-8993","journalAbbreviation":"Brain Research","language":"en","author":[{"family":"Boulton","given":"Hayley"},{"family":"Mitra","given":"Suvobrata"}],"issued":{"date-parts":[["2015",10,22]]}}}],"schema":"https://github.com/citation-style-language/schema/raw/master/csl-citation.json"} </w:instrText>
      </w:r>
      <w:r w:rsidR="00CE591E">
        <w:rPr>
          <w:rFonts w:ascii="Palatino-Roman" w:hAnsi="Palatino-Roman" w:cs="Arial"/>
          <w:color w:val="333333"/>
          <w:sz w:val="20"/>
          <w:shd w:val="clear" w:color="auto" w:fill="FFFFFF"/>
        </w:rPr>
        <w:fldChar w:fldCharType="separate"/>
      </w:r>
      <w:r w:rsidR="005413AB">
        <w:rPr>
          <w:rFonts w:ascii="Palatino-Roman" w:hAnsi="Palatino-Roman" w:cs="Arial"/>
          <w:noProof/>
          <w:color w:val="333333"/>
          <w:sz w:val="20"/>
          <w:shd w:val="clear" w:color="auto" w:fill="FFFFFF"/>
        </w:rPr>
        <w:t>[26,27]</w:t>
      </w:r>
      <w:r w:rsidR="00CE591E">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Leaning can provide a window into the unfolding of action prediction in observers' motor system, with leaning </w:t>
      </w:r>
      <w:r w:rsidR="00F86B6D">
        <w:rPr>
          <w:rFonts w:ascii="Palatino-Roman" w:hAnsi="Palatino-Roman" w:cs="Arial"/>
          <w:color w:val="333333"/>
          <w:sz w:val="20"/>
          <w:shd w:val="clear" w:color="auto" w:fill="FFFFFF"/>
        </w:rPr>
        <w:t>potentially</w:t>
      </w:r>
      <w:r w:rsidR="00D54C84">
        <w:rPr>
          <w:rFonts w:ascii="Palatino-Roman" w:hAnsi="Palatino-Roman" w:cs="Arial"/>
          <w:color w:val="333333"/>
          <w:sz w:val="20"/>
          <w:shd w:val="clear" w:color="auto" w:fill="FFFFFF"/>
        </w:rPr>
        <w:t xml:space="preserve"> being</w:t>
      </w:r>
      <w:r w:rsidR="00F86B6D">
        <w:rPr>
          <w:rFonts w:ascii="Palatino-Roman" w:hAnsi="Palatino-Roman" w:cs="Arial"/>
          <w:color w:val="333333"/>
          <w:sz w:val="20"/>
          <w:shd w:val="clear" w:color="auto" w:fill="FFFFFF"/>
        </w:rPr>
        <w:t xml:space="preserve"> either</w:t>
      </w:r>
      <w:r w:rsidRPr="00F61939">
        <w:rPr>
          <w:rFonts w:ascii="Palatino-Roman" w:hAnsi="Palatino-Roman" w:cs="Arial"/>
          <w:color w:val="333333"/>
          <w:sz w:val="20"/>
          <w:shd w:val="clear" w:color="auto" w:fill="FFFFFF"/>
        </w:rPr>
        <w:t xml:space="preserve"> a pre-reflective</w:t>
      </w:r>
      <w:r w:rsidR="00F86B6D">
        <w:rPr>
          <w:rFonts w:ascii="Palatino-Roman" w:hAnsi="Palatino-Roman" w:cs="Arial"/>
          <w:color w:val="333333"/>
          <w:sz w:val="20"/>
          <w:shd w:val="clear" w:color="auto" w:fill="FFFFFF"/>
        </w:rPr>
        <w:t xml:space="preserve"> or spontaneous</w:t>
      </w:r>
      <w:r w:rsidRPr="00F61939">
        <w:rPr>
          <w:rFonts w:ascii="Palatino-Roman" w:hAnsi="Palatino-Roman" w:cs="Arial"/>
          <w:color w:val="333333"/>
          <w:sz w:val="20"/>
          <w:shd w:val="clear" w:color="auto" w:fill="FFFFFF"/>
        </w:rPr>
        <w:t xml:space="preserve"> indicator of prediction generated at an early point. </w:t>
      </w:r>
    </w:p>
    <w:p w14:paraId="13D8B608" w14:textId="333AC7FD" w:rsidR="0002011C" w:rsidRPr="009B5C66" w:rsidRDefault="00F61939" w:rsidP="009B5C66">
      <w:pPr>
        <w:ind w:firstLine="360"/>
        <w:jc w:val="both"/>
        <w:rPr>
          <w:rFonts w:ascii="Palatino-Roman" w:hAnsi="Palatino-Roman" w:cs="Arial"/>
          <w:color w:val="333333"/>
          <w:sz w:val="20"/>
          <w:shd w:val="clear" w:color="auto" w:fill="FFFFFF"/>
          <w:lang w:val="en-US"/>
        </w:rPr>
      </w:pPr>
      <w:r w:rsidRPr="00F61939">
        <w:rPr>
          <w:rFonts w:ascii="Palatino-Roman" w:hAnsi="Palatino-Roman" w:cs="Arial"/>
          <w:color w:val="333333"/>
          <w:sz w:val="20"/>
          <w:shd w:val="clear" w:color="auto" w:fill="FFFFFF"/>
        </w:rPr>
        <w:t>With respect to our helping task setup</w:t>
      </w:r>
      <w:r w:rsidR="009B5C66">
        <w:rPr>
          <w:rFonts w:ascii="Palatino-Roman" w:hAnsi="Palatino-Roman" w:cs="Arial"/>
          <w:color w:val="333333"/>
          <w:sz w:val="20"/>
          <w:shd w:val="clear" w:color="auto" w:fill="FFFFFF"/>
        </w:rPr>
        <w:t xml:space="preserve"> </w:t>
      </w:r>
      <w:r w:rsidR="009B5C66" w:rsidRPr="0002011C">
        <w:rPr>
          <w:rFonts w:ascii="Palatino-Roman" w:hAnsi="Palatino-Roman" w:cs="Arial"/>
          <w:color w:val="333333"/>
          <w:sz w:val="20"/>
          <w:shd w:val="clear" w:color="auto" w:fill="FFFFFF"/>
          <w:lang w:val="en-US"/>
        </w:rPr>
        <w:t>where the agent's goal was to retrieve a target object</w:t>
      </w:r>
      <w:r w:rsidRPr="00F61939">
        <w:rPr>
          <w:rFonts w:ascii="Palatino-Roman" w:hAnsi="Palatino-Roman" w:cs="Arial"/>
          <w:color w:val="333333"/>
          <w:sz w:val="20"/>
          <w:shd w:val="clear" w:color="auto" w:fill="FFFFFF"/>
        </w:rPr>
        <w:t xml:space="preserve">, shifts in participants' </w:t>
      </w:r>
      <w:r w:rsidR="00205D52">
        <w:rPr>
          <w:rFonts w:ascii="Palatino-Roman" w:hAnsi="Palatino-Roman" w:cs="Arial"/>
          <w:color w:val="333333"/>
          <w:sz w:val="20"/>
          <w:shd w:val="clear" w:color="auto" w:fill="FFFFFF"/>
        </w:rPr>
        <w:t>medio</w:t>
      </w:r>
      <w:r w:rsidR="00CA09FD">
        <w:rPr>
          <w:rFonts w:ascii="Palatino-Roman" w:hAnsi="Palatino-Roman" w:cs="Arial"/>
          <w:color w:val="333333"/>
          <w:sz w:val="20"/>
          <w:shd w:val="clear" w:color="auto" w:fill="FFFFFF"/>
        </w:rPr>
        <w:t>lateral</w:t>
      </w:r>
      <w:r w:rsidR="009B5C66">
        <w:rPr>
          <w:rFonts w:ascii="Palatino-Roman" w:hAnsi="Palatino-Roman" w:cs="Arial"/>
          <w:color w:val="333333"/>
          <w:sz w:val="20"/>
          <w:shd w:val="clear" w:color="auto" w:fill="FFFFFF"/>
        </w:rPr>
        <w:t xml:space="preserve"> balance</w:t>
      </w:r>
      <w:r w:rsidR="00CA09FD">
        <w:rPr>
          <w:rFonts w:ascii="Palatino-Roman" w:hAnsi="Palatino-Roman" w:cs="Arial"/>
          <w:color w:val="333333"/>
          <w:sz w:val="20"/>
          <w:shd w:val="clear" w:color="auto" w:fill="FFFFFF"/>
        </w:rPr>
        <w:t xml:space="preserve"> (left</w:t>
      </w:r>
      <w:r w:rsidR="005F3A5F">
        <w:rPr>
          <w:rFonts w:ascii="Palatino-Roman" w:hAnsi="Palatino-Roman" w:cs="Arial"/>
          <w:color w:val="333333"/>
          <w:sz w:val="20"/>
          <w:shd w:val="clear" w:color="auto" w:fill="FFFFFF"/>
        </w:rPr>
        <w:t>wards</w:t>
      </w:r>
      <w:r w:rsidR="00CA09FD">
        <w:rPr>
          <w:rFonts w:ascii="Palatino-Roman" w:hAnsi="Palatino-Roman" w:cs="Arial"/>
          <w:color w:val="333333"/>
          <w:sz w:val="20"/>
          <w:shd w:val="clear" w:color="auto" w:fill="FFFFFF"/>
        </w:rPr>
        <w:t>-right</w:t>
      </w:r>
      <w:r w:rsidR="005F3A5F">
        <w:rPr>
          <w:rFonts w:ascii="Palatino-Roman" w:hAnsi="Palatino-Roman" w:cs="Arial"/>
          <w:color w:val="333333"/>
          <w:sz w:val="20"/>
          <w:shd w:val="clear" w:color="auto" w:fill="FFFFFF"/>
        </w:rPr>
        <w:t>wards lean</w:t>
      </w:r>
      <w:r w:rsidR="009B5C66">
        <w:rPr>
          <w:rFonts w:ascii="Palatino-Roman" w:hAnsi="Palatino-Roman" w:cs="Arial"/>
          <w:color w:val="333333"/>
          <w:sz w:val="20"/>
          <w:shd w:val="clear" w:color="auto" w:fill="FFFFFF"/>
        </w:rPr>
        <w:t>ing)</w:t>
      </w:r>
      <w:r w:rsidRPr="00F61939">
        <w:rPr>
          <w:rFonts w:ascii="Palatino-Roman" w:hAnsi="Palatino-Roman" w:cs="Arial"/>
          <w:color w:val="333333"/>
          <w:sz w:val="20"/>
          <w:shd w:val="clear" w:color="auto" w:fill="FFFFFF"/>
        </w:rPr>
        <w:t xml:space="preserve"> were of theoretical importance. </w:t>
      </w:r>
      <w:r w:rsidR="009B5C66">
        <w:rPr>
          <w:rFonts w:ascii="Palatino-Roman" w:hAnsi="Palatino-Roman" w:cs="Arial"/>
          <w:color w:val="333333"/>
          <w:sz w:val="20"/>
          <w:shd w:val="clear" w:color="auto" w:fill="FFFFFF"/>
          <w:lang w:val="en-US"/>
        </w:rPr>
        <w:t>W</w:t>
      </w:r>
      <w:r w:rsidR="0002011C" w:rsidRPr="0002011C">
        <w:rPr>
          <w:rFonts w:ascii="Palatino-Roman" w:hAnsi="Palatino-Roman" w:cs="Arial"/>
          <w:color w:val="333333"/>
          <w:sz w:val="20"/>
          <w:shd w:val="clear" w:color="auto" w:fill="FFFFFF"/>
          <w:lang w:val="en-US"/>
        </w:rPr>
        <w:t xml:space="preserve">e predicted that shifts in participants' leaning—sampled at an early time point </w:t>
      </w:r>
      <w:r w:rsidR="00556E1D">
        <w:rPr>
          <w:rFonts w:ascii="Palatino-Roman" w:hAnsi="Palatino-Roman" w:cs="Arial"/>
          <w:color w:val="333333"/>
          <w:sz w:val="20"/>
          <w:shd w:val="clear" w:color="auto" w:fill="FFFFFF"/>
          <w:lang w:val="en-US"/>
        </w:rPr>
        <w:t xml:space="preserve">when there </w:t>
      </w:r>
      <w:r w:rsidR="0002011C" w:rsidRPr="0002011C">
        <w:rPr>
          <w:rFonts w:ascii="Palatino-Roman" w:hAnsi="Palatino-Roman" w:cs="Arial"/>
          <w:color w:val="333333"/>
          <w:sz w:val="20"/>
          <w:shd w:val="clear" w:color="auto" w:fill="FFFFFF"/>
          <w:lang w:val="en-US"/>
        </w:rPr>
        <w:t>were no overt cues to suggest which box the agent would ultimately choose to op</w:t>
      </w:r>
      <w:r w:rsidR="00413563">
        <w:rPr>
          <w:rFonts w:ascii="Palatino-Roman" w:hAnsi="Palatino-Roman" w:cs="Arial"/>
          <w:color w:val="333333"/>
          <w:sz w:val="20"/>
          <w:shd w:val="clear" w:color="auto" w:fill="FFFFFF"/>
          <w:lang w:val="en-US"/>
        </w:rPr>
        <w:t>en—would pick up on fast belief-</w:t>
      </w:r>
      <w:r w:rsidR="0002011C" w:rsidRPr="0002011C">
        <w:rPr>
          <w:rFonts w:ascii="Palatino-Roman" w:hAnsi="Palatino-Roman" w:cs="Arial"/>
          <w:color w:val="333333"/>
          <w:sz w:val="20"/>
          <w:shd w:val="clear" w:color="auto" w:fill="FFFFFF"/>
          <w:lang w:val="en-US"/>
        </w:rPr>
        <w:t xml:space="preserve">tracking modulating motorically-grounded expectations of the agent's actions. We specifically predicted that observers would lean in </w:t>
      </w:r>
      <w:r w:rsidR="0002011C" w:rsidRPr="0002011C">
        <w:rPr>
          <w:rFonts w:ascii="Palatino-Roman" w:hAnsi="Palatino-Roman" w:cs="Arial"/>
          <w:color w:val="333333"/>
          <w:sz w:val="20"/>
          <w:shd w:val="clear" w:color="auto" w:fill="FFFFFF"/>
          <w:lang w:val="en-US"/>
        </w:rPr>
        <w:lastRenderedPageBreak/>
        <w:t>the direction they anticipate the agent will go given her belief about the object location; observers would lean towards the empty box in the FB condition and lean towards the full box in the TB condition. However, if leaning reflects motorically-grounded expectations of the agent’s action that a</w:t>
      </w:r>
      <w:r w:rsidR="00F81932">
        <w:rPr>
          <w:rFonts w:ascii="Palatino-Roman" w:hAnsi="Palatino-Roman" w:cs="Arial"/>
          <w:color w:val="333333"/>
          <w:sz w:val="20"/>
          <w:shd w:val="clear" w:color="auto" w:fill="FFFFFF"/>
          <w:lang w:val="en-US"/>
        </w:rPr>
        <w:t>re independent from fast belief-</w:t>
      </w:r>
      <w:r w:rsidR="0002011C" w:rsidRPr="0002011C">
        <w:rPr>
          <w:rFonts w:ascii="Palatino-Roman" w:hAnsi="Palatino-Roman" w:cs="Arial"/>
          <w:color w:val="333333"/>
          <w:sz w:val="20"/>
          <w:shd w:val="clear" w:color="auto" w:fill="FFFFFF"/>
          <w:lang w:val="en-US"/>
        </w:rPr>
        <w:t xml:space="preserve">tracking, then observers would lean in the direction of the box containing the target object; observers would lean towards the full box in both the TB and the FB </w:t>
      </w:r>
      <w:r w:rsidR="0002011C" w:rsidRPr="00FF1D23">
        <w:rPr>
          <w:rFonts w:ascii="Palatino-Roman" w:hAnsi="Palatino-Roman" w:cs="Arial"/>
          <w:color w:val="333333"/>
          <w:sz w:val="20"/>
          <w:shd w:val="clear" w:color="auto" w:fill="FFFFFF"/>
          <w:lang w:val="en-US"/>
        </w:rPr>
        <w:t>condition</w:t>
      </w:r>
      <w:r w:rsidR="00B014A4" w:rsidRPr="00B014A4">
        <w:rPr>
          <w:rFonts w:ascii="Palatino-Roman" w:hAnsi="Palatino-Roman" w:cs="Arial"/>
          <w:color w:val="333333"/>
          <w:sz w:val="20"/>
          <w:highlight w:val="green"/>
          <w:shd w:val="clear" w:color="auto" w:fill="FFFFFF"/>
          <w:lang w:val="en-US"/>
        </w:rPr>
        <w:t>s</w:t>
      </w:r>
      <w:r w:rsidR="0002011C">
        <w:rPr>
          <w:rFonts w:ascii="Palatino-Roman" w:hAnsi="Palatino-Roman" w:cs="Arial"/>
          <w:color w:val="333333"/>
          <w:sz w:val="20"/>
          <w:shd w:val="clear" w:color="auto" w:fill="FFFFFF"/>
          <w:lang w:val="en-US"/>
        </w:rPr>
        <w:t xml:space="preserve">. </w:t>
      </w:r>
    </w:p>
    <w:p w14:paraId="7BCC1A2F" w14:textId="298BE140" w:rsidR="00F61939" w:rsidRDefault="00F61939" w:rsidP="00AE3465">
      <w:pPr>
        <w:ind w:firstLine="360"/>
        <w:jc w:val="both"/>
        <w:rPr>
          <w:rFonts w:ascii="Palatino-Roman" w:hAnsi="Palatino-Roman" w:cs="Arial"/>
          <w:color w:val="333333"/>
          <w:sz w:val="20"/>
          <w:shd w:val="clear" w:color="auto" w:fill="FFFFFF"/>
        </w:rPr>
      </w:pPr>
      <w:r w:rsidRPr="00F61939">
        <w:rPr>
          <w:rFonts w:ascii="Palatino-Roman" w:hAnsi="Palatino-Roman" w:cs="Arial"/>
          <w:color w:val="333333"/>
          <w:sz w:val="20"/>
          <w:shd w:val="clear" w:color="auto" w:fill="FFFFFF"/>
        </w:rPr>
        <w:t xml:space="preserve">Finally, though, what about later indicators of action understanding, particularly adults' final helping action? In other words, will adults' ultimate choice of action (either opening up the empty box or the full box) be the same as those of children in a </w:t>
      </w:r>
      <w:proofErr w:type="spellStart"/>
      <w:r w:rsidRPr="00F61939">
        <w:rPr>
          <w:rFonts w:ascii="Palatino-Roman" w:hAnsi="Palatino-Roman" w:cs="Arial"/>
          <w:color w:val="333333"/>
          <w:sz w:val="20"/>
          <w:shd w:val="clear" w:color="auto" w:fill="FFFFFF"/>
        </w:rPr>
        <w:t>Buttelmann</w:t>
      </w:r>
      <w:proofErr w:type="spellEnd"/>
      <w:r w:rsidRPr="00F61939">
        <w:rPr>
          <w:rFonts w:ascii="Palatino-Roman" w:hAnsi="Palatino-Roman" w:cs="Arial"/>
          <w:color w:val="333333"/>
          <w:sz w:val="20"/>
          <w:shd w:val="clear" w:color="auto" w:fill="FFFFFF"/>
        </w:rPr>
        <w:t xml:space="preserve"> </w:t>
      </w:r>
      <w:r w:rsidRPr="00CA09FD">
        <w:rPr>
          <w:rFonts w:ascii="Palatino-Roman" w:hAnsi="Palatino-Roman" w:cs="Arial"/>
          <w:i/>
          <w:color w:val="333333"/>
          <w:sz w:val="20"/>
          <w:shd w:val="clear" w:color="auto" w:fill="FFFFFF"/>
        </w:rPr>
        <w:t>et al</w:t>
      </w:r>
      <w:r w:rsidR="00CA09FD" w:rsidRPr="00CA09FD">
        <w:rPr>
          <w:rFonts w:ascii="Palatino-Roman" w:hAnsi="Palatino-Roman" w:cs="Arial"/>
          <w:i/>
          <w:color w:val="333333"/>
          <w:sz w:val="20"/>
          <w:shd w:val="clear" w:color="auto" w:fill="FFFFFF"/>
        </w:rPr>
        <w:t>.</w:t>
      </w:r>
      <w:r w:rsidR="00781ECD">
        <w:rPr>
          <w:rFonts w:ascii="Palatino-Roman" w:hAnsi="Palatino-Roman" w:cs="Arial"/>
          <w:color w:val="333333"/>
          <w:sz w:val="20"/>
          <w:shd w:val="clear" w:color="auto" w:fill="FFFFFF"/>
        </w:rPr>
        <w:t xml:space="preserve"> </w:t>
      </w:r>
      <w:r w:rsidR="000F58FD">
        <w:rPr>
          <w:rFonts w:ascii="Palatino-Roman" w:hAnsi="Palatino-Roman" w:cs="Arial"/>
          <w:color w:val="333333"/>
          <w:sz w:val="20"/>
          <w:shd w:val="clear" w:color="auto" w:fill="FFFFFF"/>
        </w:rPr>
        <w:fldChar w:fldCharType="begin"/>
      </w:r>
      <w:r w:rsidR="000F58FD">
        <w:rPr>
          <w:rFonts w:ascii="Palatino-Roman" w:hAnsi="Palatino-Roman" w:cs="Arial"/>
          <w:color w:val="333333"/>
          <w:sz w:val="20"/>
          <w:shd w:val="clear" w:color="auto" w:fill="FFFFFF"/>
        </w:rPr>
        <w:instrText xml:space="preserve"> ADDIN ZOTERO_ITEM CSL_CITATION {"citationID":"fcNtSaqU","properties":{"formattedCitation":"[18]","plainCitation":"[18]","noteIndex":0},"citationItems":[{"id":188,"uris":["http://zotero.org/users/4995944/items/JCILJS23"],"uri":["http://zotero.org/users/4995944/items/JCILJS23"],"itemData":{"id":188,"type":"article-journal","title":"Eighteen-month-old infants show false belief understanding in an active helping paradigm","container-title":"Cognition","page":"337-342","volume":"112","issue":"2","source":"Crossref","abstract":"Recently, several studies have claimed that soon after their ﬁrst birthday infants understand others’ false beliefs. However, some have questioned these ﬁndings based on criticisms of the looking-time paradigms used. Here we report a new paradigm to test false belief understanding in infants using a more active behavioral response: helping. Speciﬁcally, the task was for infants to help an adult achieve his goal – but to determine that goal infants had to take into account what the adult believed (i.e., whether or not he falsely believed there was a toy inside a box). Results showed that by 18 months of age infants successfully took into account the adult’s belief in the process of attempting to determine his goal. Results for 16-month-olds were in the same direction but less clear. These results represent by far the youngest age of false belief understanding in a task with an active behavioral measure.","DOI":"10.1016/j.cognition.2009.05.006","ISSN":"00100277","language":"en","author":[{"family":"Buttelmann","given":"David"},{"family":"Carpenter","given":"Malinda"},{"family":"Tomasello","given":"Michael"}],"issued":{"date-parts":[["2009",8]]}}}],"schema":"https://github.com/citation-style-language/schema/raw/master/csl-citation.json"} </w:instrText>
      </w:r>
      <w:r w:rsidR="000F58FD">
        <w:rPr>
          <w:rFonts w:ascii="Palatino-Roman" w:hAnsi="Palatino-Roman" w:cs="Arial"/>
          <w:color w:val="333333"/>
          <w:sz w:val="20"/>
          <w:shd w:val="clear" w:color="auto" w:fill="FFFFFF"/>
        </w:rPr>
        <w:fldChar w:fldCharType="separate"/>
      </w:r>
      <w:r w:rsidR="000F58FD">
        <w:rPr>
          <w:rFonts w:ascii="Palatino-Roman" w:hAnsi="Palatino-Roman" w:cs="Arial"/>
          <w:noProof/>
          <w:color w:val="333333"/>
          <w:sz w:val="20"/>
          <w:shd w:val="clear" w:color="auto" w:fill="FFFFFF"/>
        </w:rPr>
        <w:t>[18]</w:t>
      </w:r>
      <w:r w:rsidR="000F58FD">
        <w:rPr>
          <w:rFonts w:ascii="Palatino-Roman" w:hAnsi="Palatino-Roman" w:cs="Arial"/>
          <w:color w:val="333333"/>
          <w:sz w:val="20"/>
          <w:shd w:val="clear" w:color="auto" w:fill="FFFFFF"/>
        </w:rPr>
        <w:fldChar w:fldCharType="end"/>
      </w:r>
      <w:r w:rsidR="00CA09FD">
        <w:rPr>
          <w:rFonts w:ascii="Palatino-Roman" w:hAnsi="Palatino-Roman" w:cs="Arial"/>
          <w:color w:val="333333"/>
          <w:sz w:val="20"/>
          <w:shd w:val="clear" w:color="auto" w:fill="FFFFFF"/>
        </w:rPr>
        <w:t xml:space="preserve"> </w:t>
      </w:r>
      <w:r w:rsidRPr="00F61939">
        <w:rPr>
          <w:rFonts w:ascii="Palatino-Roman" w:hAnsi="Palatino-Roman" w:cs="Arial"/>
          <w:color w:val="333333"/>
          <w:sz w:val="20"/>
          <w:shd w:val="clear" w:color="auto" w:fill="FFFFFF"/>
        </w:rPr>
        <w:t xml:space="preserve">style of helping task? We do not think that this will necessarily be the case because there is no normatively correct helping response to the task </w:t>
      </w:r>
      <w:r w:rsidR="00FC115C">
        <w:rPr>
          <w:rFonts w:ascii="Palatino-Roman" w:hAnsi="Palatino-Roman" w:cs="Arial"/>
          <w:color w:val="333333"/>
          <w:sz w:val="20"/>
          <w:shd w:val="clear" w:color="auto" w:fill="FFFFFF"/>
        </w:rPr>
        <w:fldChar w:fldCharType="begin"/>
      </w:r>
      <w:r w:rsidR="00B14C00">
        <w:rPr>
          <w:rFonts w:ascii="Palatino-Roman" w:hAnsi="Palatino-Roman" w:cs="Arial"/>
          <w:color w:val="333333"/>
          <w:sz w:val="20"/>
          <w:shd w:val="clear" w:color="auto" w:fill="FFFFFF"/>
        </w:rPr>
        <w:instrText xml:space="preserve"> ADDIN ZOTERO_ITEM CSL_CITATION {"citationID":"R9EWYUNj","properties":{"formattedCitation":"[28]","plainCitation":"[28]","noteIndex":0},"citationItems":[{"id":451,"uris":["http://zotero.org/users/4995944/items/6B3IDFTF"],"uri":["http://zotero.org/users/4995944/items/6B3IDFTF"],"itemData":{"id":451,"type":"book","title":"Do Apes Read Minds?: Toward a New Folk Psychology","publisher":"The MIT Press","source":"Project MUSE","abstract":"An argument that as folk psychologists humans (and perhaps other animals) don’t so much read minds as see one another as persons with traits, emotions, and social relations.","URL":"https://muse.jhu.edu/book/20558","ISBN":"978-0-262-30576-1","title-short":"Do Apes Read Minds?","language":"English","author":[{"family":"Andrews","given":"Kristin"}],"issued":{"date-parts":[["2012"]]},"accessed":{"date-parts":[["2019",11,18]]}}}],"schema":"https://github.com/citation-style-language/schema/raw/master/csl-citation.json"} </w:instrText>
      </w:r>
      <w:r w:rsidR="00FC115C">
        <w:rPr>
          <w:rFonts w:ascii="Palatino-Roman" w:hAnsi="Palatino-Roman" w:cs="Arial"/>
          <w:color w:val="333333"/>
          <w:sz w:val="20"/>
          <w:shd w:val="clear" w:color="auto" w:fill="FFFFFF"/>
        </w:rPr>
        <w:fldChar w:fldCharType="separate"/>
      </w:r>
      <w:r w:rsidR="00B14C00">
        <w:rPr>
          <w:rFonts w:ascii="Palatino-Roman" w:hAnsi="Palatino-Roman" w:cs="Arial"/>
          <w:noProof/>
          <w:color w:val="333333"/>
          <w:sz w:val="20"/>
          <w:shd w:val="clear" w:color="auto" w:fill="FFFFFF"/>
        </w:rPr>
        <w:t>[28]</w:t>
      </w:r>
      <w:r w:rsidR="00FC115C">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This is indicated by failures to conceptually replicate the original findings of </w:t>
      </w:r>
      <w:proofErr w:type="spellStart"/>
      <w:r w:rsidRPr="00F61939">
        <w:rPr>
          <w:rFonts w:ascii="Palatino-Roman" w:hAnsi="Palatino-Roman" w:cs="Arial"/>
          <w:color w:val="333333"/>
          <w:sz w:val="20"/>
          <w:shd w:val="clear" w:color="auto" w:fill="FFFFFF"/>
        </w:rPr>
        <w:t>Buttelmann</w:t>
      </w:r>
      <w:proofErr w:type="spellEnd"/>
      <w:r w:rsidRPr="00F61939">
        <w:rPr>
          <w:rFonts w:ascii="Palatino-Roman" w:hAnsi="Palatino-Roman" w:cs="Arial"/>
          <w:color w:val="333333"/>
          <w:sz w:val="20"/>
          <w:shd w:val="clear" w:color="auto" w:fill="FFFFFF"/>
        </w:rPr>
        <w:t xml:space="preserve"> and colleagues; apparently irrelevant changes to the procedure, such as having children sit at a table, can affect whether a difference in the ultimate helping behaviour between the TB and FB conditions is observed </w:t>
      </w:r>
      <w:r w:rsidR="00420BF4">
        <w:rPr>
          <w:rFonts w:ascii="Palatino-Roman" w:hAnsi="Palatino-Roman" w:cs="Arial"/>
          <w:color w:val="333333"/>
          <w:sz w:val="20"/>
          <w:shd w:val="clear" w:color="auto" w:fill="FFFFFF"/>
        </w:rPr>
        <w:fldChar w:fldCharType="begin"/>
      </w:r>
      <w:r w:rsidR="00420BF4">
        <w:rPr>
          <w:rFonts w:ascii="Palatino-Roman" w:hAnsi="Palatino-Roman" w:cs="Arial"/>
          <w:color w:val="333333"/>
          <w:sz w:val="20"/>
          <w:shd w:val="clear" w:color="auto" w:fill="FFFFFF"/>
        </w:rPr>
        <w:instrText xml:space="preserve"> ADDIN ZOTERO_ITEM CSL_CITATION {"citationID":"24V0yJx8","properties":{"formattedCitation":"[29]","plainCitation":"[29]","noteIndex":0},"citationItems":[{"id":315,"uris":["http://zotero.org/users/4995944/items/WSGIPUMX"],"uri":["http://zotero.org/users/4995944/items/WSGIPUMX"],"itemData":{"id":315,"type":"article-journal","title":"Infants’ false belief understanding: A non-replication of the helping task","container-title":"Cognitive Development","collection-title":"Understanding theory of mind in infancy and toddlerhood","page":"51-57","volume":"46","source":"ScienceDirect","abstract":"False belief understanding in infancy can be measured through helping tasks. However, there has been controversy surrounding the interpretation of such data. In order to better understand the nature of infants’ false belief understanding, replication of the original findings is critical. The objective of the present study was to conduct a conceptual replication of the helping task designed by Buttelmann, Carpenter, and Tomasello (2009). In Experiment 1, 41 18-month-olds were tested using the false belief task. A larger sample (n</w:instrText>
      </w:r>
      <w:r w:rsidR="00420BF4">
        <w:rPr>
          <w:color w:val="333333"/>
          <w:sz w:val="20"/>
          <w:shd w:val="clear" w:color="auto" w:fill="FFFFFF"/>
        </w:rPr>
        <w:instrText> </w:instrText>
      </w:r>
      <w:r w:rsidR="00420BF4">
        <w:rPr>
          <w:rFonts w:ascii="Palatino-Roman" w:hAnsi="Palatino-Roman" w:cs="Arial"/>
          <w:color w:val="333333"/>
          <w:sz w:val="20"/>
          <w:shd w:val="clear" w:color="auto" w:fill="FFFFFF"/>
        </w:rPr>
        <w:instrText>=</w:instrText>
      </w:r>
      <w:r w:rsidR="00420BF4">
        <w:rPr>
          <w:color w:val="333333"/>
          <w:sz w:val="20"/>
          <w:shd w:val="clear" w:color="auto" w:fill="FFFFFF"/>
        </w:rPr>
        <w:instrText> </w:instrText>
      </w:r>
      <w:r w:rsidR="00420BF4">
        <w:rPr>
          <w:rFonts w:ascii="Palatino-Roman" w:hAnsi="Palatino-Roman" w:cs="Arial"/>
          <w:color w:val="333333"/>
          <w:sz w:val="20"/>
          <w:shd w:val="clear" w:color="auto" w:fill="FFFFFF"/>
        </w:rPr>
        <w:instrText xml:space="preserve">97) was tested in Experiment 2 with this task in order to increase statistical power. Additionally, 33 infants were tested on a true belief task. Results from both experiments failed to replicate those from the original study. The discussion addresses the potential reasons for this lack of replication, as well as the implication of these findings regarding the debate on the interpretation of infants’ behavior in this prompted-action task.","DOI":"10.1016/j.cogdev.2017.10.003","ISSN":"0885-2014","title-short":"Infants’ false belief understanding","journalAbbreviation":"Cognitive Development","author":[{"family":"Crivello","given":"Cristina"},{"family":"Poulin-Dubois","given":"Diane"}],"issued":{"date-parts":[["2018",4,1]]}}}],"schema":"https://github.com/citation-style-language/schema/raw/master/csl-citation.json"} </w:instrText>
      </w:r>
      <w:r w:rsidR="00420BF4">
        <w:rPr>
          <w:rFonts w:ascii="Palatino-Roman" w:hAnsi="Palatino-Roman" w:cs="Arial"/>
          <w:color w:val="333333"/>
          <w:sz w:val="20"/>
          <w:shd w:val="clear" w:color="auto" w:fill="FFFFFF"/>
        </w:rPr>
        <w:fldChar w:fldCharType="separate"/>
      </w:r>
      <w:r w:rsidR="00420BF4">
        <w:rPr>
          <w:rFonts w:ascii="Palatino-Roman" w:hAnsi="Palatino-Roman" w:cs="Arial"/>
          <w:noProof/>
          <w:color w:val="333333"/>
          <w:sz w:val="20"/>
          <w:shd w:val="clear" w:color="auto" w:fill="FFFFFF"/>
        </w:rPr>
        <w:t>[29]</w:t>
      </w:r>
      <w:r w:rsidR="00420BF4">
        <w:rPr>
          <w:rFonts w:ascii="Palatino-Roman" w:hAnsi="Palatino-Roman" w:cs="Arial"/>
          <w:color w:val="333333"/>
          <w:sz w:val="20"/>
          <w:shd w:val="clear" w:color="auto" w:fill="FFFFFF"/>
        </w:rPr>
        <w:fldChar w:fldCharType="end"/>
      </w:r>
      <w:r w:rsidRPr="00F61939">
        <w:rPr>
          <w:rFonts w:ascii="Palatino-Roman" w:hAnsi="Palatino-Roman" w:cs="Arial"/>
          <w:color w:val="333333"/>
          <w:sz w:val="20"/>
          <w:shd w:val="clear" w:color="auto" w:fill="FFFFFF"/>
        </w:rPr>
        <w:t xml:space="preserve">. Consequently, we did not attempt to make any predictions about adults' final helping action. We were, however, committed to viewing </w:t>
      </w:r>
      <w:r w:rsidR="00CA09FD">
        <w:rPr>
          <w:rFonts w:ascii="Palatino-Roman" w:hAnsi="Palatino-Roman" w:cs="Arial"/>
          <w:color w:val="333333"/>
          <w:sz w:val="20"/>
          <w:shd w:val="clear" w:color="auto" w:fill="FFFFFF"/>
        </w:rPr>
        <w:t>the</w:t>
      </w:r>
      <w:r w:rsidRPr="00F61939">
        <w:rPr>
          <w:rFonts w:ascii="Palatino-Roman" w:hAnsi="Palatino-Roman" w:cs="Arial"/>
          <w:color w:val="333333"/>
          <w:sz w:val="20"/>
          <w:shd w:val="clear" w:color="auto" w:fill="FFFFFF"/>
        </w:rPr>
        <w:t xml:space="preserve"> helping task as having the untapped potential for documenting </w:t>
      </w:r>
      <w:r w:rsidR="008A525A">
        <w:rPr>
          <w:rFonts w:ascii="Palatino-Roman" w:hAnsi="Palatino-Roman" w:cs="Arial"/>
          <w:color w:val="333333"/>
          <w:sz w:val="20"/>
          <w:shd w:val="clear" w:color="auto" w:fill="FFFFFF"/>
        </w:rPr>
        <w:t>spontaneous motor processing</w:t>
      </w:r>
      <w:r w:rsidRPr="00F61939">
        <w:rPr>
          <w:rFonts w:ascii="Palatino-Roman" w:hAnsi="Palatino-Roman" w:cs="Arial"/>
          <w:color w:val="333333"/>
          <w:sz w:val="20"/>
          <w:shd w:val="clear" w:color="auto" w:fill="FFFFFF"/>
        </w:rPr>
        <w:t xml:space="preserve"> in the understanding of others' actions. Consequently, our overarching prediction focused on the different indicators of early action understand</w:t>
      </w:r>
      <w:r w:rsidR="00F8250B">
        <w:rPr>
          <w:rFonts w:ascii="Palatino-Roman" w:hAnsi="Palatino-Roman" w:cs="Arial"/>
          <w:color w:val="333333"/>
          <w:sz w:val="20"/>
          <w:shd w:val="clear" w:color="auto" w:fill="FFFFFF"/>
        </w:rPr>
        <w:t>ing: we predicted that spontaneous</w:t>
      </w:r>
      <w:r w:rsidRPr="00F61939">
        <w:rPr>
          <w:rFonts w:ascii="Palatino-Roman" w:hAnsi="Palatino-Roman" w:cs="Arial"/>
          <w:color w:val="333333"/>
          <w:sz w:val="20"/>
          <w:shd w:val="clear" w:color="auto" w:fill="FFFFFF"/>
        </w:rPr>
        <w:t xml:space="preserve"> leaning and gazing would </w:t>
      </w:r>
      <w:r w:rsidR="00F8250B">
        <w:rPr>
          <w:rFonts w:ascii="Palatino-Roman" w:hAnsi="Palatino-Roman" w:cs="Arial"/>
          <w:color w:val="333333"/>
          <w:sz w:val="20"/>
          <w:shd w:val="clear" w:color="auto" w:fill="FFFFFF"/>
        </w:rPr>
        <w:t>overlap</w:t>
      </w:r>
      <w:r w:rsidR="000C7587">
        <w:rPr>
          <w:rFonts w:ascii="Palatino-Roman" w:hAnsi="Palatino-Roman" w:cs="Arial"/>
          <w:color w:val="333333"/>
          <w:sz w:val="20"/>
          <w:shd w:val="clear" w:color="auto" w:fill="FFFFFF"/>
        </w:rPr>
        <w:t xml:space="preserve"> in response patterning</w:t>
      </w:r>
      <w:r w:rsidRPr="00F61939">
        <w:rPr>
          <w:rFonts w:ascii="Palatino-Roman" w:hAnsi="Palatino-Roman" w:cs="Arial"/>
          <w:color w:val="333333"/>
          <w:sz w:val="20"/>
          <w:shd w:val="clear" w:color="auto" w:fill="FFFFFF"/>
        </w:rPr>
        <w:t>, with both metrics foreshadowing prediction of the agent's action rather than the observer's action.</w:t>
      </w:r>
    </w:p>
    <w:p w14:paraId="60156FA3" w14:textId="77777777" w:rsidR="00376BA3" w:rsidRDefault="00376BA3" w:rsidP="00445BEE">
      <w:pPr>
        <w:rPr>
          <w:rFonts w:ascii="Palatino-Roman" w:hAnsi="Palatino-Roman"/>
          <w:sz w:val="20"/>
        </w:rPr>
      </w:pPr>
    </w:p>
    <w:p w14:paraId="3168B614" w14:textId="77777777" w:rsidR="009418F0" w:rsidRDefault="009418F0" w:rsidP="002D52E6">
      <w:pPr>
        <w:pStyle w:val="titlersos"/>
        <w:ind w:left="426" w:hanging="426"/>
        <w:rPr>
          <w:b w:val="0"/>
        </w:rPr>
      </w:pPr>
      <w:r w:rsidRPr="00394285">
        <w:rPr>
          <w:b w:val="0"/>
        </w:rPr>
        <w:t>Method</w:t>
      </w:r>
    </w:p>
    <w:p w14:paraId="191DEC65" w14:textId="77777777" w:rsidR="00C53BBA" w:rsidRDefault="00C53BBA" w:rsidP="00C53BBA">
      <w:pPr>
        <w:jc w:val="both"/>
        <w:rPr>
          <w:rFonts w:ascii="Palatino-Roman" w:hAnsi="Palatino-Roman" w:cs="Arial"/>
          <w:b/>
          <w:color w:val="333333"/>
          <w:szCs w:val="24"/>
          <w:shd w:val="clear" w:color="auto" w:fill="FFFFFF"/>
        </w:rPr>
      </w:pPr>
    </w:p>
    <w:p w14:paraId="2C028AFA" w14:textId="77777777" w:rsidR="00C53BBA" w:rsidRPr="002D52E6" w:rsidRDefault="00C53BBA" w:rsidP="00C53BBA">
      <w:pPr>
        <w:jc w:val="both"/>
        <w:rPr>
          <w:rFonts w:ascii="Palatino-Roman" w:hAnsi="Palatino-Roman" w:cs="Arial"/>
          <w:b/>
          <w:color w:val="333333"/>
          <w:szCs w:val="24"/>
          <w:shd w:val="clear" w:color="auto" w:fill="FFFFFF"/>
        </w:rPr>
      </w:pPr>
      <w:r w:rsidRPr="002D52E6">
        <w:rPr>
          <w:rFonts w:ascii="Palatino-Roman" w:hAnsi="Palatino-Roman" w:cs="Arial"/>
          <w:b/>
          <w:color w:val="333333"/>
          <w:szCs w:val="24"/>
          <w:shd w:val="clear" w:color="auto" w:fill="FFFFFF"/>
        </w:rPr>
        <w:t>3.1. Participants</w:t>
      </w:r>
    </w:p>
    <w:p w14:paraId="789A59B5" w14:textId="77777777" w:rsidR="00BD3D9A" w:rsidRDefault="00BD3D9A" w:rsidP="00C53BBA">
      <w:pPr>
        <w:jc w:val="both"/>
        <w:rPr>
          <w:rFonts w:ascii="Palatino-Roman" w:hAnsi="Palatino-Roman" w:cs="Arial"/>
          <w:color w:val="333333"/>
          <w:sz w:val="20"/>
          <w:highlight w:val="yellow"/>
          <w:shd w:val="clear" w:color="auto" w:fill="FFFFFF"/>
        </w:rPr>
      </w:pPr>
    </w:p>
    <w:p w14:paraId="54705A22" w14:textId="73789895" w:rsidR="00894FEA" w:rsidRDefault="00D9000C" w:rsidP="00C53BBA">
      <w:pPr>
        <w:jc w:val="both"/>
        <w:rPr>
          <w:rFonts w:ascii="Palatino-Roman" w:hAnsi="Palatino-Roman" w:cs="Arial"/>
          <w:color w:val="333333"/>
          <w:sz w:val="20"/>
          <w:shd w:val="clear" w:color="auto" w:fill="FFFFFF"/>
        </w:rPr>
      </w:pPr>
      <w:proofErr w:type="spellStart"/>
      <w:r w:rsidRPr="00A472C6">
        <w:rPr>
          <w:rFonts w:ascii="Palatino-Roman" w:hAnsi="Palatino-Roman" w:cs="Arial"/>
          <w:color w:val="333333"/>
          <w:sz w:val="20"/>
          <w:shd w:val="clear" w:color="auto" w:fill="FFFFFF"/>
        </w:rPr>
        <w:t>Buttelmann</w:t>
      </w:r>
      <w:proofErr w:type="spellEnd"/>
      <w:r w:rsidRPr="00A472C6">
        <w:rPr>
          <w:rFonts w:ascii="Palatino-Roman" w:hAnsi="Palatino-Roman" w:cs="Arial"/>
          <w:color w:val="333333"/>
          <w:sz w:val="20"/>
          <w:shd w:val="clear" w:color="auto" w:fill="FFFFFF"/>
        </w:rPr>
        <w:t xml:space="preserve"> et al</w:t>
      </w:r>
      <w:r w:rsidR="00C207B8" w:rsidRPr="00A472C6">
        <w:rPr>
          <w:rFonts w:ascii="Palatino-Roman" w:hAnsi="Palatino-Roman" w:cs="Arial"/>
          <w:color w:val="333333"/>
          <w:sz w:val="20"/>
          <w:shd w:val="clear" w:color="auto" w:fill="FFFFFF"/>
        </w:rPr>
        <w:t>.</w:t>
      </w:r>
      <w:r w:rsidR="00781ECD">
        <w:rPr>
          <w:rFonts w:ascii="Palatino-Roman" w:hAnsi="Palatino-Roman" w:cs="Arial"/>
          <w:color w:val="333333"/>
          <w:sz w:val="20"/>
          <w:shd w:val="clear" w:color="auto" w:fill="FFFFFF"/>
        </w:rPr>
        <w:t xml:space="preserve">'s </w:t>
      </w:r>
      <w:r w:rsidR="00E84A4F">
        <w:rPr>
          <w:rFonts w:ascii="Palatino-Roman" w:hAnsi="Palatino-Roman" w:cs="Arial"/>
          <w:color w:val="333333"/>
          <w:sz w:val="20"/>
          <w:shd w:val="clear" w:color="auto" w:fill="FFFFFF"/>
        </w:rPr>
        <w:fldChar w:fldCharType="begin"/>
      </w:r>
      <w:r w:rsidR="00392AA9">
        <w:rPr>
          <w:rFonts w:ascii="Palatino-Roman" w:hAnsi="Palatino-Roman" w:cs="Arial"/>
          <w:color w:val="333333"/>
          <w:sz w:val="20"/>
          <w:shd w:val="clear" w:color="auto" w:fill="FFFFFF"/>
        </w:rPr>
        <w:instrText xml:space="preserve"> ADDIN ZOTERO_ITEM CSL_CITATION {"citationID":"Qe6oUPKE","properties":{"formattedCitation":"[18]","plainCitation":"[18]","noteIndex":0},"citationItems":[{"id":188,"uris":["http://zotero.org/users/4995944/items/JCILJS23"],"uri":["http://zotero.org/users/4995944/items/JCILJS23"],"itemData":{"id":188,"type":"article-journal","title":"Eighteen-month-old infants show false belief understanding in an active helping paradigm","container-title":"Cognition","page":"337-342","volume":"112","issue":"2","source":"Crossref","abstract":"Recently, several studies have claimed that soon after their ﬁrst birthday infants understand others’ false beliefs. However, some have questioned these ﬁndings based on criticisms of the looking-time paradigms used. Here we report a new paradigm to test false belief understanding in infants using a more active behavioral response: helping. Speciﬁcally, the task was for infants to help an adult achieve his goal – but to determine that goal infants had to take into account what the adult believed (i.e., whether or not he falsely believed there was a toy inside a box). Results showed that by 18 months of age infants successfully took into account the adult’s belief in the process of attempting to determine his goal. Results for 16-month-olds were in the same direction but less clear. These results represent by far the youngest age of false belief understanding in a task with an active behavioral measure.","DOI":"10.1016/j.cognition.2009.05.006","ISSN":"00100277","language":"en","author":[{"family":"Buttelmann","given":"David"},{"family":"Carpenter","given":"Malinda"},{"family":"Tomasello","given":"Michael"}],"issued":{"date-parts":[["2009",8]]}}}],"schema":"https://github.com/citation-style-language/schema/raw/master/csl-citation.json"} </w:instrText>
      </w:r>
      <w:r w:rsidR="00E84A4F">
        <w:rPr>
          <w:rFonts w:ascii="Palatino-Roman" w:hAnsi="Palatino-Roman" w:cs="Arial"/>
          <w:color w:val="333333"/>
          <w:sz w:val="20"/>
          <w:shd w:val="clear" w:color="auto" w:fill="FFFFFF"/>
        </w:rPr>
        <w:fldChar w:fldCharType="separate"/>
      </w:r>
      <w:r w:rsidR="00392AA9">
        <w:rPr>
          <w:rFonts w:ascii="Palatino-Roman" w:hAnsi="Palatino-Roman" w:cs="Arial"/>
          <w:noProof/>
          <w:color w:val="333333"/>
          <w:sz w:val="20"/>
          <w:shd w:val="clear" w:color="auto" w:fill="FFFFFF"/>
        </w:rPr>
        <w:t>[18]</w:t>
      </w:r>
      <w:r w:rsidR="00E84A4F">
        <w:rPr>
          <w:rFonts w:ascii="Palatino-Roman" w:hAnsi="Palatino-Roman" w:cs="Arial"/>
          <w:color w:val="333333"/>
          <w:sz w:val="20"/>
          <w:shd w:val="clear" w:color="auto" w:fill="FFFFFF"/>
        </w:rPr>
        <w:fldChar w:fldCharType="end"/>
      </w:r>
      <w:r w:rsidR="00A81F5D" w:rsidRPr="00A472C6">
        <w:rPr>
          <w:rFonts w:ascii="Palatino-Roman" w:hAnsi="Palatino-Roman" w:cs="Arial"/>
          <w:color w:val="333333"/>
          <w:sz w:val="20"/>
          <w:shd w:val="clear" w:color="auto" w:fill="FFFFFF"/>
        </w:rPr>
        <w:t xml:space="preserve"> interactive</w:t>
      </w:r>
      <w:r w:rsidRPr="00A472C6">
        <w:rPr>
          <w:rFonts w:ascii="Palatino-Roman" w:hAnsi="Palatino-Roman" w:cs="Arial"/>
          <w:color w:val="333333"/>
          <w:sz w:val="20"/>
          <w:shd w:val="clear" w:color="auto" w:fill="FFFFFF"/>
        </w:rPr>
        <w:t xml:space="preserve"> </w:t>
      </w:r>
      <w:r w:rsidR="00A81F5D" w:rsidRPr="00A472C6">
        <w:rPr>
          <w:rFonts w:ascii="Palatino-Roman" w:hAnsi="Palatino-Roman" w:cs="Arial"/>
          <w:color w:val="333333"/>
          <w:sz w:val="20"/>
          <w:shd w:val="clear" w:color="auto" w:fill="FFFFFF"/>
        </w:rPr>
        <w:t>task</w:t>
      </w:r>
      <w:r w:rsidR="00C5429C" w:rsidRPr="00A472C6">
        <w:rPr>
          <w:rFonts w:ascii="Palatino-Roman" w:hAnsi="Palatino-Roman" w:cs="Arial"/>
          <w:color w:val="333333"/>
          <w:sz w:val="20"/>
          <w:shd w:val="clear" w:color="auto" w:fill="FFFFFF"/>
        </w:rPr>
        <w:t xml:space="preserve">, </w:t>
      </w:r>
      <w:r w:rsidR="00CB1F4C" w:rsidRPr="00A472C6">
        <w:rPr>
          <w:rFonts w:ascii="Palatino-Roman" w:hAnsi="Palatino-Roman" w:cs="Arial"/>
          <w:color w:val="333333"/>
          <w:sz w:val="20"/>
          <w:shd w:val="clear" w:color="auto" w:fill="FFFFFF"/>
        </w:rPr>
        <w:t>focused on</w:t>
      </w:r>
      <w:r w:rsidR="00C5429C" w:rsidRPr="00A472C6">
        <w:rPr>
          <w:rFonts w:ascii="Palatino-Roman" w:hAnsi="Palatino-Roman" w:cs="Arial"/>
          <w:color w:val="333333"/>
          <w:sz w:val="20"/>
          <w:shd w:val="clear" w:color="auto" w:fill="FFFFFF"/>
        </w:rPr>
        <w:t xml:space="preserve"> </w:t>
      </w:r>
      <w:r w:rsidR="006D27CF" w:rsidRPr="00A472C6">
        <w:rPr>
          <w:rFonts w:ascii="Palatino-Roman" w:hAnsi="Palatino-Roman" w:cs="Arial"/>
          <w:color w:val="333333"/>
          <w:sz w:val="20"/>
          <w:shd w:val="clear" w:color="auto" w:fill="FFFFFF"/>
        </w:rPr>
        <w:t>differences in</w:t>
      </w:r>
      <w:r w:rsidR="00C5429C" w:rsidRPr="00A472C6">
        <w:rPr>
          <w:rFonts w:ascii="Palatino-Roman" w:hAnsi="Palatino-Roman" w:cs="Arial"/>
          <w:color w:val="333333"/>
          <w:sz w:val="20"/>
          <w:shd w:val="clear" w:color="auto" w:fill="FFFFFF"/>
        </w:rPr>
        <w:t xml:space="preserve"> participants' final helping action,</w:t>
      </w:r>
      <w:r w:rsidR="00A81F5D" w:rsidRPr="00A472C6">
        <w:rPr>
          <w:rFonts w:ascii="Palatino-Roman" w:hAnsi="Palatino-Roman" w:cs="Arial"/>
          <w:color w:val="333333"/>
          <w:sz w:val="20"/>
          <w:shd w:val="clear" w:color="auto" w:fill="FFFFFF"/>
        </w:rPr>
        <w:t xml:space="preserve"> </w:t>
      </w:r>
      <w:r w:rsidR="00E65278" w:rsidRPr="00A472C6">
        <w:rPr>
          <w:rFonts w:ascii="Palatino-Roman" w:hAnsi="Palatino-Roman" w:cs="Arial"/>
          <w:color w:val="333333"/>
          <w:sz w:val="20"/>
          <w:shd w:val="clear" w:color="auto" w:fill="FFFFFF"/>
        </w:rPr>
        <w:t>indicated</w:t>
      </w:r>
      <w:r w:rsidR="000C7587">
        <w:rPr>
          <w:rFonts w:ascii="Palatino-Roman" w:hAnsi="Palatino-Roman" w:cs="Arial"/>
          <w:color w:val="333333"/>
          <w:sz w:val="20"/>
          <w:shd w:val="clear" w:color="auto" w:fill="FFFFFF"/>
        </w:rPr>
        <w:t xml:space="preserve"> that human beings</w:t>
      </w:r>
      <w:r w:rsidR="00C5429C" w:rsidRPr="00A472C6">
        <w:rPr>
          <w:rFonts w:ascii="Palatino-Roman" w:hAnsi="Palatino-Roman" w:cs="Arial"/>
          <w:color w:val="333333"/>
          <w:sz w:val="20"/>
          <w:shd w:val="clear" w:color="auto" w:fill="FFFFFF"/>
        </w:rPr>
        <w:t xml:space="preserve"> </w:t>
      </w:r>
      <w:r w:rsidR="00CB1F4C" w:rsidRPr="00A472C6">
        <w:rPr>
          <w:rFonts w:ascii="Palatino-Roman" w:hAnsi="Palatino-Roman" w:cs="Arial"/>
          <w:color w:val="333333"/>
          <w:sz w:val="20"/>
          <w:shd w:val="clear" w:color="auto" w:fill="FFFFFF"/>
        </w:rPr>
        <w:t xml:space="preserve">from as young as 18-months of age </w:t>
      </w:r>
      <w:r w:rsidR="006A4E5F" w:rsidRPr="00A472C6">
        <w:rPr>
          <w:rFonts w:ascii="Palatino-Roman" w:hAnsi="Palatino-Roman" w:cs="Arial"/>
          <w:color w:val="333333"/>
          <w:sz w:val="20"/>
          <w:shd w:val="clear" w:color="auto" w:fill="FFFFFF"/>
        </w:rPr>
        <w:t xml:space="preserve">respond differently when others have a true or a false belief about an object's location. </w:t>
      </w:r>
      <w:proofErr w:type="spellStart"/>
      <w:r w:rsidR="00C5429C" w:rsidRPr="00A472C6">
        <w:rPr>
          <w:rFonts w:ascii="Palatino-Roman" w:hAnsi="Palatino-Roman" w:cs="Arial"/>
          <w:color w:val="333333"/>
          <w:sz w:val="20"/>
          <w:shd w:val="clear" w:color="auto" w:fill="FFFFFF"/>
        </w:rPr>
        <w:t>Buttelmann</w:t>
      </w:r>
      <w:proofErr w:type="spellEnd"/>
      <w:r w:rsidR="00C5429C" w:rsidRPr="00A472C6">
        <w:rPr>
          <w:rFonts w:ascii="Palatino-Roman" w:hAnsi="Palatino-Roman" w:cs="Arial"/>
          <w:color w:val="333333"/>
          <w:sz w:val="20"/>
          <w:shd w:val="clear" w:color="auto" w:fill="FFFFFF"/>
        </w:rPr>
        <w:t xml:space="preserve"> et al.'s </w:t>
      </w:r>
      <w:r w:rsidR="00D946F8" w:rsidRPr="00A472C6">
        <w:rPr>
          <w:rFonts w:ascii="Palatino-Roman" w:hAnsi="Palatino-Roman" w:cs="Arial"/>
          <w:color w:val="333333"/>
          <w:sz w:val="20"/>
          <w:shd w:val="clear" w:color="auto" w:fill="FFFFFF"/>
        </w:rPr>
        <w:t>findings</w:t>
      </w:r>
      <w:r w:rsidR="00C5429C" w:rsidRPr="00A472C6">
        <w:rPr>
          <w:rFonts w:ascii="Palatino-Roman" w:hAnsi="Palatino-Roman" w:cs="Arial"/>
          <w:color w:val="333333"/>
          <w:sz w:val="20"/>
          <w:shd w:val="clear" w:color="auto" w:fill="FFFFFF"/>
        </w:rPr>
        <w:t xml:space="preserve"> suggest</w:t>
      </w:r>
      <w:r w:rsidR="00CB1F4C" w:rsidRPr="00A472C6">
        <w:rPr>
          <w:rFonts w:ascii="Palatino-Roman" w:hAnsi="Palatino-Roman" w:cs="Arial"/>
          <w:color w:val="333333"/>
          <w:sz w:val="20"/>
          <w:shd w:val="clear" w:color="auto" w:fill="FFFFFF"/>
        </w:rPr>
        <w:t>ed</w:t>
      </w:r>
      <w:r w:rsidR="00C5429C" w:rsidRPr="00A472C6">
        <w:rPr>
          <w:rFonts w:ascii="Palatino-Roman" w:hAnsi="Palatino-Roman" w:cs="Arial"/>
          <w:color w:val="333333"/>
          <w:sz w:val="20"/>
          <w:shd w:val="clear" w:color="auto" w:fill="FFFFFF"/>
        </w:rPr>
        <w:t xml:space="preserve"> that the </w:t>
      </w:r>
      <w:r w:rsidR="00CB1F4C" w:rsidRPr="00A472C6">
        <w:rPr>
          <w:rFonts w:ascii="Palatino-Roman" w:hAnsi="Palatino-Roman" w:cs="Arial"/>
          <w:color w:val="333333"/>
          <w:sz w:val="20"/>
          <w:shd w:val="clear" w:color="auto" w:fill="FFFFFF"/>
        </w:rPr>
        <w:t xml:space="preserve">interactive </w:t>
      </w:r>
      <w:r w:rsidR="00C5429C" w:rsidRPr="00A472C6">
        <w:rPr>
          <w:rFonts w:ascii="Palatino-Roman" w:hAnsi="Palatino-Roman" w:cs="Arial"/>
          <w:color w:val="333333"/>
          <w:sz w:val="20"/>
          <w:shd w:val="clear" w:color="auto" w:fill="FFFFFF"/>
        </w:rPr>
        <w:t>task c</w:t>
      </w:r>
      <w:r w:rsidR="00E65278" w:rsidRPr="00A472C6">
        <w:rPr>
          <w:rFonts w:ascii="Palatino-Roman" w:hAnsi="Palatino-Roman" w:cs="Arial"/>
          <w:color w:val="333333"/>
          <w:sz w:val="20"/>
          <w:shd w:val="clear" w:color="auto" w:fill="FFFFFF"/>
        </w:rPr>
        <w:t>ould</w:t>
      </w:r>
      <w:r w:rsidR="00C5429C" w:rsidRPr="00A472C6">
        <w:rPr>
          <w:rFonts w:ascii="Palatino-Roman" w:hAnsi="Palatino-Roman" w:cs="Arial"/>
          <w:color w:val="333333"/>
          <w:sz w:val="20"/>
          <w:shd w:val="clear" w:color="auto" w:fill="FFFFFF"/>
        </w:rPr>
        <w:t xml:space="preserve"> be suitably used with older participants</w:t>
      </w:r>
      <w:r w:rsidR="00E65278" w:rsidRPr="00A472C6">
        <w:rPr>
          <w:rFonts w:ascii="Palatino-Roman" w:hAnsi="Palatino-Roman" w:cs="Arial"/>
          <w:color w:val="333333"/>
          <w:sz w:val="20"/>
          <w:shd w:val="clear" w:color="auto" w:fill="FFFFFF"/>
        </w:rPr>
        <w:t xml:space="preserve">; </w:t>
      </w:r>
      <w:r w:rsidR="00CB1F4C" w:rsidRPr="00A472C6">
        <w:rPr>
          <w:rFonts w:ascii="Palatino-Roman" w:hAnsi="Palatino-Roman" w:cs="Arial"/>
          <w:color w:val="333333"/>
          <w:sz w:val="20"/>
          <w:shd w:val="clear" w:color="auto" w:fill="FFFFFF"/>
        </w:rPr>
        <w:t xml:space="preserve">the task's </w:t>
      </w:r>
      <w:r w:rsidR="00C5429C" w:rsidRPr="00A472C6">
        <w:rPr>
          <w:rFonts w:ascii="Palatino-Roman" w:hAnsi="Palatino-Roman" w:cs="Arial"/>
          <w:color w:val="333333"/>
          <w:sz w:val="20"/>
          <w:shd w:val="clear" w:color="auto" w:fill="FFFFFF"/>
        </w:rPr>
        <w:t xml:space="preserve">effect size </w:t>
      </w:r>
      <w:r w:rsidR="006A4E5F" w:rsidRPr="00A472C6">
        <w:rPr>
          <w:rFonts w:ascii="Palatino-Roman" w:hAnsi="Palatino-Roman" w:cs="Arial"/>
          <w:color w:val="333333"/>
          <w:sz w:val="20"/>
          <w:shd w:val="clear" w:color="auto" w:fill="FFFFFF"/>
        </w:rPr>
        <w:t>relating to</w:t>
      </w:r>
      <w:r w:rsidR="00B00E82" w:rsidRPr="00A472C6">
        <w:rPr>
          <w:rFonts w:ascii="Palatino-Roman" w:hAnsi="Palatino-Roman" w:cs="Arial"/>
          <w:color w:val="333333"/>
          <w:sz w:val="20"/>
          <w:shd w:val="clear" w:color="auto" w:fill="FFFFFF"/>
        </w:rPr>
        <w:t>, for example</w:t>
      </w:r>
      <w:r w:rsidR="00C5429C" w:rsidRPr="00A472C6">
        <w:rPr>
          <w:rFonts w:ascii="Palatino-Roman" w:hAnsi="Palatino-Roman" w:cs="Arial"/>
          <w:color w:val="333333"/>
          <w:sz w:val="20"/>
          <w:shd w:val="clear" w:color="auto" w:fill="FFFFFF"/>
        </w:rPr>
        <w:t xml:space="preserve"> 2.5-year-olds</w:t>
      </w:r>
      <w:r w:rsidR="006A4E5F" w:rsidRPr="00A472C6">
        <w:rPr>
          <w:rFonts w:ascii="Palatino-Roman" w:hAnsi="Palatino-Roman" w:cs="Arial"/>
          <w:color w:val="333333"/>
          <w:sz w:val="20"/>
          <w:shd w:val="clear" w:color="auto" w:fill="FFFFFF"/>
        </w:rPr>
        <w:t>' final helping action</w:t>
      </w:r>
      <w:r w:rsidR="006D27CF" w:rsidRPr="00A472C6">
        <w:rPr>
          <w:rFonts w:ascii="Palatino-Roman" w:hAnsi="Palatino-Roman" w:cs="Arial"/>
          <w:color w:val="333333"/>
          <w:sz w:val="20"/>
          <w:shd w:val="clear" w:color="auto" w:fill="FFFFFF"/>
        </w:rPr>
        <w:t xml:space="preserve"> (</w:t>
      </w:r>
      <w:r w:rsidR="006D27CF" w:rsidRPr="00A472C6">
        <w:rPr>
          <w:rFonts w:ascii="Segoe UI Historic" w:hAnsi="Segoe UI Historic" w:cs="Segoe UI Historic"/>
          <w:color w:val="333333"/>
          <w:sz w:val="20"/>
          <w:shd w:val="clear" w:color="auto" w:fill="FFFFFF"/>
        </w:rPr>
        <w:t>Ⲭ</w:t>
      </w:r>
      <w:r w:rsidR="006D27CF" w:rsidRPr="00A472C6">
        <w:rPr>
          <w:rFonts w:ascii="Palatino-Roman" w:hAnsi="Palatino-Roman" w:cs="Arial"/>
          <w:color w:val="333333"/>
          <w:sz w:val="20"/>
          <w:shd w:val="clear" w:color="auto" w:fill="FFFFFF"/>
        </w:rPr>
        <w:t xml:space="preserve">(1, </w:t>
      </w:r>
      <w:r w:rsidR="006D27CF" w:rsidRPr="00A472C6">
        <w:rPr>
          <w:rFonts w:ascii="Palatino-Roman" w:hAnsi="Palatino-Roman" w:cs="Arial"/>
          <w:i/>
          <w:color w:val="333333"/>
          <w:sz w:val="20"/>
          <w:shd w:val="clear" w:color="auto" w:fill="FFFFFF"/>
        </w:rPr>
        <w:t>N</w:t>
      </w:r>
      <w:r w:rsidR="006D27CF" w:rsidRPr="00A472C6">
        <w:rPr>
          <w:rFonts w:ascii="Palatino-Roman" w:hAnsi="Palatino-Roman" w:cs="Arial"/>
          <w:color w:val="333333"/>
          <w:sz w:val="20"/>
          <w:shd w:val="clear" w:color="auto" w:fill="FFFFFF"/>
        </w:rPr>
        <w:t xml:space="preserve"> = 24) = 8.22, </w:t>
      </w:r>
      <w:r w:rsidR="006D27CF" w:rsidRPr="00A472C6">
        <w:rPr>
          <w:rFonts w:ascii="Palatino-Roman" w:hAnsi="Palatino-Roman" w:cs="Arial"/>
          <w:i/>
          <w:color w:val="333333"/>
          <w:sz w:val="20"/>
          <w:shd w:val="clear" w:color="auto" w:fill="FFFFFF"/>
        </w:rPr>
        <w:t>p</w:t>
      </w:r>
      <w:r w:rsidR="006D27CF" w:rsidRPr="00A472C6">
        <w:rPr>
          <w:rFonts w:ascii="Palatino-Roman" w:hAnsi="Palatino-Roman" w:cs="Arial"/>
          <w:color w:val="333333"/>
          <w:sz w:val="20"/>
          <w:shd w:val="clear" w:color="auto" w:fill="FFFFFF"/>
        </w:rPr>
        <w:t xml:space="preserve"> = .004)</w:t>
      </w:r>
      <w:r w:rsidR="00C5429C" w:rsidRPr="00A472C6">
        <w:rPr>
          <w:rFonts w:ascii="Palatino-Roman" w:hAnsi="Palatino-Roman" w:cs="Arial"/>
          <w:color w:val="333333"/>
          <w:sz w:val="20"/>
          <w:shd w:val="clear" w:color="auto" w:fill="FFFFFF"/>
        </w:rPr>
        <w:t xml:space="preserve">, </w:t>
      </w:r>
      <w:r w:rsidR="00CB1F4C" w:rsidRPr="00A472C6">
        <w:rPr>
          <w:rFonts w:ascii="Palatino-Roman" w:hAnsi="Palatino-Roman" w:cs="Arial"/>
          <w:color w:val="333333"/>
          <w:sz w:val="20"/>
          <w:shd w:val="clear" w:color="auto" w:fill="FFFFFF"/>
        </w:rPr>
        <w:t>wa</w:t>
      </w:r>
      <w:r w:rsidR="00C5429C" w:rsidRPr="00A472C6">
        <w:rPr>
          <w:rFonts w:ascii="Palatino-Roman" w:hAnsi="Palatino-Roman" w:cs="Arial"/>
          <w:color w:val="333333"/>
          <w:sz w:val="20"/>
          <w:shd w:val="clear" w:color="auto" w:fill="FFFFFF"/>
        </w:rPr>
        <w:t xml:space="preserve">s a large one at W </w:t>
      </w:r>
      <w:r w:rsidRPr="00A472C6">
        <w:rPr>
          <w:rFonts w:ascii="Palatino-Roman" w:hAnsi="Palatino-Roman" w:cs="Arial"/>
          <w:color w:val="333333"/>
          <w:sz w:val="20"/>
          <w:shd w:val="clear" w:color="auto" w:fill="FFFFFF"/>
        </w:rPr>
        <w:t>= 0.585</w:t>
      </w:r>
      <w:r w:rsidR="00BD3D9A" w:rsidRPr="00A472C6">
        <w:rPr>
          <w:rFonts w:ascii="Palatino-Roman" w:hAnsi="Palatino-Roman" w:cs="Arial"/>
          <w:color w:val="333333"/>
          <w:sz w:val="20"/>
          <w:shd w:val="clear" w:color="auto" w:fill="FFFFFF"/>
        </w:rPr>
        <w:t xml:space="preserve"> (the square root of the chi-squared statistic divided by the sample size)</w:t>
      </w:r>
      <w:r w:rsidRPr="00A472C6">
        <w:rPr>
          <w:rFonts w:ascii="Palatino-Roman" w:hAnsi="Palatino-Roman" w:cs="Arial"/>
          <w:color w:val="333333"/>
          <w:sz w:val="20"/>
          <w:shd w:val="clear" w:color="auto" w:fill="FFFFFF"/>
        </w:rPr>
        <w:t>.</w:t>
      </w:r>
      <w:r w:rsidR="00CB1F4C" w:rsidRPr="00A472C6">
        <w:rPr>
          <w:rFonts w:ascii="Palatino-Roman" w:hAnsi="Palatino-Roman" w:cs="Arial"/>
          <w:color w:val="333333"/>
          <w:sz w:val="20"/>
          <w:shd w:val="clear" w:color="auto" w:fill="FFFFFF"/>
        </w:rPr>
        <w:t xml:space="preserve"> </w:t>
      </w:r>
      <w:r w:rsidR="006D27CF" w:rsidRPr="00A472C6">
        <w:rPr>
          <w:rFonts w:ascii="Palatino-Roman" w:hAnsi="Palatino-Roman" w:cs="Arial"/>
          <w:color w:val="333333"/>
          <w:sz w:val="20"/>
          <w:shd w:val="clear" w:color="auto" w:fill="FFFFFF"/>
        </w:rPr>
        <w:t>Several</w:t>
      </w:r>
      <w:r w:rsidR="00DF2DAD" w:rsidRPr="00A472C6">
        <w:rPr>
          <w:rFonts w:ascii="Palatino-Roman" w:hAnsi="Palatino-Roman" w:cs="Arial"/>
          <w:color w:val="333333"/>
          <w:sz w:val="20"/>
          <w:shd w:val="clear" w:color="auto" w:fill="FFFFFF"/>
        </w:rPr>
        <w:t xml:space="preserve"> </w:t>
      </w:r>
      <w:r w:rsidR="006D27CF" w:rsidRPr="00A472C6">
        <w:rPr>
          <w:rFonts w:ascii="Palatino-Roman" w:hAnsi="Palatino-Roman" w:cs="Arial"/>
          <w:color w:val="333333"/>
          <w:sz w:val="20"/>
          <w:shd w:val="clear" w:color="auto" w:fill="FFFFFF"/>
        </w:rPr>
        <w:t xml:space="preserve">recent </w:t>
      </w:r>
      <w:r w:rsidR="00D946F8" w:rsidRPr="00A472C6">
        <w:rPr>
          <w:rFonts w:ascii="Palatino-Roman" w:hAnsi="Palatino-Roman" w:cs="Arial"/>
          <w:color w:val="333333"/>
          <w:sz w:val="20"/>
          <w:shd w:val="clear" w:color="auto" w:fill="FFFFFF"/>
        </w:rPr>
        <w:t>studies</w:t>
      </w:r>
      <w:r w:rsidR="006A4E5F" w:rsidRPr="00A472C6">
        <w:rPr>
          <w:rFonts w:ascii="Palatino-Roman" w:hAnsi="Palatino-Roman" w:cs="Arial"/>
          <w:color w:val="333333"/>
          <w:sz w:val="20"/>
          <w:shd w:val="clear" w:color="auto" w:fill="FFFFFF"/>
        </w:rPr>
        <w:t xml:space="preserve"> have found that</w:t>
      </w:r>
      <w:r w:rsidR="007C2239" w:rsidRPr="00A472C6">
        <w:rPr>
          <w:rFonts w:ascii="Palatino-Roman" w:hAnsi="Palatino-Roman" w:cs="Arial"/>
          <w:color w:val="333333"/>
          <w:sz w:val="20"/>
          <w:shd w:val="clear" w:color="auto" w:fill="FFFFFF"/>
        </w:rPr>
        <w:t xml:space="preserve"> the</w:t>
      </w:r>
      <w:r w:rsidR="006A4E5F" w:rsidRPr="00A472C6">
        <w:rPr>
          <w:rFonts w:ascii="Palatino-Roman" w:hAnsi="Palatino-Roman" w:cs="Arial"/>
          <w:color w:val="333333"/>
          <w:sz w:val="20"/>
          <w:shd w:val="clear" w:color="auto" w:fill="FFFFFF"/>
        </w:rPr>
        <w:t xml:space="preserve"> differences in the ultimate helping behaviour between TB and FB conditions are difficult to replicate</w:t>
      </w:r>
      <w:r w:rsidR="00DF2DAD" w:rsidRPr="00A472C6">
        <w:rPr>
          <w:rFonts w:ascii="Palatino-Roman" w:hAnsi="Palatino-Roman" w:cs="Arial"/>
          <w:color w:val="333333"/>
          <w:sz w:val="20"/>
          <w:shd w:val="clear" w:color="auto" w:fill="FFFFFF"/>
        </w:rPr>
        <w:t xml:space="preserve">. </w:t>
      </w:r>
      <w:r w:rsidR="007C2239" w:rsidRPr="00A472C6">
        <w:rPr>
          <w:rFonts w:ascii="Palatino-Roman" w:hAnsi="Palatino-Roman" w:cs="Arial"/>
          <w:color w:val="333333"/>
          <w:sz w:val="20"/>
          <w:shd w:val="clear" w:color="auto" w:fill="FFFFFF"/>
        </w:rPr>
        <w:t xml:space="preserve">Given the recent challenges over replication efforts, it was </w:t>
      </w:r>
      <w:r w:rsidR="00FC0E80" w:rsidRPr="00A472C6">
        <w:rPr>
          <w:rFonts w:ascii="Palatino-Roman" w:hAnsi="Palatino-Roman" w:cs="Arial"/>
          <w:color w:val="333333"/>
          <w:sz w:val="20"/>
          <w:shd w:val="clear" w:color="auto" w:fill="FFFFFF"/>
        </w:rPr>
        <w:t>important</w:t>
      </w:r>
      <w:r w:rsidR="00E65278" w:rsidRPr="00A472C6">
        <w:rPr>
          <w:rFonts w:ascii="Palatino-Roman" w:hAnsi="Palatino-Roman" w:cs="Arial"/>
          <w:color w:val="333333"/>
          <w:sz w:val="20"/>
          <w:shd w:val="clear" w:color="auto" w:fill="FFFFFF"/>
        </w:rPr>
        <w:t xml:space="preserve"> </w:t>
      </w:r>
      <w:r w:rsidR="007735D5" w:rsidRPr="00A472C6">
        <w:rPr>
          <w:rFonts w:ascii="Palatino-Roman" w:hAnsi="Palatino-Roman" w:cs="Arial"/>
          <w:color w:val="333333"/>
          <w:sz w:val="20"/>
          <w:shd w:val="clear" w:color="auto" w:fill="FFFFFF"/>
        </w:rPr>
        <w:t xml:space="preserve">to </w:t>
      </w:r>
      <w:r w:rsidR="00E65278" w:rsidRPr="00A472C6">
        <w:rPr>
          <w:rFonts w:ascii="Palatino-Roman" w:hAnsi="Palatino-Roman" w:cs="Arial"/>
          <w:color w:val="333333"/>
          <w:sz w:val="20"/>
          <w:shd w:val="clear" w:color="auto" w:fill="FFFFFF"/>
        </w:rPr>
        <w:t xml:space="preserve">have power </w:t>
      </w:r>
      <w:r w:rsidR="006A4E5F" w:rsidRPr="00A472C6">
        <w:rPr>
          <w:rFonts w:ascii="Palatino-Roman" w:hAnsi="Palatino-Roman" w:cs="Arial"/>
          <w:color w:val="333333"/>
          <w:sz w:val="20"/>
          <w:shd w:val="clear" w:color="auto" w:fill="FFFFFF"/>
        </w:rPr>
        <w:t xml:space="preserve">of </w:t>
      </w:r>
      <w:r w:rsidR="00E65278" w:rsidRPr="00A472C6">
        <w:rPr>
          <w:rFonts w:ascii="Palatino-Roman" w:hAnsi="Palatino-Roman" w:cs="Arial"/>
          <w:color w:val="333333"/>
          <w:sz w:val="20"/>
          <w:shd w:val="clear" w:color="auto" w:fill="FFFFFF"/>
        </w:rPr>
        <w:t>.90</w:t>
      </w:r>
      <w:r w:rsidR="007C2239" w:rsidRPr="00A472C6">
        <w:rPr>
          <w:rFonts w:ascii="Palatino-Roman" w:hAnsi="Palatino-Roman" w:cs="Arial"/>
          <w:color w:val="333333"/>
          <w:sz w:val="20"/>
          <w:shd w:val="clear" w:color="auto" w:fill="FFFFFF"/>
        </w:rPr>
        <w:t xml:space="preserve"> </w:t>
      </w:r>
      <w:r w:rsidR="006D27CF" w:rsidRPr="00A472C6">
        <w:rPr>
          <w:rFonts w:ascii="Palatino-Roman" w:hAnsi="Palatino-Roman" w:cs="Arial"/>
          <w:color w:val="333333"/>
          <w:sz w:val="20"/>
          <w:shd w:val="clear" w:color="auto" w:fill="FFFFFF"/>
        </w:rPr>
        <w:t>(rather than the conventional .80)</w:t>
      </w:r>
      <w:r w:rsidR="00E65278" w:rsidRPr="00A472C6">
        <w:rPr>
          <w:rFonts w:ascii="Palatino-Roman" w:hAnsi="Palatino-Roman" w:cs="Arial"/>
          <w:color w:val="333333"/>
          <w:sz w:val="20"/>
          <w:shd w:val="clear" w:color="auto" w:fill="FFFFFF"/>
        </w:rPr>
        <w:t xml:space="preserve"> to minimise the risk of </w:t>
      </w:r>
      <w:r w:rsidR="0037776C" w:rsidRPr="00A472C6">
        <w:rPr>
          <w:rFonts w:ascii="Palatino-Roman" w:hAnsi="Palatino-Roman" w:cs="Arial"/>
          <w:color w:val="333333"/>
          <w:sz w:val="20"/>
          <w:shd w:val="clear" w:color="auto" w:fill="FFFFFF"/>
        </w:rPr>
        <w:t>failing to find</w:t>
      </w:r>
      <w:r w:rsidR="006A4E5F" w:rsidRPr="00A472C6">
        <w:rPr>
          <w:rFonts w:ascii="Palatino-Roman" w:hAnsi="Palatino-Roman" w:cs="Arial"/>
          <w:color w:val="333333"/>
          <w:sz w:val="20"/>
          <w:shd w:val="clear" w:color="auto" w:fill="FFFFFF"/>
        </w:rPr>
        <w:t xml:space="preserve"> any apparently real effect of differences in final helping </w:t>
      </w:r>
      <w:r w:rsidR="006A4E5F" w:rsidRPr="004B1444">
        <w:rPr>
          <w:rFonts w:ascii="Palatino-Roman" w:hAnsi="Palatino-Roman" w:cs="Arial"/>
          <w:color w:val="333333"/>
          <w:sz w:val="20"/>
          <w:highlight w:val="yellow"/>
          <w:shd w:val="clear" w:color="auto" w:fill="FFFFFF"/>
        </w:rPr>
        <w:t>action between the TB and FB conditions</w:t>
      </w:r>
      <w:r w:rsidR="006D27CF" w:rsidRPr="004B1444">
        <w:rPr>
          <w:rFonts w:ascii="Palatino-Roman" w:hAnsi="Palatino-Roman" w:cs="Arial"/>
          <w:color w:val="333333"/>
          <w:sz w:val="20"/>
          <w:highlight w:val="yellow"/>
          <w:shd w:val="clear" w:color="auto" w:fill="FFFFFF"/>
        </w:rPr>
        <w:t xml:space="preserve">. </w:t>
      </w:r>
      <w:r w:rsidR="00CB1F4C" w:rsidRPr="004B1444">
        <w:rPr>
          <w:rFonts w:ascii="Palatino-Roman" w:hAnsi="Palatino-Roman" w:cs="Arial"/>
          <w:color w:val="333333"/>
          <w:sz w:val="20"/>
          <w:highlight w:val="yellow"/>
          <w:shd w:val="clear" w:color="auto" w:fill="FFFFFF"/>
        </w:rPr>
        <w:t xml:space="preserve">G*Power 3.1 </w:t>
      </w:r>
      <w:r w:rsidR="00A91AB1">
        <w:rPr>
          <w:rFonts w:ascii="Palatino-Roman" w:hAnsi="Palatino-Roman" w:cs="Arial"/>
          <w:color w:val="333333"/>
          <w:sz w:val="20"/>
          <w:highlight w:val="yellow"/>
          <w:shd w:val="clear" w:color="auto" w:fill="FFFFFF"/>
        </w:rPr>
        <w:fldChar w:fldCharType="begin"/>
      </w:r>
      <w:r w:rsidR="00CC6F1E">
        <w:rPr>
          <w:rFonts w:ascii="Palatino-Roman" w:hAnsi="Palatino-Roman" w:cs="Arial"/>
          <w:color w:val="333333"/>
          <w:sz w:val="20"/>
          <w:highlight w:val="yellow"/>
          <w:shd w:val="clear" w:color="auto" w:fill="FFFFFF"/>
        </w:rPr>
        <w:instrText xml:space="preserve"> ADDIN ZOTERO_ITEM CSL_CITATION {"citationID":"4fV2jGv8","properties":{"formattedCitation":"[30]","plainCitation":"[30]","noteIndex":0},"citationItems":[{"id":397,"uris":["http://zotero.org/users/4995944/items/BMLASQKM"],"uri":["http://zotero.org/users/4995944/items/BMLASQKM"],"itemData":{"id":397,"type":"article-journal","title":"Statistical power analyses using G*Power 3.1: Tests for correlation and regression analyses","container-title":"Behavior Research Methods","page":"1149-1160","volume":"41","issue":"4","source":"Springer Link","abstract":"G*Power is a free power analysis program for a variety of statistical tests. We present extensions and improvements of the version introduced by Faul, Erdfelder, Lang, and Buchner (2007) in the domain of correlation and regression analyses. In the new version, we have added procedures to analyze the power of tests based on (1) single-sample tetrachoric correlations, (2) comparisons of dependent correlations, (3) bivariate linear regression, (4) multiple linear regression based on the random predictor model, (5) logistic regression, and (6) Poisson regression. We describe these new features and provide a brief introduction to their scope and handling.","DOI":"10.3758/BRM.41.4.1149","ISSN":"1554-3528","title-short":"Statistical power analyses using G*Power 3.1","journalAbbreviation":"Behavior Research Methods","language":"en","author":[{"family":"Faul","given":"Franz"},{"family":"Erdfelder","given":"Edgar"},{"family":"Buchner","given":"Axel"},{"family":"Lang","given":"Albert-Georg"}],"issued":{"date-parts":[["2009",11,1]]}}}],"schema":"https://github.com/citation-style-language/schema/raw/master/csl-citation.json"} </w:instrText>
      </w:r>
      <w:r w:rsidR="00A91AB1">
        <w:rPr>
          <w:rFonts w:ascii="Palatino-Roman" w:hAnsi="Palatino-Roman" w:cs="Arial"/>
          <w:color w:val="333333"/>
          <w:sz w:val="20"/>
          <w:highlight w:val="yellow"/>
          <w:shd w:val="clear" w:color="auto" w:fill="FFFFFF"/>
        </w:rPr>
        <w:fldChar w:fldCharType="separate"/>
      </w:r>
      <w:r w:rsidR="00CC6F1E">
        <w:rPr>
          <w:rFonts w:ascii="Palatino-Roman" w:hAnsi="Palatino-Roman" w:cs="Arial"/>
          <w:noProof/>
          <w:color w:val="333333"/>
          <w:sz w:val="20"/>
          <w:highlight w:val="yellow"/>
          <w:shd w:val="clear" w:color="auto" w:fill="FFFFFF"/>
        </w:rPr>
        <w:t>[30]</w:t>
      </w:r>
      <w:r w:rsidR="00A91AB1">
        <w:rPr>
          <w:rFonts w:ascii="Palatino-Roman" w:hAnsi="Palatino-Roman" w:cs="Arial"/>
          <w:color w:val="333333"/>
          <w:sz w:val="20"/>
          <w:highlight w:val="yellow"/>
          <w:shd w:val="clear" w:color="auto" w:fill="FFFFFF"/>
        </w:rPr>
        <w:fldChar w:fldCharType="end"/>
      </w:r>
      <w:r w:rsidR="004B1444">
        <w:rPr>
          <w:rFonts w:ascii="Palatino-Roman" w:hAnsi="Palatino-Roman" w:cs="Arial"/>
          <w:color w:val="333333"/>
          <w:sz w:val="20"/>
          <w:shd w:val="clear" w:color="auto" w:fill="FFFFFF"/>
        </w:rPr>
        <w:t xml:space="preserve"> </w:t>
      </w:r>
      <w:r w:rsidR="00CB1F4C" w:rsidRPr="00A472C6">
        <w:rPr>
          <w:rFonts w:ascii="Palatino-Roman" w:hAnsi="Palatino-Roman" w:cs="Arial"/>
          <w:color w:val="333333"/>
          <w:sz w:val="20"/>
          <w:shd w:val="clear" w:color="auto" w:fill="FFFFFF"/>
        </w:rPr>
        <w:t>indicated that a sample size of</w:t>
      </w:r>
      <w:r w:rsidR="006D27CF" w:rsidRPr="00A472C6">
        <w:rPr>
          <w:rFonts w:ascii="Palatino-Roman" w:hAnsi="Palatino-Roman" w:cs="Arial"/>
          <w:color w:val="333333"/>
          <w:sz w:val="20"/>
          <w:shd w:val="clear" w:color="auto" w:fill="FFFFFF"/>
        </w:rPr>
        <w:t xml:space="preserve"> 31</w:t>
      </w:r>
      <w:r w:rsidR="00D946F8" w:rsidRPr="00A472C6">
        <w:rPr>
          <w:rFonts w:ascii="Palatino-Roman" w:hAnsi="Palatino-Roman" w:cs="Arial"/>
          <w:color w:val="333333"/>
          <w:sz w:val="20"/>
          <w:shd w:val="clear" w:color="auto" w:fill="FFFFFF"/>
        </w:rPr>
        <w:t xml:space="preserve"> would be needed to reach the desired power of .90 for the </w:t>
      </w:r>
      <w:proofErr w:type="spellStart"/>
      <w:r w:rsidR="00D946F8" w:rsidRPr="00A472C6">
        <w:rPr>
          <w:rFonts w:ascii="Palatino-Roman" w:hAnsi="Palatino-Roman" w:cs="Arial"/>
          <w:color w:val="333333"/>
          <w:sz w:val="20"/>
          <w:shd w:val="clear" w:color="auto" w:fill="FFFFFF"/>
        </w:rPr>
        <w:t>Buttelmann</w:t>
      </w:r>
      <w:proofErr w:type="spellEnd"/>
      <w:r w:rsidR="00D946F8" w:rsidRPr="00A472C6">
        <w:rPr>
          <w:rFonts w:ascii="Palatino-Roman" w:hAnsi="Palatino-Roman" w:cs="Arial"/>
          <w:color w:val="333333"/>
          <w:sz w:val="20"/>
          <w:shd w:val="clear" w:color="auto" w:fill="FFFFFF"/>
        </w:rPr>
        <w:t xml:space="preserve"> et al. style of data characteristics (input: W = 0.585, error probability = .05; DF = 1). </w:t>
      </w:r>
      <w:r w:rsidR="0000570B">
        <w:rPr>
          <w:rFonts w:ascii="Palatino-Roman" w:hAnsi="Palatino-Roman" w:cs="Arial"/>
          <w:color w:val="333333"/>
          <w:sz w:val="20"/>
          <w:shd w:val="clear" w:color="auto" w:fill="FFFFFF"/>
        </w:rPr>
        <w:t xml:space="preserve">It has been noted by researchers </w:t>
      </w:r>
      <w:r w:rsidR="002E0206">
        <w:rPr>
          <w:rFonts w:ascii="Palatino-Roman" w:hAnsi="Palatino-Roman" w:cs="Arial"/>
          <w:color w:val="333333"/>
          <w:sz w:val="20"/>
          <w:shd w:val="clear" w:color="auto" w:fill="FFFFFF"/>
        </w:rPr>
        <w:fldChar w:fldCharType="begin"/>
      </w:r>
      <w:r w:rsidR="002E0206">
        <w:rPr>
          <w:rFonts w:ascii="Palatino-Roman" w:hAnsi="Palatino-Roman" w:cs="Arial"/>
          <w:color w:val="333333"/>
          <w:sz w:val="20"/>
          <w:shd w:val="clear" w:color="auto" w:fill="FFFFFF"/>
        </w:rPr>
        <w:instrText xml:space="preserve"> ADDIN ZOTERO_ITEM CSL_CITATION {"citationID":"mGuL3Ikq","properties":{"formattedCitation":"[29]","plainCitation":"[29]","noteIndex":0},"citationItems":[{"id":315,"uris":["http://zotero.org/users/4995944/items/WSGIPUMX"],"uri":["http://zotero.org/users/4995944/items/WSGIPUMX"],"itemData":{"id":315,"type":"article-journal","title":"Infants’ false belief understanding: A non-replication of the helping task","container-title":"Cognitive Development","collection-title":"Understanding theory of mind in infancy and toddlerhood","page":"51-57","volume":"46","source":"ScienceDirect","abstract":"False belief understanding in infancy can be measured through helping tasks. However, there has been controversy surrounding the interpretation of such data. In order to better understand the nature of infants’ false belief understanding, replication of the original findings is critical. The objective of the present study was to conduct a conceptual replication of the helping task designed by Buttelmann, Carpenter, and Tomasello (2009). In Experiment 1, 41 18-month-olds were tested using the false belief task. A larger sample (n</w:instrText>
      </w:r>
      <w:r w:rsidR="002E0206">
        <w:rPr>
          <w:color w:val="333333"/>
          <w:sz w:val="20"/>
          <w:shd w:val="clear" w:color="auto" w:fill="FFFFFF"/>
        </w:rPr>
        <w:instrText> </w:instrText>
      </w:r>
      <w:r w:rsidR="002E0206">
        <w:rPr>
          <w:rFonts w:ascii="Palatino-Roman" w:hAnsi="Palatino-Roman" w:cs="Arial"/>
          <w:color w:val="333333"/>
          <w:sz w:val="20"/>
          <w:shd w:val="clear" w:color="auto" w:fill="FFFFFF"/>
        </w:rPr>
        <w:instrText>=</w:instrText>
      </w:r>
      <w:r w:rsidR="002E0206">
        <w:rPr>
          <w:color w:val="333333"/>
          <w:sz w:val="20"/>
          <w:shd w:val="clear" w:color="auto" w:fill="FFFFFF"/>
        </w:rPr>
        <w:instrText> </w:instrText>
      </w:r>
      <w:r w:rsidR="002E0206">
        <w:rPr>
          <w:rFonts w:ascii="Palatino-Roman" w:hAnsi="Palatino-Roman" w:cs="Arial"/>
          <w:color w:val="333333"/>
          <w:sz w:val="20"/>
          <w:shd w:val="clear" w:color="auto" w:fill="FFFFFF"/>
        </w:rPr>
        <w:instrText xml:space="preserve">97) was tested in Experiment 2 with this task in order to increase statistical power. Additionally, 33 infants were tested on a true belief task. Results from both experiments failed to replicate those from the original study. The discussion addresses the potential reasons for this lack of replication, as well as the implication of these findings regarding the debate on the interpretation of infants’ behavior in this prompted-action task.","DOI":"10.1016/j.cogdev.2017.10.003","ISSN":"0885-2014","title-short":"Infants’ false belief understanding","journalAbbreviation":"Cognitive Development","author":[{"family":"Crivello","given":"Cristina"},{"family":"Poulin-Dubois","given":"Diane"}],"issued":{"date-parts":[["2018",4,1]]}}}],"schema":"https://github.com/citation-style-language/schema/raw/master/csl-citation.json"} </w:instrText>
      </w:r>
      <w:r w:rsidR="002E0206">
        <w:rPr>
          <w:rFonts w:ascii="Palatino-Roman" w:hAnsi="Palatino-Roman" w:cs="Arial"/>
          <w:color w:val="333333"/>
          <w:sz w:val="20"/>
          <w:shd w:val="clear" w:color="auto" w:fill="FFFFFF"/>
        </w:rPr>
        <w:fldChar w:fldCharType="separate"/>
      </w:r>
      <w:r w:rsidR="002E0206">
        <w:rPr>
          <w:rFonts w:ascii="Palatino-Roman" w:hAnsi="Palatino-Roman" w:cs="Arial"/>
          <w:noProof/>
          <w:color w:val="333333"/>
          <w:sz w:val="20"/>
          <w:shd w:val="clear" w:color="auto" w:fill="FFFFFF"/>
        </w:rPr>
        <w:t>[29]</w:t>
      </w:r>
      <w:r w:rsidR="002E0206">
        <w:rPr>
          <w:rFonts w:ascii="Palatino-Roman" w:hAnsi="Palatino-Roman" w:cs="Arial"/>
          <w:color w:val="333333"/>
          <w:sz w:val="20"/>
          <w:shd w:val="clear" w:color="auto" w:fill="FFFFFF"/>
        </w:rPr>
        <w:fldChar w:fldCharType="end"/>
      </w:r>
      <w:r w:rsidR="0000570B">
        <w:rPr>
          <w:rFonts w:ascii="Palatino-Roman" w:hAnsi="Palatino-Roman" w:cs="Arial"/>
          <w:color w:val="333333"/>
          <w:sz w:val="20"/>
          <w:shd w:val="clear" w:color="auto" w:fill="FFFFFF"/>
        </w:rPr>
        <w:t xml:space="preserve"> that the </w:t>
      </w:r>
      <w:proofErr w:type="spellStart"/>
      <w:r w:rsidR="00FC0E80" w:rsidRPr="00A472C6">
        <w:rPr>
          <w:rFonts w:ascii="Palatino-Roman" w:hAnsi="Palatino-Roman" w:cs="Arial"/>
          <w:color w:val="333333"/>
          <w:sz w:val="20"/>
          <w:shd w:val="clear" w:color="auto" w:fill="FFFFFF"/>
        </w:rPr>
        <w:t>Buttelmann</w:t>
      </w:r>
      <w:proofErr w:type="spellEnd"/>
      <w:r w:rsidR="00FC0E80" w:rsidRPr="00A472C6">
        <w:rPr>
          <w:rFonts w:ascii="Palatino-Roman" w:hAnsi="Palatino-Roman" w:cs="Arial"/>
          <w:color w:val="333333"/>
          <w:sz w:val="20"/>
          <w:shd w:val="clear" w:color="auto" w:fill="FFFFFF"/>
        </w:rPr>
        <w:t xml:space="preserve"> et al</w:t>
      </w:r>
      <w:r w:rsidR="007C2239" w:rsidRPr="00A472C6">
        <w:rPr>
          <w:rFonts w:ascii="Palatino-Roman" w:hAnsi="Palatino-Roman" w:cs="Arial"/>
          <w:color w:val="333333"/>
          <w:sz w:val="20"/>
          <w:shd w:val="clear" w:color="auto" w:fill="FFFFFF"/>
        </w:rPr>
        <w:t>.</w:t>
      </w:r>
      <w:r w:rsidR="00FC0E80" w:rsidRPr="00A472C6">
        <w:rPr>
          <w:rFonts w:ascii="Palatino-Roman" w:hAnsi="Palatino-Roman" w:cs="Arial"/>
          <w:color w:val="333333"/>
          <w:sz w:val="20"/>
          <w:shd w:val="clear" w:color="auto" w:fill="FFFFFF"/>
        </w:rPr>
        <w:t xml:space="preserve"> effect size was</w:t>
      </w:r>
      <w:r w:rsidR="00B00E82" w:rsidRPr="00A472C6">
        <w:rPr>
          <w:rFonts w:ascii="Palatino-Roman" w:hAnsi="Palatino-Roman" w:cs="Arial"/>
          <w:color w:val="333333"/>
          <w:sz w:val="20"/>
          <w:shd w:val="clear" w:color="auto" w:fill="FFFFFF"/>
        </w:rPr>
        <w:t xml:space="preserve"> </w:t>
      </w:r>
      <w:r w:rsidR="000C7587">
        <w:rPr>
          <w:rFonts w:ascii="Palatino-Roman" w:hAnsi="Palatino-Roman" w:cs="Arial"/>
          <w:color w:val="333333"/>
          <w:sz w:val="20"/>
          <w:shd w:val="clear" w:color="auto" w:fill="FFFFFF"/>
        </w:rPr>
        <w:t>qualified by a</w:t>
      </w:r>
      <w:r w:rsidR="00FC0E80" w:rsidRPr="00A472C6">
        <w:rPr>
          <w:rFonts w:ascii="Palatino-Roman" w:hAnsi="Palatino-Roman" w:cs="Arial"/>
          <w:color w:val="333333"/>
          <w:sz w:val="20"/>
          <w:shd w:val="clear" w:color="auto" w:fill="FFFFFF"/>
        </w:rPr>
        <w:t xml:space="preserve"> high data </w:t>
      </w:r>
      <w:r w:rsidR="007C2239" w:rsidRPr="00A472C6">
        <w:rPr>
          <w:rFonts w:ascii="Palatino-Roman" w:hAnsi="Palatino-Roman" w:cs="Arial"/>
          <w:color w:val="333333"/>
          <w:sz w:val="20"/>
          <w:shd w:val="clear" w:color="auto" w:fill="FFFFFF"/>
        </w:rPr>
        <w:t>exclusion</w:t>
      </w:r>
      <w:r w:rsidR="00FC0E80" w:rsidRPr="00A472C6">
        <w:rPr>
          <w:rFonts w:ascii="Palatino-Roman" w:hAnsi="Palatino-Roman" w:cs="Arial"/>
          <w:color w:val="333333"/>
          <w:sz w:val="20"/>
          <w:shd w:val="clear" w:color="auto" w:fill="FFFFFF"/>
        </w:rPr>
        <w:t xml:space="preserve"> rate; 54% of the total</w:t>
      </w:r>
      <w:r w:rsidR="00C719BE">
        <w:rPr>
          <w:rFonts w:ascii="Palatino-Roman" w:hAnsi="Palatino-Roman" w:cs="Arial"/>
          <w:color w:val="333333"/>
          <w:sz w:val="20"/>
          <w:shd w:val="clear" w:color="auto" w:fill="FFFFFF"/>
        </w:rPr>
        <w:t xml:space="preserve"> collected</w:t>
      </w:r>
      <w:r w:rsidR="00FC0E80" w:rsidRPr="00A472C6">
        <w:rPr>
          <w:rFonts w:ascii="Palatino-Roman" w:hAnsi="Palatino-Roman" w:cs="Arial"/>
          <w:color w:val="333333"/>
          <w:sz w:val="20"/>
          <w:shd w:val="clear" w:color="auto" w:fill="FFFFFF"/>
        </w:rPr>
        <w:t xml:space="preserve"> sample was </w:t>
      </w:r>
      <w:r w:rsidR="000C7587">
        <w:rPr>
          <w:rFonts w:ascii="Palatino-Roman" w:hAnsi="Palatino-Roman" w:cs="Arial"/>
          <w:color w:val="333333"/>
          <w:sz w:val="20"/>
          <w:shd w:val="clear" w:color="auto" w:fill="FFFFFF"/>
        </w:rPr>
        <w:t>eliminated</w:t>
      </w:r>
      <w:r w:rsidR="00FC0E80" w:rsidRPr="00A472C6">
        <w:rPr>
          <w:rFonts w:ascii="Palatino-Roman" w:hAnsi="Palatino-Roman" w:cs="Arial"/>
          <w:color w:val="333333"/>
          <w:sz w:val="20"/>
          <w:shd w:val="clear" w:color="auto" w:fill="FFFFFF"/>
        </w:rPr>
        <w:t xml:space="preserve"> </w:t>
      </w:r>
      <w:r w:rsidR="00B00E82" w:rsidRPr="00A472C6">
        <w:rPr>
          <w:rFonts w:ascii="Palatino-Roman" w:hAnsi="Palatino-Roman" w:cs="Arial"/>
          <w:color w:val="333333"/>
          <w:sz w:val="20"/>
          <w:shd w:val="clear" w:color="auto" w:fill="FFFFFF"/>
        </w:rPr>
        <w:t>for</w:t>
      </w:r>
      <w:r w:rsidR="00FC0E80" w:rsidRPr="00A472C6">
        <w:rPr>
          <w:rFonts w:ascii="Palatino-Roman" w:hAnsi="Palatino-Roman" w:cs="Arial"/>
          <w:color w:val="333333"/>
          <w:sz w:val="20"/>
          <w:shd w:val="clear" w:color="auto" w:fill="FFFFFF"/>
        </w:rPr>
        <w:t xml:space="preserve"> reasons </w:t>
      </w:r>
      <w:r w:rsidR="00B00E82" w:rsidRPr="00A472C6">
        <w:rPr>
          <w:rFonts w:ascii="Palatino-Roman" w:hAnsi="Palatino-Roman" w:cs="Arial"/>
          <w:color w:val="333333"/>
          <w:sz w:val="20"/>
          <w:shd w:val="clear" w:color="auto" w:fill="FFFFFF"/>
        </w:rPr>
        <w:t>such as</w:t>
      </w:r>
      <w:r w:rsidR="00766124" w:rsidRPr="00A472C6">
        <w:rPr>
          <w:rFonts w:ascii="Palatino-Roman" w:hAnsi="Palatino-Roman" w:cs="Arial"/>
          <w:color w:val="333333"/>
          <w:sz w:val="20"/>
          <w:shd w:val="clear" w:color="auto" w:fill="FFFFFF"/>
        </w:rPr>
        <w:t xml:space="preserve"> </w:t>
      </w:r>
      <w:r w:rsidR="00FC0E80" w:rsidRPr="00A472C6">
        <w:rPr>
          <w:rFonts w:ascii="Palatino-Roman" w:hAnsi="Palatino-Roman" w:cs="Arial"/>
          <w:color w:val="333333"/>
          <w:sz w:val="20"/>
          <w:shd w:val="clear" w:color="auto" w:fill="FFFFFF"/>
        </w:rPr>
        <w:t>participants'</w:t>
      </w:r>
      <w:r w:rsidR="007C2239" w:rsidRPr="00A472C6">
        <w:rPr>
          <w:rFonts w:ascii="Palatino-Roman" w:hAnsi="Palatino-Roman" w:cs="Arial"/>
          <w:color w:val="333333"/>
          <w:sz w:val="20"/>
          <w:shd w:val="clear" w:color="auto" w:fill="FFFFFF"/>
        </w:rPr>
        <w:t xml:space="preserve"> lack of cooperation,</w:t>
      </w:r>
      <w:r w:rsidR="00FC0E80" w:rsidRPr="00A472C6">
        <w:rPr>
          <w:rFonts w:ascii="Palatino-Roman" w:hAnsi="Palatino-Roman" w:cs="Arial"/>
          <w:color w:val="333333"/>
          <w:sz w:val="20"/>
          <w:shd w:val="clear" w:color="auto" w:fill="FFFFFF"/>
        </w:rPr>
        <w:t xml:space="preserve"> </w:t>
      </w:r>
      <w:r w:rsidR="008B137E" w:rsidRPr="00A472C6">
        <w:rPr>
          <w:rFonts w:ascii="Palatino-Roman" w:hAnsi="Palatino-Roman" w:cs="Arial"/>
          <w:color w:val="333333"/>
          <w:sz w:val="20"/>
          <w:shd w:val="clear" w:color="auto" w:fill="FFFFFF"/>
        </w:rPr>
        <w:t xml:space="preserve">participants' </w:t>
      </w:r>
      <w:r w:rsidR="00FC0E80" w:rsidRPr="00A472C6">
        <w:rPr>
          <w:rFonts w:ascii="Palatino-Roman" w:hAnsi="Palatino-Roman" w:cs="Arial"/>
          <w:color w:val="333333"/>
          <w:sz w:val="20"/>
          <w:shd w:val="clear" w:color="auto" w:fill="FFFFFF"/>
        </w:rPr>
        <w:t>refusal to</w:t>
      </w:r>
      <w:r w:rsidR="00766124" w:rsidRPr="00A472C6">
        <w:rPr>
          <w:rFonts w:ascii="Palatino-Roman" w:hAnsi="Palatino-Roman" w:cs="Arial"/>
          <w:color w:val="333333"/>
          <w:sz w:val="20"/>
          <w:shd w:val="clear" w:color="auto" w:fill="FFFFFF"/>
        </w:rPr>
        <w:t xml:space="preserve"> touch or</w:t>
      </w:r>
      <w:r w:rsidR="00FC0E80" w:rsidRPr="00A472C6">
        <w:rPr>
          <w:rFonts w:ascii="Palatino-Roman" w:hAnsi="Palatino-Roman" w:cs="Arial"/>
          <w:color w:val="333333"/>
          <w:sz w:val="20"/>
          <w:shd w:val="clear" w:color="auto" w:fill="FFFFFF"/>
        </w:rPr>
        <w:t xml:space="preserve"> help</w:t>
      </w:r>
      <w:r w:rsidR="007C2239" w:rsidRPr="00A472C6">
        <w:rPr>
          <w:rFonts w:ascii="Palatino-Roman" w:hAnsi="Palatino-Roman" w:cs="Arial"/>
          <w:color w:val="333333"/>
          <w:sz w:val="20"/>
          <w:shd w:val="clear" w:color="auto" w:fill="FFFFFF"/>
        </w:rPr>
        <w:t xml:space="preserve"> open any box,</w:t>
      </w:r>
      <w:r w:rsidR="00FC0E80" w:rsidRPr="00A472C6">
        <w:rPr>
          <w:rFonts w:ascii="Palatino-Roman" w:hAnsi="Palatino-Roman" w:cs="Arial"/>
          <w:color w:val="333333"/>
          <w:sz w:val="20"/>
          <w:shd w:val="clear" w:color="auto" w:fill="FFFFFF"/>
        </w:rPr>
        <w:t xml:space="preserve"> </w:t>
      </w:r>
      <w:r w:rsidR="007C2239" w:rsidRPr="00A472C6">
        <w:rPr>
          <w:rFonts w:ascii="Palatino-Roman" w:hAnsi="Palatino-Roman" w:cs="Arial"/>
          <w:color w:val="333333"/>
          <w:sz w:val="20"/>
          <w:shd w:val="clear" w:color="auto" w:fill="FFFFFF"/>
        </w:rPr>
        <w:t>or</w:t>
      </w:r>
      <w:r w:rsidR="00FC0E80" w:rsidRPr="00A472C6">
        <w:rPr>
          <w:rFonts w:ascii="Palatino-Roman" w:hAnsi="Palatino-Roman" w:cs="Arial"/>
          <w:color w:val="333333"/>
          <w:sz w:val="20"/>
          <w:shd w:val="clear" w:color="auto" w:fill="FFFFFF"/>
        </w:rPr>
        <w:t xml:space="preserve"> experimenter error. </w:t>
      </w:r>
      <w:r w:rsidR="001E684C" w:rsidRPr="00A472C6">
        <w:rPr>
          <w:rFonts w:ascii="Palatino-Roman" w:hAnsi="Palatino-Roman" w:cs="Arial"/>
          <w:color w:val="333333"/>
          <w:sz w:val="20"/>
          <w:shd w:val="clear" w:color="auto" w:fill="FFFFFF"/>
        </w:rPr>
        <w:t xml:space="preserve">Being </w:t>
      </w:r>
      <w:r w:rsidR="0076156B" w:rsidRPr="00A472C6">
        <w:rPr>
          <w:rFonts w:ascii="Palatino-Roman" w:hAnsi="Palatino-Roman" w:cs="Arial"/>
          <w:color w:val="333333"/>
          <w:sz w:val="20"/>
          <w:shd w:val="clear" w:color="auto" w:fill="FFFFFF"/>
        </w:rPr>
        <w:t>cautious</w:t>
      </w:r>
      <w:r w:rsidR="001E684C" w:rsidRPr="00A472C6">
        <w:rPr>
          <w:rFonts w:ascii="Palatino-Roman" w:hAnsi="Palatino-Roman" w:cs="Arial"/>
          <w:color w:val="333333"/>
          <w:sz w:val="20"/>
          <w:shd w:val="clear" w:color="auto" w:fill="FFFFFF"/>
        </w:rPr>
        <w:t xml:space="preserve"> </w:t>
      </w:r>
      <w:r w:rsidR="00C1701D" w:rsidRPr="00A472C6">
        <w:rPr>
          <w:rFonts w:ascii="Palatino-Roman" w:hAnsi="Palatino-Roman" w:cs="Arial"/>
          <w:color w:val="333333"/>
          <w:sz w:val="20"/>
          <w:shd w:val="clear" w:color="auto" w:fill="FFFFFF"/>
        </w:rPr>
        <w:t>to</w:t>
      </w:r>
      <w:r w:rsidR="0000570B">
        <w:rPr>
          <w:rFonts w:ascii="Palatino-Roman" w:hAnsi="Palatino-Roman" w:cs="Arial"/>
          <w:color w:val="333333"/>
          <w:sz w:val="20"/>
          <w:shd w:val="clear" w:color="auto" w:fill="FFFFFF"/>
        </w:rPr>
        <w:t xml:space="preserve"> accommodate for </w:t>
      </w:r>
      <w:r w:rsidR="00C719BE">
        <w:rPr>
          <w:rFonts w:ascii="Palatino-Roman" w:hAnsi="Palatino-Roman" w:cs="Arial"/>
          <w:color w:val="333333"/>
          <w:sz w:val="20"/>
          <w:shd w:val="clear" w:color="auto" w:fill="FFFFFF"/>
        </w:rPr>
        <w:t xml:space="preserve">a </w:t>
      </w:r>
      <w:r w:rsidR="0000570B">
        <w:rPr>
          <w:rFonts w:ascii="Palatino-Roman" w:hAnsi="Palatino-Roman" w:cs="Arial"/>
          <w:color w:val="333333"/>
          <w:sz w:val="20"/>
          <w:shd w:val="clear" w:color="auto" w:fill="FFFFFF"/>
        </w:rPr>
        <w:t>potentially</w:t>
      </w:r>
      <w:r w:rsidR="00C37D9F">
        <w:rPr>
          <w:rFonts w:ascii="Palatino-Roman" w:hAnsi="Palatino-Roman" w:cs="Arial"/>
          <w:color w:val="333333"/>
          <w:sz w:val="20"/>
          <w:shd w:val="clear" w:color="auto" w:fill="FFFFFF"/>
        </w:rPr>
        <w:t xml:space="preserve"> high</w:t>
      </w:r>
      <w:r w:rsidR="00766124" w:rsidRPr="00A472C6">
        <w:rPr>
          <w:rFonts w:ascii="Palatino-Roman" w:hAnsi="Palatino-Roman" w:cs="Arial"/>
          <w:color w:val="333333"/>
          <w:sz w:val="20"/>
          <w:shd w:val="clear" w:color="auto" w:fill="FFFFFF"/>
        </w:rPr>
        <w:t xml:space="preserve"> data exclusion rate </w:t>
      </w:r>
      <w:r w:rsidR="00C37D9F">
        <w:rPr>
          <w:rFonts w:ascii="Palatino-Roman" w:hAnsi="Palatino-Roman" w:cs="Arial"/>
          <w:color w:val="333333"/>
          <w:sz w:val="20"/>
          <w:shd w:val="clear" w:color="auto" w:fill="FFFFFF"/>
        </w:rPr>
        <w:t xml:space="preserve">as </w:t>
      </w:r>
      <w:r w:rsidR="0000570B">
        <w:rPr>
          <w:rFonts w:ascii="Palatino-Roman" w:hAnsi="Palatino-Roman" w:cs="Arial"/>
          <w:color w:val="333333"/>
          <w:sz w:val="20"/>
          <w:shd w:val="clear" w:color="auto" w:fill="FFFFFF"/>
        </w:rPr>
        <w:t>suggested by</w:t>
      </w:r>
      <w:r w:rsidR="00766124" w:rsidRPr="00A472C6">
        <w:rPr>
          <w:rFonts w:ascii="Palatino-Roman" w:hAnsi="Palatino-Roman" w:cs="Arial"/>
          <w:color w:val="333333"/>
          <w:sz w:val="20"/>
          <w:shd w:val="clear" w:color="auto" w:fill="FFFFFF"/>
        </w:rPr>
        <w:t xml:space="preserve"> the </w:t>
      </w:r>
      <w:r w:rsidR="008B137E" w:rsidRPr="00A472C6">
        <w:rPr>
          <w:rFonts w:ascii="Palatino-Roman" w:hAnsi="Palatino-Roman" w:cs="Arial"/>
          <w:color w:val="333333"/>
          <w:sz w:val="20"/>
          <w:shd w:val="clear" w:color="auto" w:fill="FFFFFF"/>
        </w:rPr>
        <w:t>original study</w:t>
      </w:r>
      <w:r w:rsidR="00766124" w:rsidRPr="00A472C6">
        <w:rPr>
          <w:rFonts w:ascii="Palatino-Roman" w:hAnsi="Palatino-Roman" w:cs="Arial"/>
          <w:color w:val="333333"/>
          <w:sz w:val="20"/>
          <w:shd w:val="clear" w:color="auto" w:fill="FFFFFF"/>
        </w:rPr>
        <w:t xml:space="preserve"> would result in </w:t>
      </w:r>
      <w:r w:rsidR="00C1701D" w:rsidRPr="00A472C6">
        <w:rPr>
          <w:rFonts w:ascii="Palatino-Roman" w:hAnsi="Palatino-Roman" w:cs="Arial"/>
          <w:color w:val="333333"/>
          <w:sz w:val="20"/>
          <w:shd w:val="clear" w:color="auto" w:fill="FFFFFF"/>
        </w:rPr>
        <w:t>recruiting</w:t>
      </w:r>
      <w:r w:rsidR="008B137E" w:rsidRPr="00A472C6">
        <w:rPr>
          <w:rFonts w:ascii="Palatino-Roman" w:hAnsi="Palatino-Roman" w:cs="Arial"/>
          <w:color w:val="333333"/>
          <w:sz w:val="20"/>
          <w:shd w:val="clear" w:color="auto" w:fill="FFFFFF"/>
        </w:rPr>
        <w:t xml:space="preserve"> </w:t>
      </w:r>
      <w:r w:rsidR="00766124" w:rsidRPr="00A472C6">
        <w:rPr>
          <w:rFonts w:ascii="Palatino-Roman" w:hAnsi="Palatino-Roman" w:cs="Arial"/>
          <w:color w:val="333333"/>
          <w:sz w:val="20"/>
          <w:shd w:val="clear" w:color="auto" w:fill="FFFFFF"/>
        </w:rPr>
        <w:t>at least 1</w:t>
      </w:r>
      <w:r w:rsidR="008B137E" w:rsidRPr="00A472C6">
        <w:rPr>
          <w:rFonts w:ascii="Palatino-Roman" w:hAnsi="Palatino-Roman" w:cs="Arial"/>
          <w:color w:val="333333"/>
          <w:sz w:val="20"/>
          <w:shd w:val="clear" w:color="auto" w:fill="FFFFFF"/>
        </w:rPr>
        <w:t>6</w:t>
      </w:r>
      <w:r w:rsidR="00766124" w:rsidRPr="00A472C6">
        <w:rPr>
          <w:rFonts w:ascii="Palatino-Roman" w:hAnsi="Palatino-Roman" w:cs="Arial"/>
          <w:color w:val="333333"/>
          <w:sz w:val="20"/>
          <w:shd w:val="clear" w:color="auto" w:fill="FFFFFF"/>
        </w:rPr>
        <w:t xml:space="preserve"> more participants (0.54 x 31) to G*Power's sample size calculation</w:t>
      </w:r>
      <w:r w:rsidR="008B137E" w:rsidRPr="00A472C6">
        <w:rPr>
          <w:rFonts w:ascii="Palatino-Roman" w:hAnsi="Palatino-Roman" w:cs="Arial"/>
          <w:color w:val="333333"/>
          <w:sz w:val="20"/>
          <w:shd w:val="clear" w:color="auto" w:fill="FFFFFF"/>
        </w:rPr>
        <w:t>, resulting in a minimum total sample of 47</w:t>
      </w:r>
      <w:r w:rsidR="001E684C" w:rsidRPr="00A472C6">
        <w:rPr>
          <w:rFonts w:ascii="Palatino-Roman" w:hAnsi="Palatino-Roman" w:cs="Arial"/>
          <w:color w:val="333333"/>
          <w:sz w:val="20"/>
          <w:shd w:val="clear" w:color="auto" w:fill="FFFFFF"/>
        </w:rPr>
        <w:t xml:space="preserve"> participants</w:t>
      </w:r>
      <w:r w:rsidR="00766124" w:rsidRPr="00A472C6">
        <w:rPr>
          <w:rFonts w:ascii="Palatino-Roman" w:hAnsi="Palatino-Roman" w:cs="Arial"/>
          <w:color w:val="333333"/>
          <w:sz w:val="20"/>
          <w:shd w:val="clear" w:color="auto" w:fill="FFFFFF"/>
        </w:rPr>
        <w:t>.</w:t>
      </w:r>
      <w:r w:rsidR="008B137E">
        <w:rPr>
          <w:rFonts w:ascii="Palatino-Roman" w:hAnsi="Palatino-Roman" w:cs="Arial"/>
          <w:color w:val="333333"/>
          <w:sz w:val="20"/>
          <w:shd w:val="clear" w:color="auto" w:fill="FFFFFF"/>
        </w:rPr>
        <w:t xml:space="preserve"> </w:t>
      </w:r>
      <w:r w:rsidR="007735D5">
        <w:rPr>
          <w:rFonts w:ascii="Palatino-Roman" w:hAnsi="Palatino-Roman" w:cs="Arial"/>
          <w:color w:val="333333"/>
          <w:sz w:val="20"/>
          <w:shd w:val="clear" w:color="auto" w:fill="FFFFFF"/>
        </w:rPr>
        <w:t>A</w:t>
      </w:r>
      <w:r w:rsidR="008B137E">
        <w:rPr>
          <w:rFonts w:ascii="Palatino-Roman" w:hAnsi="Palatino-Roman" w:cs="Arial"/>
          <w:color w:val="333333"/>
          <w:sz w:val="20"/>
          <w:shd w:val="clear" w:color="auto" w:fill="FFFFFF"/>
        </w:rPr>
        <w:t xml:space="preserve"> total of 50 </w:t>
      </w:r>
      <w:r w:rsidR="001E684C">
        <w:rPr>
          <w:rFonts w:ascii="Palatino-Roman" w:hAnsi="Palatino-Roman" w:cs="Arial"/>
          <w:color w:val="333333"/>
          <w:sz w:val="20"/>
          <w:shd w:val="clear" w:color="auto" w:fill="FFFFFF"/>
        </w:rPr>
        <w:t>undergraduate</w:t>
      </w:r>
      <w:r w:rsidR="002103D4">
        <w:rPr>
          <w:rFonts w:ascii="Palatino-Roman" w:hAnsi="Palatino-Roman" w:cs="Arial"/>
          <w:color w:val="333333"/>
          <w:sz w:val="20"/>
          <w:shd w:val="clear" w:color="auto" w:fill="FFFFFF"/>
        </w:rPr>
        <w:t xml:space="preserve"> students</w:t>
      </w:r>
      <w:r w:rsidR="008B137E">
        <w:rPr>
          <w:rFonts w:ascii="Palatino-Roman" w:hAnsi="Palatino-Roman" w:cs="Arial"/>
          <w:color w:val="333333"/>
          <w:sz w:val="20"/>
          <w:shd w:val="clear" w:color="auto" w:fill="FFFFFF"/>
        </w:rPr>
        <w:t xml:space="preserve"> </w:t>
      </w:r>
      <w:r w:rsidR="007735D5">
        <w:rPr>
          <w:rFonts w:ascii="Palatino-Roman" w:hAnsi="Palatino-Roman" w:cs="Arial"/>
          <w:color w:val="333333"/>
          <w:sz w:val="20"/>
          <w:shd w:val="clear" w:color="auto" w:fill="FFFFFF"/>
        </w:rPr>
        <w:t>volunteered to</w:t>
      </w:r>
      <w:r w:rsidR="008B137E">
        <w:rPr>
          <w:rFonts w:ascii="Palatino-Roman" w:hAnsi="Palatino-Roman" w:cs="Arial"/>
          <w:color w:val="333333"/>
          <w:sz w:val="20"/>
          <w:shd w:val="clear" w:color="auto" w:fill="FFFFFF"/>
        </w:rPr>
        <w:t xml:space="preserve"> take part in </w:t>
      </w:r>
      <w:r w:rsidR="007735D5">
        <w:rPr>
          <w:rFonts w:ascii="Palatino-Roman" w:hAnsi="Palatino-Roman" w:cs="Arial"/>
          <w:color w:val="333333"/>
          <w:sz w:val="20"/>
          <w:shd w:val="clear" w:color="auto" w:fill="FFFFFF"/>
        </w:rPr>
        <w:t>the current study that was advertised as an experiment on</w:t>
      </w:r>
      <w:r w:rsidR="008B137E">
        <w:rPr>
          <w:rFonts w:ascii="Palatino-Roman" w:hAnsi="Palatino-Roman" w:cs="Arial"/>
          <w:color w:val="333333"/>
          <w:sz w:val="20"/>
          <w:shd w:val="clear" w:color="auto" w:fill="FFFFFF"/>
        </w:rPr>
        <w:t xml:space="preserve"> action observation. </w:t>
      </w:r>
      <w:r w:rsidR="00894FEA">
        <w:rPr>
          <w:rFonts w:ascii="Palatino-Roman" w:hAnsi="Palatino-Roman" w:cs="Arial"/>
          <w:color w:val="333333"/>
          <w:sz w:val="20"/>
          <w:shd w:val="clear" w:color="auto" w:fill="FFFFFF"/>
        </w:rPr>
        <w:t xml:space="preserve">All participants were individually tested in a single-trial session. </w:t>
      </w:r>
      <w:r w:rsidR="002161D0">
        <w:rPr>
          <w:rFonts w:ascii="Palatino-Roman" w:hAnsi="Palatino-Roman" w:cs="Arial"/>
          <w:color w:val="333333"/>
          <w:sz w:val="20"/>
          <w:shd w:val="clear" w:color="auto" w:fill="FFFFFF"/>
        </w:rPr>
        <w:t xml:space="preserve">The data from 8 </w:t>
      </w:r>
      <w:r w:rsidR="001E684C">
        <w:rPr>
          <w:rFonts w:ascii="Palatino-Roman" w:hAnsi="Palatino-Roman" w:cs="Arial"/>
          <w:color w:val="333333"/>
          <w:sz w:val="20"/>
          <w:shd w:val="clear" w:color="auto" w:fill="FFFFFF"/>
        </w:rPr>
        <w:t>adults</w:t>
      </w:r>
      <w:r w:rsidR="002161D0">
        <w:rPr>
          <w:rFonts w:ascii="Palatino-Roman" w:hAnsi="Palatino-Roman" w:cs="Arial"/>
          <w:color w:val="333333"/>
          <w:sz w:val="20"/>
          <w:shd w:val="clear" w:color="auto" w:fill="FFFFFF"/>
        </w:rPr>
        <w:t xml:space="preserve"> were excluded</w:t>
      </w:r>
      <w:r w:rsidR="008B137E">
        <w:rPr>
          <w:rFonts w:ascii="Palatino-Roman" w:hAnsi="Palatino-Roman" w:cs="Arial"/>
          <w:color w:val="333333"/>
          <w:sz w:val="20"/>
          <w:shd w:val="clear" w:color="auto" w:fill="FFFFFF"/>
        </w:rPr>
        <w:t xml:space="preserve"> (16%)</w:t>
      </w:r>
      <w:r w:rsidR="002161D0">
        <w:rPr>
          <w:rFonts w:ascii="Palatino-Roman" w:hAnsi="Palatino-Roman" w:cs="Arial"/>
          <w:color w:val="333333"/>
          <w:sz w:val="20"/>
          <w:shd w:val="clear" w:color="auto" w:fill="FFFFFF"/>
        </w:rPr>
        <w:t xml:space="preserve"> from formal data analyses due to actor error (3), experimenter error (2)</w:t>
      </w:r>
      <w:r w:rsidR="00894FEA">
        <w:rPr>
          <w:rFonts w:ascii="Palatino-Roman" w:hAnsi="Palatino-Roman" w:cs="Arial"/>
          <w:color w:val="333333"/>
          <w:sz w:val="20"/>
          <w:shd w:val="clear" w:color="auto" w:fill="FFFFFF"/>
        </w:rPr>
        <w:t>,</w:t>
      </w:r>
      <w:r w:rsidR="002161D0">
        <w:rPr>
          <w:rFonts w:ascii="Palatino-Roman" w:hAnsi="Palatino-Roman" w:cs="Arial"/>
          <w:color w:val="333333"/>
          <w:sz w:val="20"/>
          <w:shd w:val="clear" w:color="auto" w:fill="FFFFFF"/>
        </w:rPr>
        <w:t xml:space="preserve"> or participants failing attention-memory </w:t>
      </w:r>
      <w:r w:rsidR="00894FEA">
        <w:rPr>
          <w:rFonts w:ascii="Palatino-Roman" w:hAnsi="Palatino-Roman" w:cs="Arial"/>
          <w:color w:val="333333"/>
          <w:sz w:val="20"/>
          <w:shd w:val="clear" w:color="auto" w:fill="FFFFFF"/>
        </w:rPr>
        <w:t>checks</w:t>
      </w:r>
      <w:r w:rsidR="002161D0">
        <w:rPr>
          <w:rFonts w:ascii="Palatino-Roman" w:hAnsi="Palatino-Roman" w:cs="Arial"/>
          <w:color w:val="333333"/>
          <w:sz w:val="20"/>
          <w:shd w:val="clear" w:color="auto" w:fill="FFFFFF"/>
        </w:rPr>
        <w:t xml:space="preserve"> in the post-experiment questionnaire (explained in the procedure section) (3). </w:t>
      </w:r>
      <w:r w:rsidR="00B014A4" w:rsidRPr="00B014A4">
        <w:rPr>
          <w:rFonts w:ascii="Palatino-Roman" w:hAnsi="Palatino-Roman" w:cs="Arial"/>
          <w:color w:val="333333"/>
          <w:sz w:val="20"/>
          <w:highlight w:val="green"/>
          <w:shd w:val="clear" w:color="auto" w:fill="FFFFFF"/>
        </w:rPr>
        <w:t>Of these excluded participants, 3 had been assigned to the F</w:t>
      </w:r>
      <w:r w:rsidR="00B014A4">
        <w:rPr>
          <w:rFonts w:ascii="Palatino-Roman" w:hAnsi="Palatino-Roman" w:cs="Arial"/>
          <w:color w:val="333333"/>
          <w:sz w:val="20"/>
          <w:highlight w:val="green"/>
          <w:shd w:val="clear" w:color="auto" w:fill="FFFFFF"/>
        </w:rPr>
        <w:t>B</w:t>
      </w:r>
      <w:r w:rsidR="00B014A4" w:rsidRPr="00B014A4">
        <w:rPr>
          <w:rFonts w:ascii="Palatino-Roman" w:hAnsi="Palatino-Roman" w:cs="Arial"/>
          <w:color w:val="333333"/>
          <w:sz w:val="20"/>
          <w:highlight w:val="green"/>
          <w:shd w:val="clear" w:color="auto" w:fill="FFFFFF"/>
        </w:rPr>
        <w:t xml:space="preserve"> condition and 5 had been assigned to the TB Condition.</w:t>
      </w:r>
      <w:r w:rsidR="00B014A4" w:rsidRPr="00B014A4">
        <w:rPr>
          <w:rFonts w:ascii="Palatino-Roman" w:hAnsi="Palatino-Roman" w:cs="Arial"/>
          <w:color w:val="333333"/>
          <w:sz w:val="20"/>
          <w:shd w:val="clear" w:color="auto" w:fill="FFFFFF"/>
        </w:rPr>
        <w:t xml:space="preserve"> </w:t>
      </w:r>
      <w:r w:rsidR="001E684C">
        <w:rPr>
          <w:rFonts w:ascii="Palatino-Roman" w:hAnsi="Palatino-Roman" w:cs="Arial"/>
          <w:color w:val="333333"/>
          <w:sz w:val="20"/>
          <w:shd w:val="clear" w:color="auto" w:fill="FFFFFF"/>
        </w:rPr>
        <w:lastRenderedPageBreak/>
        <w:t>The final sample comprised of</w:t>
      </w:r>
      <w:r w:rsidR="00894FEA">
        <w:rPr>
          <w:rFonts w:ascii="Palatino-Roman" w:hAnsi="Palatino-Roman" w:cs="Arial"/>
          <w:color w:val="333333"/>
          <w:sz w:val="20"/>
          <w:shd w:val="clear" w:color="auto" w:fill="FFFFFF"/>
        </w:rPr>
        <w:t xml:space="preserve"> 42</w:t>
      </w:r>
      <w:r w:rsidR="00AA6EF4">
        <w:rPr>
          <w:rFonts w:ascii="Palatino-Roman" w:hAnsi="Palatino-Roman" w:cs="Arial"/>
          <w:color w:val="333333"/>
          <w:sz w:val="20"/>
          <w:shd w:val="clear" w:color="auto" w:fill="FFFFFF"/>
        </w:rPr>
        <w:t xml:space="preserve"> </w:t>
      </w:r>
      <w:r w:rsidR="001E684C">
        <w:rPr>
          <w:rFonts w:ascii="Palatino-Roman" w:hAnsi="Palatino-Roman" w:cs="Arial"/>
          <w:color w:val="333333"/>
          <w:sz w:val="20"/>
          <w:shd w:val="clear" w:color="auto" w:fill="FFFFFF"/>
        </w:rPr>
        <w:t>adults</w:t>
      </w:r>
      <w:r w:rsidR="00894FEA">
        <w:rPr>
          <w:rFonts w:ascii="Palatino-Roman" w:hAnsi="Palatino-Roman" w:cs="Arial"/>
          <w:color w:val="333333"/>
          <w:sz w:val="20"/>
          <w:shd w:val="clear" w:color="auto" w:fill="FFFFFF"/>
        </w:rPr>
        <w:t xml:space="preserve"> (</w:t>
      </w:r>
      <w:r w:rsidR="00A43FB2">
        <w:rPr>
          <w:rFonts w:ascii="Palatino-Roman" w:hAnsi="Palatino-Roman" w:cs="Arial"/>
          <w:color w:val="333333"/>
          <w:sz w:val="20"/>
          <w:shd w:val="clear" w:color="auto" w:fill="FFFFFF"/>
        </w:rPr>
        <w:t xml:space="preserve">24 assigned to TB condition, 18 assigned to FB condition; </w:t>
      </w:r>
      <w:r w:rsidR="00894FEA" w:rsidRPr="008B137E">
        <w:rPr>
          <w:rFonts w:ascii="Palatino-Roman" w:hAnsi="Palatino-Roman" w:cs="Arial"/>
          <w:i/>
          <w:color w:val="333333"/>
          <w:sz w:val="20"/>
          <w:shd w:val="clear" w:color="auto" w:fill="FFFFFF"/>
        </w:rPr>
        <w:t>M</w:t>
      </w:r>
      <w:r w:rsidR="00894FEA" w:rsidRPr="00205D52">
        <w:rPr>
          <w:rFonts w:ascii="Palatino-Roman" w:hAnsi="Palatino-Roman" w:cs="Arial"/>
          <w:color w:val="333333"/>
          <w:sz w:val="20"/>
          <w:shd w:val="clear" w:color="auto" w:fill="FFFFFF"/>
        </w:rPr>
        <w:t xml:space="preserve"> = 19.2</w:t>
      </w:r>
      <w:r w:rsidR="00894FEA">
        <w:rPr>
          <w:rFonts w:ascii="Palatino-Roman" w:hAnsi="Palatino-Roman" w:cs="Arial"/>
          <w:color w:val="333333"/>
          <w:sz w:val="20"/>
          <w:shd w:val="clear" w:color="auto" w:fill="FFFFFF"/>
        </w:rPr>
        <w:t xml:space="preserve"> years</w:t>
      </w:r>
      <w:r w:rsidR="00894FEA" w:rsidRPr="00205D52">
        <w:rPr>
          <w:rFonts w:ascii="Palatino-Roman" w:hAnsi="Palatino-Roman" w:cs="Arial"/>
          <w:color w:val="333333"/>
          <w:sz w:val="20"/>
          <w:shd w:val="clear" w:color="auto" w:fill="FFFFFF"/>
        </w:rPr>
        <w:t>, range = 18</w:t>
      </w:r>
      <w:r w:rsidR="008B137E">
        <w:rPr>
          <w:rFonts w:ascii="Palatino-Roman" w:hAnsi="Palatino-Roman" w:cs="Arial"/>
          <w:color w:val="333333"/>
          <w:sz w:val="20"/>
          <w:shd w:val="clear" w:color="auto" w:fill="FFFFFF"/>
        </w:rPr>
        <w:t xml:space="preserve"> to </w:t>
      </w:r>
      <w:r w:rsidR="00894FEA" w:rsidRPr="00205D52">
        <w:rPr>
          <w:rFonts w:ascii="Palatino-Roman" w:hAnsi="Palatino-Roman" w:cs="Arial"/>
          <w:color w:val="333333"/>
          <w:sz w:val="20"/>
          <w:shd w:val="clear" w:color="auto" w:fill="FFFFFF"/>
        </w:rPr>
        <w:t>25</w:t>
      </w:r>
      <w:r w:rsidR="008B137E">
        <w:rPr>
          <w:rFonts w:ascii="Palatino-Roman" w:hAnsi="Palatino-Roman" w:cs="Arial"/>
          <w:color w:val="333333"/>
          <w:sz w:val="20"/>
          <w:shd w:val="clear" w:color="auto" w:fill="FFFFFF"/>
        </w:rPr>
        <w:t xml:space="preserve"> years</w:t>
      </w:r>
      <w:r w:rsidR="00894FEA" w:rsidRPr="00205D52">
        <w:rPr>
          <w:rFonts w:ascii="Palatino-Roman" w:hAnsi="Palatino-Roman" w:cs="Arial"/>
          <w:color w:val="333333"/>
          <w:sz w:val="20"/>
          <w:shd w:val="clear" w:color="auto" w:fill="FFFFFF"/>
        </w:rPr>
        <w:t>, 32 female</w:t>
      </w:r>
      <w:r w:rsidR="00894FEA">
        <w:rPr>
          <w:rFonts w:ascii="Palatino-Roman" w:hAnsi="Palatino-Roman" w:cs="Arial"/>
          <w:color w:val="333333"/>
          <w:sz w:val="20"/>
          <w:shd w:val="clear" w:color="auto" w:fill="FFFFFF"/>
        </w:rPr>
        <w:t>s)</w:t>
      </w:r>
      <w:r w:rsidR="008B137E">
        <w:rPr>
          <w:rFonts w:ascii="Palatino-Roman" w:hAnsi="Palatino-Roman" w:cs="Arial"/>
          <w:color w:val="333333"/>
          <w:sz w:val="20"/>
          <w:shd w:val="clear" w:color="auto" w:fill="FFFFFF"/>
        </w:rPr>
        <w:t>.</w:t>
      </w:r>
    </w:p>
    <w:p w14:paraId="753E9B0C" w14:textId="77777777" w:rsidR="0076156B" w:rsidRDefault="0076156B" w:rsidP="00C53BBA">
      <w:pPr>
        <w:jc w:val="both"/>
        <w:rPr>
          <w:rFonts w:ascii="Palatino-Roman" w:hAnsi="Palatino-Roman" w:cs="Arial"/>
          <w:color w:val="333333"/>
          <w:sz w:val="20"/>
          <w:shd w:val="clear" w:color="auto" w:fill="FFFFFF"/>
        </w:rPr>
      </w:pPr>
    </w:p>
    <w:p w14:paraId="7DCF0D3F" w14:textId="77777777" w:rsidR="00C53BBA" w:rsidRPr="002D52E6" w:rsidRDefault="00C53BBA" w:rsidP="00C53BBA">
      <w:pPr>
        <w:jc w:val="both"/>
        <w:rPr>
          <w:rFonts w:ascii="Palatino-Roman" w:hAnsi="Palatino-Roman" w:cs="Arial"/>
          <w:b/>
          <w:color w:val="333333"/>
          <w:szCs w:val="24"/>
          <w:shd w:val="clear" w:color="auto" w:fill="FFFFFF"/>
        </w:rPr>
      </w:pPr>
      <w:r w:rsidRPr="002D52E6">
        <w:rPr>
          <w:rFonts w:ascii="Palatino-Roman" w:hAnsi="Palatino-Roman" w:cs="Arial"/>
          <w:b/>
          <w:color w:val="333333"/>
          <w:szCs w:val="24"/>
          <w:shd w:val="clear" w:color="auto" w:fill="FFFFFF"/>
        </w:rPr>
        <w:t xml:space="preserve">3.2. </w:t>
      </w:r>
      <w:r>
        <w:rPr>
          <w:rFonts w:ascii="Palatino-Roman" w:hAnsi="Palatino-Roman" w:cs="Arial"/>
          <w:b/>
          <w:color w:val="333333"/>
          <w:szCs w:val="24"/>
          <w:shd w:val="clear" w:color="auto" w:fill="FFFFFF"/>
        </w:rPr>
        <w:t>Procedure</w:t>
      </w:r>
    </w:p>
    <w:p w14:paraId="0B3C2DB0" w14:textId="77777777" w:rsidR="00C53BBA" w:rsidRDefault="00C53BBA" w:rsidP="00C53BBA">
      <w:pPr>
        <w:jc w:val="both"/>
        <w:rPr>
          <w:rFonts w:ascii="Palatino-Roman" w:hAnsi="Palatino-Roman" w:cs="Arial"/>
          <w:color w:val="333333"/>
          <w:sz w:val="20"/>
          <w:shd w:val="clear" w:color="auto" w:fill="FFFFFF"/>
        </w:rPr>
      </w:pPr>
    </w:p>
    <w:p w14:paraId="1EB17FE6" w14:textId="77777777" w:rsidR="007A00D1" w:rsidRDefault="00C53BBA" w:rsidP="00C53BBA">
      <w:pPr>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T</w:t>
      </w:r>
      <w:r w:rsidRPr="0085328F">
        <w:rPr>
          <w:rFonts w:ascii="Palatino-Roman" w:hAnsi="Palatino-Roman" w:cs="Arial"/>
          <w:color w:val="333333"/>
          <w:sz w:val="20"/>
          <w:shd w:val="clear" w:color="auto" w:fill="FFFFFF"/>
        </w:rPr>
        <w:t xml:space="preserve">he experimental </w:t>
      </w:r>
      <w:r>
        <w:rPr>
          <w:rFonts w:ascii="Palatino-Roman" w:hAnsi="Palatino-Roman" w:cs="Arial"/>
          <w:color w:val="333333"/>
          <w:sz w:val="20"/>
          <w:shd w:val="clear" w:color="auto" w:fill="FFFFFF"/>
        </w:rPr>
        <w:t>room</w:t>
      </w:r>
      <w:r w:rsidRPr="0085328F">
        <w:rPr>
          <w:rFonts w:ascii="Palatino-Roman" w:hAnsi="Palatino-Roman" w:cs="Arial"/>
          <w:color w:val="333333"/>
          <w:sz w:val="20"/>
          <w:shd w:val="clear" w:color="auto" w:fill="FFFFFF"/>
        </w:rPr>
        <w:t xml:space="preserve"> was prepared </w:t>
      </w:r>
      <w:r>
        <w:rPr>
          <w:rFonts w:ascii="Palatino-Roman" w:hAnsi="Palatino-Roman" w:cs="Arial"/>
          <w:color w:val="333333"/>
          <w:sz w:val="20"/>
          <w:shd w:val="clear" w:color="auto" w:fill="FFFFFF"/>
        </w:rPr>
        <w:t>before each participant's arrival</w:t>
      </w:r>
      <w:r w:rsidRPr="0085328F">
        <w:rPr>
          <w:rFonts w:ascii="Palatino-Roman" w:hAnsi="Palatino-Roman" w:cs="Arial"/>
          <w:color w:val="333333"/>
          <w:sz w:val="20"/>
          <w:shd w:val="clear" w:color="auto" w:fill="FFFFFF"/>
        </w:rPr>
        <w:t>. A table was placed in the centre of the room. On the top of the table there were two boxes (each 10 cm height, 5 cm wide) and a pair of soundproof headphones connected to a mobile phone. The two boxes had a hidden unlocking mechanism: in order to open the lid, a push force had to be exerted on two specific corners of the top surface (</w:t>
      </w:r>
      <w:r>
        <w:rPr>
          <w:rFonts w:ascii="Palatino-Roman" w:hAnsi="Palatino-Roman" w:cs="Arial"/>
          <w:color w:val="333333"/>
          <w:sz w:val="20"/>
          <w:shd w:val="clear" w:color="auto" w:fill="FFFFFF"/>
        </w:rPr>
        <w:t>f</w:t>
      </w:r>
      <w:r w:rsidRPr="0085328F">
        <w:rPr>
          <w:rFonts w:ascii="Palatino-Roman" w:hAnsi="Palatino-Roman" w:cs="Arial"/>
          <w:color w:val="333333"/>
          <w:sz w:val="20"/>
          <w:shd w:val="clear" w:color="auto" w:fill="FFFFFF"/>
        </w:rPr>
        <w:t>ig</w:t>
      </w:r>
      <w:r>
        <w:rPr>
          <w:rFonts w:ascii="Palatino-Roman" w:hAnsi="Palatino-Roman" w:cs="Arial"/>
          <w:color w:val="333333"/>
          <w:sz w:val="20"/>
          <w:shd w:val="clear" w:color="auto" w:fill="FFFFFF"/>
        </w:rPr>
        <w:t>ure</w:t>
      </w:r>
      <w:r w:rsidRPr="0085328F">
        <w:rPr>
          <w:rFonts w:ascii="Palatino-Roman" w:hAnsi="Palatino-Roman" w:cs="Arial"/>
          <w:color w:val="333333"/>
          <w:sz w:val="20"/>
          <w:shd w:val="clear" w:color="auto" w:fill="FFFFFF"/>
        </w:rPr>
        <w:t xml:space="preserve"> 1).</w:t>
      </w:r>
      <w:r>
        <w:rPr>
          <w:rFonts w:ascii="Palatino-Roman" w:hAnsi="Palatino-Roman" w:cs="Arial"/>
          <w:color w:val="333333"/>
          <w:sz w:val="20"/>
          <w:shd w:val="clear" w:color="auto" w:fill="FFFFFF"/>
        </w:rPr>
        <w:t xml:space="preserve"> </w:t>
      </w:r>
      <w:r w:rsidRPr="0085328F">
        <w:rPr>
          <w:rFonts w:ascii="Palatino-Roman" w:hAnsi="Palatino-Roman" w:cs="Arial"/>
          <w:color w:val="333333"/>
          <w:sz w:val="20"/>
          <w:shd w:val="clear" w:color="auto" w:fill="FFFFFF"/>
        </w:rPr>
        <w:t xml:space="preserve">A fully functional </w:t>
      </w:r>
      <w:proofErr w:type="spellStart"/>
      <w:r w:rsidR="00556E1D" w:rsidRPr="00F61939">
        <w:rPr>
          <w:rFonts w:ascii="Palatino-Roman" w:hAnsi="Palatino-Roman" w:cs="Arial"/>
          <w:color w:val="333333"/>
          <w:sz w:val="20"/>
          <w:shd w:val="clear" w:color="auto" w:fill="FFFFFF"/>
        </w:rPr>
        <w:t>Wii</w:t>
      </w:r>
      <w:r w:rsidR="00556E1D" w:rsidRPr="0085328F">
        <w:rPr>
          <w:rFonts w:ascii="Palatino-Roman" w:hAnsi="Palatino-Roman" w:cs="Arial"/>
          <w:color w:val="333333"/>
          <w:sz w:val="20"/>
          <w:shd w:val="clear" w:color="auto" w:fill="FFFFFF"/>
          <w:vertAlign w:val="superscript"/>
        </w:rPr>
        <w:t>TM</w:t>
      </w:r>
      <w:proofErr w:type="spellEnd"/>
      <w:r w:rsidR="00556E1D" w:rsidRPr="00F61939">
        <w:rPr>
          <w:rFonts w:ascii="Palatino-Roman" w:hAnsi="Palatino-Roman" w:cs="Arial"/>
          <w:color w:val="333333"/>
          <w:sz w:val="20"/>
          <w:shd w:val="clear" w:color="auto" w:fill="FFFFFF"/>
        </w:rPr>
        <w:t xml:space="preserve"> </w:t>
      </w:r>
      <w:r w:rsidRPr="0085328F">
        <w:rPr>
          <w:rFonts w:ascii="Palatino-Roman" w:hAnsi="Palatino-Roman" w:cs="Arial"/>
          <w:color w:val="333333"/>
          <w:sz w:val="20"/>
          <w:shd w:val="clear" w:color="auto" w:fill="FFFFFF"/>
        </w:rPr>
        <w:t xml:space="preserve">Balance Board (WBB) was placed 350 cm from the boxes </w:t>
      </w:r>
      <w:r>
        <w:rPr>
          <w:rFonts w:ascii="Palatino-Roman" w:hAnsi="Palatino-Roman" w:cs="Arial"/>
          <w:color w:val="333333"/>
          <w:sz w:val="20"/>
          <w:shd w:val="clear" w:color="auto" w:fill="FFFFFF"/>
        </w:rPr>
        <w:t>and faced the front</w:t>
      </w:r>
      <w:r w:rsidRPr="0085328F">
        <w:rPr>
          <w:rFonts w:ascii="Palatino-Roman" w:hAnsi="Palatino-Roman" w:cs="Arial"/>
          <w:color w:val="333333"/>
          <w:sz w:val="20"/>
          <w:shd w:val="clear" w:color="auto" w:fill="FFFFFF"/>
        </w:rPr>
        <w:t xml:space="preserve"> side of the table.</w:t>
      </w:r>
      <w:r>
        <w:rPr>
          <w:rFonts w:ascii="Palatino-Roman" w:hAnsi="Palatino-Roman" w:cs="Arial"/>
          <w:color w:val="333333"/>
          <w:sz w:val="20"/>
          <w:shd w:val="clear" w:color="auto" w:fill="FFFFFF"/>
        </w:rPr>
        <w:t xml:space="preserve"> </w:t>
      </w:r>
      <w:r w:rsidRPr="0085328F">
        <w:rPr>
          <w:rFonts w:ascii="Palatino-Roman" w:hAnsi="Palatino-Roman" w:cs="Arial"/>
          <w:color w:val="333333"/>
          <w:sz w:val="20"/>
          <w:shd w:val="clear" w:color="auto" w:fill="FFFFFF"/>
        </w:rPr>
        <w:t xml:space="preserve">A mock </w:t>
      </w:r>
      <w:proofErr w:type="spellStart"/>
      <w:r w:rsidR="00556E1D" w:rsidRPr="00F61939">
        <w:rPr>
          <w:rFonts w:ascii="Palatino-Roman" w:hAnsi="Palatino-Roman" w:cs="Arial"/>
          <w:color w:val="333333"/>
          <w:sz w:val="20"/>
          <w:shd w:val="clear" w:color="auto" w:fill="FFFFFF"/>
        </w:rPr>
        <w:t>Wii</w:t>
      </w:r>
      <w:r w:rsidR="00556E1D" w:rsidRPr="0085328F">
        <w:rPr>
          <w:rFonts w:ascii="Palatino-Roman" w:hAnsi="Palatino-Roman" w:cs="Arial"/>
          <w:color w:val="333333"/>
          <w:sz w:val="20"/>
          <w:shd w:val="clear" w:color="auto" w:fill="FFFFFF"/>
          <w:vertAlign w:val="superscript"/>
        </w:rPr>
        <w:t>TM</w:t>
      </w:r>
      <w:proofErr w:type="spellEnd"/>
      <w:r w:rsidR="00556E1D" w:rsidRPr="00F61939">
        <w:rPr>
          <w:rFonts w:ascii="Palatino-Roman" w:hAnsi="Palatino-Roman" w:cs="Arial"/>
          <w:color w:val="333333"/>
          <w:sz w:val="20"/>
          <w:shd w:val="clear" w:color="auto" w:fill="FFFFFF"/>
        </w:rPr>
        <w:t xml:space="preserve"> </w:t>
      </w:r>
      <w:r w:rsidRPr="0085328F">
        <w:rPr>
          <w:rFonts w:ascii="Palatino-Roman" w:hAnsi="Palatino-Roman" w:cs="Arial"/>
          <w:color w:val="333333"/>
          <w:sz w:val="20"/>
          <w:shd w:val="clear" w:color="auto" w:fill="FFFFFF"/>
        </w:rPr>
        <w:t>Balance Board (</w:t>
      </w:r>
      <w:proofErr w:type="spellStart"/>
      <w:r w:rsidRPr="0085328F">
        <w:rPr>
          <w:rFonts w:ascii="Palatino-Roman" w:hAnsi="Palatino-Roman" w:cs="Arial"/>
          <w:color w:val="333333"/>
          <w:sz w:val="20"/>
          <w:shd w:val="clear" w:color="auto" w:fill="FFFFFF"/>
        </w:rPr>
        <w:t>mWBB</w:t>
      </w:r>
      <w:proofErr w:type="spellEnd"/>
      <w:r w:rsidRPr="0085328F">
        <w:rPr>
          <w:rFonts w:ascii="Palatino-Roman" w:hAnsi="Palatino-Roman" w:cs="Arial"/>
          <w:color w:val="333333"/>
          <w:sz w:val="20"/>
          <w:shd w:val="clear" w:color="auto" w:fill="FFFFFF"/>
        </w:rPr>
        <w:t xml:space="preserve">) was positioned </w:t>
      </w:r>
      <w:r>
        <w:rPr>
          <w:rFonts w:ascii="Palatino-Roman" w:hAnsi="Palatino-Roman" w:cs="Arial"/>
          <w:color w:val="333333"/>
          <w:sz w:val="20"/>
          <w:shd w:val="clear" w:color="auto" w:fill="FFFFFF"/>
        </w:rPr>
        <w:t>to face the opposite side of</w:t>
      </w:r>
      <w:r w:rsidRPr="0085328F">
        <w:rPr>
          <w:rFonts w:ascii="Palatino-Roman" w:hAnsi="Palatino-Roman" w:cs="Arial"/>
          <w:color w:val="333333"/>
          <w:sz w:val="20"/>
          <w:shd w:val="clear" w:color="auto" w:fill="FFFFFF"/>
        </w:rPr>
        <w:t xml:space="preserve"> the table, 50 cm from the boxes.</w:t>
      </w:r>
    </w:p>
    <w:p w14:paraId="1A844E8F" w14:textId="77777777" w:rsidR="007A00D1" w:rsidRDefault="00A93F9D" w:rsidP="007A00D1">
      <w:pPr>
        <w:jc w:val="center"/>
        <w:rPr>
          <w:rFonts w:ascii="Palatino-Roman" w:hAnsi="Palatino-Roman" w:cs="Arial"/>
          <w:color w:val="333333"/>
          <w:sz w:val="20"/>
          <w:shd w:val="clear" w:color="auto" w:fill="FFFFFF"/>
        </w:rPr>
      </w:pPr>
      <w:r>
        <w:rPr>
          <w:rFonts w:ascii="Palatino-Roman" w:hAnsi="Palatino-Roman" w:cs="Arial"/>
          <w:noProof/>
          <w:color w:val="333333"/>
          <w:sz w:val="20"/>
          <w:shd w:val="clear" w:color="auto" w:fill="FFFFFF"/>
        </w:rPr>
        <w:drawing>
          <wp:inline distT="0" distB="0" distL="0" distR="0" wp14:anchorId="37C7D331" wp14:editId="07FDD306">
            <wp:extent cx="5680364" cy="31950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ting schematic.pdf"/>
                    <pic:cNvPicPr/>
                  </pic:nvPicPr>
                  <pic:blipFill>
                    <a:blip r:embed="rId14">
                      <a:extLst>
                        <a:ext uri="{28A0092B-C50C-407E-A947-70E740481C1C}">
                          <a14:useLocalDpi xmlns:a14="http://schemas.microsoft.com/office/drawing/2010/main" val="0"/>
                        </a:ext>
                      </a:extLst>
                    </a:blip>
                    <a:stretch>
                      <a:fillRect/>
                    </a:stretch>
                  </pic:blipFill>
                  <pic:spPr>
                    <a:xfrm>
                      <a:off x="0" y="0"/>
                      <a:ext cx="5712209" cy="3212930"/>
                    </a:xfrm>
                    <a:prstGeom prst="rect">
                      <a:avLst/>
                    </a:prstGeom>
                  </pic:spPr>
                </pic:pic>
              </a:graphicData>
            </a:graphic>
          </wp:inline>
        </w:drawing>
      </w:r>
    </w:p>
    <w:p w14:paraId="60C679AC" w14:textId="77777777" w:rsidR="00562145" w:rsidRDefault="00562145" w:rsidP="00C53BBA">
      <w:pPr>
        <w:jc w:val="both"/>
        <w:rPr>
          <w:rFonts w:ascii="Palatino-Roman" w:hAnsi="Palatino-Roman" w:cs="Arial"/>
          <w:color w:val="333333"/>
          <w:sz w:val="20"/>
          <w:shd w:val="clear" w:color="auto" w:fill="FFFFFF"/>
        </w:rPr>
      </w:pPr>
    </w:p>
    <w:p w14:paraId="39369E64" w14:textId="77777777" w:rsidR="00562145" w:rsidRDefault="00562145" w:rsidP="00562145">
      <w:pPr>
        <w:jc w:val="center"/>
        <w:rPr>
          <w:rFonts w:ascii="Palatino-Roman" w:hAnsi="Palatino-Roman" w:cs="Arial"/>
          <w:i/>
          <w:color w:val="333333"/>
          <w:sz w:val="20"/>
          <w:shd w:val="clear" w:color="auto" w:fill="FFFFFF"/>
        </w:rPr>
      </w:pPr>
      <w:r w:rsidRPr="006F7868">
        <w:rPr>
          <w:rFonts w:ascii="Palatino-Roman" w:hAnsi="Palatino-Roman" w:cs="Arial"/>
          <w:b/>
          <w:i/>
          <w:color w:val="333333"/>
          <w:sz w:val="20"/>
          <w:shd w:val="clear" w:color="auto" w:fill="FFFFFF"/>
        </w:rPr>
        <w:t>Figure 1.</w:t>
      </w:r>
      <w:r w:rsidRPr="006F7868">
        <w:rPr>
          <w:rFonts w:ascii="Palatino-Roman" w:hAnsi="Palatino-Roman" w:cs="Arial"/>
          <w:i/>
          <w:color w:val="333333"/>
          <w:sz w:val="20"/>
          <w:shd w:val="clear" w:color="auto" w:fill="FFFFFF"/>
        </w:rPr>
        <w:t xml:space="preserve"> Schematic representation of the experimental setting and the boxes’ unlocking mechanism.</w:t>
      </w:r>
    </w:p>
    <w:p w14:paraId="7F67332C" w14:textId="77777777" w:rsidR="00C53BBA" w:rsidRDefault="00C53BBA" w:rsidP="00C53BBA">
      <w:pPr>
        <w:jc w:val="both"/>
        <w:rPr>
          <w:rFonts w:ascii="Palatino-Roman" w:hAnsi="Palatino-Roman" w:cs="Arial"/>
          <w:color w:val="333333"/>
          <w:sz w:val="20"/>
          <w:shd w:val="clear" w:color="auto" w:fill="FFFFFF"/>
        </w:rPr>
      </w:pPr>
    </w:p>
    <w:p w14:paraId="35231ED0" w14:textId="3ABD0A59" w:rsidR="00C53BBA" w:rsidRPr="00864FAB" w:rsidRDefault="00C53BBA" w:rsidP="000324BE">
      <w:pPr>
        <w:rPr>
          <w:rFonts w:ascii="Calibri" w:hAnsi="Calibri"/>
          <w:color w:val="1F497D"/>
          <w:sz w:val="22"/>
          <w:szCs w:val="22"/>
          <w:lang w:eastAsia="en-US"/>
        </w:rPr>
      </w:pPr>
      <w:r w:rsidRPr="000271AE">
        <w:rPr>
          <w:rFonts w:ascii="Palatino-Roman" w:hAnsi="Palatino-Roman" w:cs="Arial"/>
          <w:color w:val="333333"/>
          <w:sz w:val="20"/>
          <w:shd w:val="clear" w:color="auto" w:fill="FFFFFF"/>
        </w:rPr>
        <w:t>After</w:t>
      </w:r>
      <w:r>
        <w:rPr>
          <w:rFonts w:ascii="Palatino-Roman" w:hAnsi="Palatino-Roman" w:cs="Arial"/>
          <w:color w:val="333333"/>
          <w:sz w:val="20"/>
          <w:shd w:val="clear" w:color="auto" w:fill="FFFFFF"/>
        </w:rPr>
        <w:t xml:space="preserve"> the</w:t>
      </w:r>
      <w:r w:rsidRPr="000271AE">
        <w:rPr>
          <w:rFonts w:ascii="Palatino-Roman" w:hAnsi="Palatino-Roman" w:cs="Arial"/>
          <w:color w:val="333333"/>
          <w:sz w:val="20"/>
          <w:shd w:val="clear" w:color="auto" w:fill="FFFFFF"/>
        </w:rPr>
        <w:t xml:space="preserve"> participant signed the consent form, the </w:t>
      </w:r>
      <w:r>
        <w:rPr>
          <w:rFonts w:ascii="Palatino-Roman" w:hAnsi="Palatino-Roman" w:cs="Arial"/>
          <w:color w:val="333333"/>
          <w:sz w:val="20"/>
          <w:shd w:val="clear" w:color="auto" w:fill="FFFFFF"/>
        </w:rPr>
        <w:t>e</w:t>
      </w:r>
      <w:r w:rsidRPr="000271AE">
        <w:rPr>
          <w:rFonts w:ascii="Palatino-Roman" w:hAnsi="Palatino-Roman" w:cs="Arial"/>
          <w:color w:val="333333"/>
          <w:sz w:val="20"/>
          <w:shd w:val="clear" w:color="auto" w:fill="FFFFFF"/>
        </w:rPr>
        <w:t xml:space="preserve">xperimenter </w:t>
      </w:r>
      <w:r>
        <w:rPr>
          <w:rFonts w:ascii="Palatino-Roman" w:hAnsi="Palatino-Roman" w:cs="Arial"/>
          <w:color w:val="333333"/>
          <w:sz w:val="20"/>
          <w:shd w:val="clear" w:color="auto" w:fill="FFFFFF"/>
        </w:rPr>
        <w:t xml:space="preserve">indicated </w:t>
      </w:r>
      <w:r w:rsidRPr="000271AE">
        <w:rPr>
          <w:rFonts w:ascii="Palatino-Roman" w:hAnsi="Palatino-Roman" w:cs="Arial"/>
          <w:color w:val="333333"/>
          <w:sz w:val="20"/>
          <w:shd w:val="clear" w:color="auto" w:fill="FFFFFF"/>
        </w:rPr>
        <w:t xml:space="preserve">that a second participant was about to arrive (the second </w:t>
      </w:r>
      <w:r>
        <w:rPr>
          <w:rFonts w:ascii="Palatino-Roman" w:hAnsi="Palatino-Roman" w:cs="Arial"/>
          <w:color w:val="333333"/>
          <w:sz w:val="20"/>
          <w:shd w:val="clear" w:color="auto" w:fill="FFFFFF"/>
        </w:rPr>
        <w:t>person</w:t>
      </w:r>
      <w:r w:rsidRPr="000271AE">
        <w:rPr>
          <w:rFonts w:ascii="Palatino-Roman" w:hAnsi="Palatino-Roman" w:cs="Arial"/>
          <w:color w:val="333333"/>
          <w:sz w:val="20"/>
          <w:shd w:val="clear" w:color="auto" w:fill="FFFFFF"/>
        </w:rPr>
        <w:t xml:space="preserve"> was a </w:t>
      </w:r>
      <w:r>
        <w:rPr>
          <w:rFonts w:ascii="Palatino-Roman" w:hAnsi="Palatino-Roman" w:cs="Arial"/>
          <w:color w:val="333333"/>
          <w:sz w:val="20"/>
          <w:shd w:val="clear" w:color="auto" w:fill="FFFFFF"/>
        </w:rPr>
        <w:t>c</w:t>
      </w:r>
      <w:r w:rsidRPr="000271AE">
        <w:rPr>
          <w:rFonts w:ascii="Palatino-Roman" w:hAnsi="Palatino-Roman" w:cs="Arial"/>
          <w:color w:val="333333"/>
          <w:sz w:val="20"/>
          <w:shd w:val="clear" w:color="auto" w:fill="FFFFFF"/>
        </w:rPr>
        <w:t xml:space="preserve">onfederate). </w:t>
      </w:r>
      <w:r>
        <w:rPr>
          <w:rFonts w:ascii="Palatino-Roman" w:hAnsi="Palatino-Roman" w:cs="Arial"/>
          <w:color w:val="333333"/>
          <w:sz w:val="20"/>
          <w:shd w:val="clear" w:color="auto" w:fill="FFFFFF"/>
        </w:rPr>
        <w:t>In the meantime</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the experimenter</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demonstrated</w:t>
      </w:r>
      <w:r w:rsidRPr="000271AE">
        <w:rPr>
          <w:rFonts w:ascii="Palatino-Roman" w:hAnsi="Palatino-Roman" w:cs="Arial"/>
          <w:color w:val="333333"/>
          <w:sz w:val="20"/>
          <w:shd w:val="clear" w:color="auto" w:fill="FFFFFF"/>
        </w:rPr>
        <w:t xml:space="preserve"> how the boxes could be closed and opened. When </w:t>
      </w:r>
      <w:r>
        <w:rPr>
          <w:rFonts w:ascii="Palatino-Roman" w:hAnsi="Palatino-Roman" w:cs="Arial"/>
          <w:color w:val="333333"/>
          <w:sz w:val="20"/>
          <w:shd w:val="clear" w:color="auto" w:fill="FFFFFF"/>
        </w:rPr>
        <w:t xml:space="preserve">the </w:t>
      </w:r>
      <w:r w:rsidRPr="000271AE">
        <w:rPr>
          <w:rFonts w:ascii="Palatino-Roman" w:hAnsi="Palatino-Roman" w:cs="Arial"/>
          <w:color w:val="333333"/>
          <w:sz w:val="20"/>
          <w:shd w:val="clear" w:color="auto" w:fill="FFFFFF"/>
        </w:rPr>
        <w:t>participant</w:t>
      </w:r>
      <w:r>
        <w:rPr>
          <w:rFonts w:ascii="Palatino-Roman" w:hAnsi="Palatino-Roman" w:cs="Arial"/>
          <w:color w:val="333333"/>
          <w:sz w:val="20"/>
          <w:shd w:val="clear" w:color="auto" w:fill="FFFFFF"/>
        </w:rPr>
        <w:t xml:space="preserve"> </w:t>
      </w:r>
      <w:r w:rsidRPr="000271AE">
        <w:rPr>
          <w:rFonts w:ascii="Palatino-Roman" w:hAnsi="Palatino-Roman" w:cs="Arial"/>
          <w:color w:val="333333"/>
          <w:sz w:val="20"/>
          <w:shd w:val="clear" w:color="auto" w:fill="FFFFFF"/>
        </w:rPr>
        <w:t xml:space="preserve">had successfully closed and opened the boxes, </w:t>
      </w:r>
      <w:r>
        <w:rPr>
          <w:rFonts w:ascii="Palatino-Roman" w:hAnsi="Palatino-Roman" w:cs="Arial"/>
          <w:color w:val="333333"/>
          <w:sz w:val="20"/>
          <w:shd w:val="clear" w:color="auto" w:fill="FFFFFF"/>
        </w:rPr>
        <w:t>he or she was brought to</w:t>
      </w:r>
      <w:r w:rsidRPr="000271AE">
        <w:rPr>
          <w:rFonts w:ascii="Palatino-Roman" w:hAnsi="Palatino-Roman" w:cs="Arial"/>
          <w:color w:val="333333"/>
          <w:sz w:val="20"/>
          <w:shd w:val="clear" w:color="auto" w:fill="FFFFFF"/>
        </w:rPr>
        <w:t xml:space="preserve"> stand</w:t>
      </w:r>
      <w:r>
        <w:rPr>
          <w:rFonts w:ascii="Palatino-Roman" w:hAnsi="Palatino-Roman" w:cs="Arial"/>
          <w:color w:val="333333"/>
          <w:sz w:val="20"/>
          <w:shd w:val="clear" w:color="auto" w:fill="FFFFFF"/>
        </w:rPr>
        <w:t xml:space="preserve"> on the platform</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(which was the</w:t>
      </w:r>
      <w:r w:rsidRPr="0085328F">
        <w:rPr>
          <w:rFonts w:ascii="Palatino-Roman" w:hAnsi="Palatino-Roman" w:cs="Arial"/>
          <w:color w:val="333333"/>
          <w:sz w:val="20"/>
          <w:shd w:val="clear" w:color="auto" w:fill="FFFFFF"/>
        </w:rPr>
        <w:t xml:space="preserve"> fully functional WBB)</w:t>
      </w:r>
      <w:r>
        <w:rPr>
          <w:rFonts w:ascii="Palatino-Roman" w:hAnsi="Palatino-Roman" w:cs="Arial"/>
          <w:color w:val="333333"/>
          <w:sz w:val="20"/>
          <w:shd w:val="clear" w:color="auto" w:fill="FFFFFF"/>
        </w:rPr>
        <w:t xml:space="preserve"> facing the table. The experimenter</w:t>
      </w:r>
      <w:r w:rsidRPr="0085328F">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helped the participant to wear the</w:t>
      </w:r>
      <w:r w:rsidRPr="0085328F">
        <w:rPr>
          <w:rFonts w:ascii="Palatino-Roman" w:hAnsi="Palatino-Roman" w:cs="Arial"/>
          <w:color w:val="333333"/>
          <w:sz w:val="20"/>
          <w:shd w:val="clear" w:color="auto" w:fill="FFFFFF"/>
        </w:rPr>
        <w:t xml:space="preserve"> </w:t>
      </w:r>
      <w:proofErr w:type="spellStart"/>
      <w:r>
        <w:rPr>
          <w:rFonts w:ascii="Palatino-Roman" w:hAnsi="Palatino-Roman" w:cs="Arial"/>
          <w:color w:val="333333"/>
          <w:sz w:val="20"/>
          <w:shd w:val="clear" w:color="auto" w:fill="FFFFFF"/>
        </w:rPr>
        <w:t>T</w:t>
      </w:r>
      <w:r w:rsidRPr="0085328F">
        <w:rPr>
          <w:rFonts w:ascii="Palatino-Roman" w:hAnsi="Palatino-Roman" w:cs="Arial"/>
          <w:color w:val="333333"/>
          <w:sz w:val="20"/>
          <w:shd w:val="clear" w:color="auto" w:fill="FFFFFF"/>
        </w:rPr>
        <w:t>obii</w:t>
      </w:r>
      <w:proofErr w:type="spellEnd"/>
      <w:r w:rsidRPr="0085328F">
        <w:rPr>
          <w:rFonts w:ascii="Palatino-Roman" w:hAnsi="Palatino-Roman" w:cs="Arial"/>
          <w:color w:val="333333"/>
          <w:sz w:val="20"/>
          <w:shd w:val="clear" w:color="auto" w:fill="FFFFFF"/>
        </w:rPr>
        <w:t xml:space="preserve"> Pro Glasses 2</w:t>
      </w:r>
      <w:r>
        <w:rPr>
          <w:rFonts w:ascii="Palatino-Roman" w:hAnsi="Palatino-Roman" w:cs="Arial"/>
          <w:color w:val="333333"/>
          <w:sz w:val="20"/>
          <w:shd w:val="clear" w:color="auto" w:fill="FFFFFF"/>
        </w:rPr>
        <w:t xml:space="preserve">, and then the experimenter </w:t>
      </w:r>
      <w:r w:rsidRPr="000271AE">
        <w:rPr>
          <w:rFonts w:ascii="Palatino-Roman" w:hAnsi="Palatino-Roman" w:cs="Arial"/>
          <w:color w:val="333333"/>
          <w:sz w:val="20"/>
          <w:shd w:val="clear" w:color="auto" w:fill="FFFFFF"/>
        </w:rPr>
        <w:t xml:space="preserve">performed </w:t>
      </w:r>
      <w:proofErr w:type="spellStart"/>
      <w:r w:rsidRPr="000271AE">
        <w:rPr>
          <w:rFonts w:ascii="Palatino-Roman" w:hAnsi="Palatino-Roman" w:cs="Arial"/>
          <w:color w:val="333333"/>
          <w:sz w:val="20"/>
          <w:shd w:val="clear" w:color="auto" w:fill="FFFFFF"/>
        </w:rPr>
        <w:t>Tobii</w:t>
      </w:r>
      <w:proofErr w:type="spellEnd"/>
      <w:r w:rsidRPr="000271AE">
        <w:rPr>
          <w:rFonts w:ascii="Palatino-Roman" w:hAnsi="Palatino-Roman" w:cs="Arial"/>
          <w:color w:val="333333"/>
          <w:sz w:val="20"/>
          <w:shd w:val="clear" w:color="auto" w:fill="FFFFFF"/>
        </w:rPr>
        <w:t xml:space="preserve"> Pro Glasses</w:t>
      </w:r>
      <w:r>
        <w:rPr>
          <w:rFonts w:ascii="Palatino-Roman" w:hAnsi="Palatino-Roman" w:cs="Arial"/>
          <w:color w:val="333333"/>
          <w:sz w:val="20"/>
          <w:shd w:val="clear" w:color="auto" w:fill="FFFFFF"/>
        </w:rPr>
        <w:t xml:space="preserve"> </w:t>
      </w:r>
      <w:r w:rsidRPr="000271AE">
        <w:rPr>
          <w:rFonts w:ascii="Palatino-Roman" w:hAnsi="Palatino-Roman" w:cs="Arial"/>
          <w:color w:val="333333"/>
          <w:sz w:val="20"/>
          <w:shd w:val="clear" w:color="auto" w:fill="FFFFFF"/>
        </w:rPr>
        <w:t>and WBB calibration</w:t>
      </w:r>
      <w:r>
        <w:rPr>
          <w:rFonts w:ascii="Palatino-Roman" w:hAnsi="Palatino-Roman" w:cs="Arial"/>
          <w:color w:val="333333"/>
          <w:sz w:val="20"/>
          <w:shd w:val="clear" w:color="auto" w:fill="FFFFFF"/>
        </w:rPr>
        <w:t xml:space="preserve"> (each device acquired information at 50 HZ sampling rate)</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T</w:t>
      </w:r>
      <w:r w:rsidRPr="0085328F">
        <w:rPr>
          <w:rFonts w:ascii="Palatino-Roman" w:hAnsi="Palatino-Roman" w:cs="Arial"/>
          <w:color w:val="333333"/>
          <w:sz w:val="20"/>
          <w:shd w:val="clear" w:color="auto" w:fill="FFFFFF"/>
        </w:rPr>
        <w:t>he WBB</w:t>
      </w:r>
      <w:r>
        <w:rPr>
          <w:rFonts w:ascii="Palatino-Roman" w:hAnsi="Palatino-Roman" w:cs="Arial"/>
          <w:color w:val="333333"/>
          <w:sz w:val="20"/>
          <w:shd w:val="clear" w:color="auto" w:fill="FFFFFF"/>
        </w:rPr>
        <w:t xml:space="preserve"> was connected</w:t>
      </w:r>
      <w:r w:rsidRPr="0085328F">
        <w:rPr>
          <w:rFonts w:ascii="Palatino-Roman" w:hAnsi="Palatino-Roman" w:cs="Arial"/>
          <w:color w:val="333333"/>
          <w:sz w:val="20"/>
          <w:shd w:val="clear" w:color="auto" w:fill="FFFFFF"/>
        </w:rPr>
        <w:t xml:space="preserve"> to a computer via Bluetooth and custom software</w:t>
      </w:r>
      <w:r w:rsidR="00864FAB">
        <w:rPr>
          <w:rFonts w:ascii="Palatino-Roman" w:hAnsi="Palatino-Roman" w:cs="Arial"/>
          <w:color w:val="333333"/>
          <w:sz w:val="20"/>
          <w:shd w:val="clear" w:color="auto" w:fill="FFFFFF"/>
        </w:rPr>
        <w:t xml:space="preserve"> (provided by Nathan van der </w:t>
      </w:r>
      <w:proofErr w:type="spellStart"/>
      <w:r w:rsidR="00864FAB">
        <w:rPr>
          <w:rFonts w:ascii="Palatino-Roman" w:hAnsi="Palatino-Roman" w:cs="Arial"/>
          <w:color w:val="333333"/>
          <w:sz w:val="20"/>
          <w:shd w:val="clear" w:color="auto" w:fill="FFFFFF"/>
        </w:rPr>
        <w:t>Stoep</w:t>
      </w:r>
      <w:proofErr w:type="spellEnd"/>
      <w:r w:rsidR="00B441EC">
        <w:rPr>
          <w:rFonts w:ascii="Palatino-Roman" w:hAnsi="Palatino-Roman" w:cs="Arial"/>
          <w:color w:val="333333"/>
          <w:sz w:val="20"/>
          <w:shd w:val="clear" w:color="auto" w:fill="FFFFFF"/>
        </w:rPr>
        <w:t xml:space="preserve"> at</w:t>
      </w:r>
      <w:r w:rsidR="00864FAB">
        <w:rPr>
          <w:rFonts w:ascii="Palatino-Roman" w:hAnsi="Palatino-Roman" w:cs="Arial"/>
          <w:color w:val="333333"/>
          <w:sz w:val="20"/>
          <w:shd w:val="clear" w:color="auto" w:fill="FFFFFF"/>
        </w:rPr>
        <w:t xml:space="preserve"> </w:t>
      </w:r>
      <w:r w:rsidR="00B441EC" w:rsidRPr="00B441EC">
        <w:rPr>
          <w:rFonts w:ascii="Palatino-Roman" w:hAnsi="Palatino-Roman" w:cs="Arial"/>
          <w:color w:val="333333"/>
          <w:sz w:val="20"/>
          <w:highlight w:val="green"/>
          <w:shd w:val="clear" w:color="auto" w:fill="FFFFFF"/>
        </w:rPr>
        <w:t>https://www.multisensoryspacelab.com/</w:t>
      </w:r>
      <w:r w:rsidR="00864FAB" w:rsidRPr="000324BE">
        <w:rPr>
          <w:rFonts w:ascii="Calibri" w:hAnsi="Calibri"/>
          <w:color w:val="000000" w:themeColor="text1"/>
          <w:sz w:val="22"/>
          <w:szCs w:val="22"/>
          <w:lang w:eastAsia="en-US"/>
        </w:rPr>
        <w:t xml:space="preserve">) </w:t>
      </w:r>
      <w:r>
        <w:rPr>
          <w:rFonts w:ascii="Palatino-Roman" w:hAnsi="Palatino-Roman" w:cs="Arial"/>
          <w:color w:val="333333"/>
          <w:sz w:val="20"/>
          <w:shd w:val="clear" w:color="auto" w:fill="FFFFFF"/>
        </w:rPr>
        <w:t>was used to record body leaning</w:t>
      </w:r>
      <w:r w:rsidRPr="0085328F">
        <w:rPr>
          <w:rFonts w:ascii="Palatino-Roman" w:hAnsi="Palatino-Roman" w:cs="Arial"/>
          <w:color w:val="333333"/>
          <w:sz w:val="20"/>
          <w:shd w:val="clear" w:color="auto" w:fill="FFFFFF"/>
        </w:rPr>
        <w:t xml:space="preserve">. Gaze was recorded with </w:t>
      </w:r>
      <w:proofErr w:type="spellStart"/>
      <w:r w:rsidRPr="0085328F">
        <w:rPr>
          <w:rFonts w:ascii="Palatino-Roman" w:hAnsi="Palatino-Roman" w:cs="Arial"/>
          <w:color w:val="333333"/>
          <w:sz w:val="20"/>
          <w:shd w:val="clear" w:color="auto" w:fill="FFFFFF"/>
        </w:rPr>
        <w:t>Tobii</w:t>
      </w:r>
      <w:proofErr w:type="spellEnd"/>
      <w:r w:rsidRPr="0085328F">
        <w:rPr>
          <w:rFonts w:ascii="Palatino-Roman" w:hAnsi="Palatino-Roman" w:cs="Arial"/>
          <w:color w:val="333333"/>
          <w:sz w:val="20"/>
          <w:shd w:val="clear" w:color="auto" w:fill="FFFFFF"/>
        </w:rPr>
        <w:t xml:space="preserve"> Pro Lab. Synchronous recording of WBB and </w:t>
      </w:r>
      <w:proofErr w:type="spellStart"/>
      <w:r w:rsidRPr="0085328F">
        <w:rPr>
          <w:rFonts w:ascii="Palatino-Roman" w:hAnsi="Palatino-Roman" w:cs="Arial"/>
          <w:color w:val="333333"/>
          <w:sz w:val="20"/>
          <w:shd w:val="clear" w:color="auto" w:fill="FFFFFF"/>
        </w:rPr>
        <w:t>Tobii</w:t>
      </w:r>
      <w:proofErr w:type="spellEnd"/>
      <w:r w:rsidRPr="0085328F">
        <w:rPr>
          <w:rFonts w:ascii="Palatino-Roman" w:hAnsi="Palatino-Roman" w:cs="Arial"/>
          <w:color w:val="333333"/>
          <w:sz w:val="20"/>
          <w:shd w:val="clear" w:color="auto" w:fill="FFFFFF"/>
        </w:rPr>
        <w:t xml:space="preserve"> Pro Glasses data was managed by </w:t>
      </w:r>
      <w:proofErr w:type="spellStart"/>
      <w:r w:rsidRPr="0085328F">
        <w:rPr>
          <w:rFonts w:ascii="Palatino-Roman" w:hAnsi="Palatino-Roman" w:cs="Arial"/>
          <w:color w:val="333333"/>
          <w:sz w:val="20"/>
          <w:shd w:val="clear" w:color="auto" w:fill="FFFFFF"/>
        </w:rPr>
        <w:t>AutoHotkey</w:t>
      </w:r>
      <w:proofErr w:type="spellEnd"/>
      <w:r w:rsidRPr="0085328F">
        <w:rPr>
          <w:rFonts w:ascii="Palatino-Roman" w:hAnsi="Palatino-Roman" w:cs="Arial"/>
          <w:color w:val="333333"/>
          <w:sz w:val="20"/>
          <w:shd w:val="clear" w:color="auto" w:fill="FFFFFF"/>
        </w:rPr>
        <w:t xml:space="preserve"> V</w:t>
      </w:r>
      <w:r>
        <w:rPr>
          <w:rFonts w:ascii="Palatino-Roman" w:hAnsi="Palatino-Roman" w:cs="Arial"/>
          <w:color w:val="333333"/>
          <w:sz w:val="20"/>
          <w:shd w:val="clear" w:color="auto" w:fill="FFFFFF"/>
        </w:rPr>
        <w:t>.</w:t>
      </w:r>
      <w:r w:rsidRPr="0085328F">
        <w:rPr>
          <w:rFonts w:ascii="Palatino-Roman" w:hAnsi="Palatino-Roman" w:cs="Arial"/>
          <w:color w:val="333333"/>
          <w:sz w:val="20"/>
          <w:shd w:val="clear" w:color="auto" w:fill="FFFFFF"/>
        </w:rPr>
        <w:t>1.1.29.01.</w:t>
      </w:r>
    </w:p>
    <w:p w14:paraId="1F61E6E8" w14:textId="77777777" w:rsidR="00C53BBA" w:rsidRDefault="00C53BBA" w:rsidP="00C53BBA">
      <w:pPr>
        <w:ind w:firstLine="720"/>
        <w:jc w:val="both"/>
        <w:rPr>
          <w:rFonts w:ascii="Palatino-Roman" w:hAnsi="Palatino-Roman" w:cs="Arial"/>
          <w:color w:val="333333"/>
          <w:sz w:val="20"/>
          <w:shd w:val="clear" w:color="auto" w:fill="FFFFFF"/>
        </w:rPr>
      </w:pPr>
      <w:r w:rsidRPr="000271AE">
        <w:rPr>
          <w:rFonts w:ascii="Palatino-Roman" w:hAnsi="Palatino-Roman" w:cs="Arial"/>
          <w:color w:val="333333"/>
          <w:sz w:val="20"/>
          <w:shd w:val="clear" w:color="auto" w:fill="FFFFFF"/>
        </w:rPr>
        <w:t xml:space="preserve">As soon as the calibration procedure had been completed,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knocked at the door. In order to strengthen the participant’s conviction that the other person was a second participant, </w:t>
      </w:r>
      <w:r>
        <w:rPr>
          <w:rFonts w:ascii="Palatino-Roman" w:hAnsi="Palatino-Roman" w:cs="Arial"/>
          <w:color w:val="333333"/>
          <w:sz w:val="20"/>
          <w:shd w:val="clear" w:color="auto" w:fill="FFFFFF"/>
        </w:rPr>
        <w:t>the experimenter</w:t>
      </w:r>
      <w:r w:rsidRPr="000271AE">
        <w:rPr>
          <w:rFonts w:ascii="Palatino-Roman" w:hAnsi="Palatino-Roman" w:cs="Arial"/>
          <w:color w:val="333333"/>
          <w:sz w:val="20"/>
          <w:shd w:val="clear" w:color="auto" w:fill="FFFFFF"/>
        </w:rPr>
        <w:t xml:space="preserve"> showed </w:t>
      </w:r>
      <w:r>
        <w:rPr>
          <w:rFonts w:ascii="Palatino-Roman" w:hAnsi="Palatino-Roman" w:cs="Arial"/>
          <w:color w:val="333333"/>
          <w:sz w:val="20"/>
          <w:shd w:val="clear" w:color="auto" w:fill="FFFFFF"/>
        </w:rPr>
        <w:t xml:space="preserve">the confederate </w:t>
      </w:r>
      <w:r w:rsidRPr="000271AE">
        <w:rPr>
          <w:rFonts w:ascii="Palatino-Roman" w:hAnsi="Palatino-Roman" w:cs="Arial"/>
          <w:color w:val="333333"/>
          <w:sz w:val="20"/>
          <w:shd w:val="clear" w:color="auto" w:fill="FFFFFF"/>
        </w:rPr>
        <w:t xml:space="preserve">where to leave her belongings, </w:t>
      </w:r>
      <w:r>
        <w:rPr>
          <w:rFonts w:ascii="Palatino-Roman" w:hAnsi="Palatino-Roman" w:cs="Arial"/>
          <w:color w:val="333333"/>
          <w:sz w:val="20"/>
          <w:shd w:val="clear" w:color="auto" w:fill="FFFFFF"/>
        </w:rPr>
        <w:t>invited</w:t>
      </w:r>
      <w:r w:rsidRPr="000271AE">
        <w:rPr>
          <w:rFonts w:ascii="Palatino-Roman" w:hAnsi="Palatino-Roman" w:cs="Arial"/>
          <w:color w:val="333333"/>
          <w:sz w:val="20"/>
          <w:shd w:val="clear" w:color="auto" w:fill="FFFFFF"/>
        </w:rPr>
        <w:t xml:space="preserve"> her to fill and sign the consent form, and </w:t>
      </w:r>
      <w:r>
        <w:rPr>
          <w:rFonts w:ascii="Palatino-Roman" w:hAnsi="Palatino-Roman" w:cs="Arial"/>
          <w:color w:val="333333"/>
          <w:sz w:val="20"/>
          <w:shd w:val="clear" w:color="auto" w:fill="FFFFFF"/>
        </w:rPr>
        <w:t>then</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lastRenderedPageBreak/>
        <w:t>instructed her</w:t>
      </w:r>
      <w:r w:rsidRPr="000271AE">
        <w:rPr>
          <w:rFonts w:ascii="Palatino-Roman" w:hAnsi="Palatino-Roman" w:cs="Arial"/>
          <w:color w:val="333333"/>
          <w:sz w:val="20"/>
          <w:shd w:val="clear" w:color="auto" w:fill="FFFFFF"/>
        </w:rPr>
        <w:t xml:space="preserve"> to stand </w:t>
      </w:r>
      <w:r>
        <w:rPr>
          <w:rFonts w:ascii="Palatino-Roman" w:hAnsi="Palatino-Roman" w:cs="Arial"/>
          <w:color w:val="333333"/>
          <w:sz w:val="20"/>
          <w:shd w:val="clear" w:color="auto" w:fill="FFFFFF"/>
        </w:rPr>
        <w:t xml:space="preserve">on the platform (which was the mWBB) facing the other side of the table, </w:t>
      </w:r>
      <w:r w:rsidRPr="000271AE">
        <w:rPr>
          <w:rFonts w:ascii="Palatino-Roman" w:hAnsi="Palatino-Roman" w:cs="Arial"/>
          <w:color w:val="333333"/>
          <w:sz w:val="20"/>
          <w:shd w:val="clear" w:color="auto" w:fill="FFFFFF"/>
        </w:rPr>
        <w:t>and to wait until its calibration was completed.</w:t>
      </w:r>
    </w:p>
    <w:p w14:paraId="09E427DA" w14:textId="77777777" w:rsidR="00C53BBA" w:rsidRPr="000271AE" w:rsidRDefault="00C53BBA" w:rsidP="00C53BBA">
      <w:pPr>
        <w:ind w:firstLine="720"/>
        <w:jc w:val="both"/>
        <w:rPr>
          <w:rFonts w:ascii="Palatino-Roman" w:hAnsi="Palatino-Roman" w:cs="Arial"/>
          <w:color w:val="333333"/>
          <w:sz w:val="20"/>
          <w:shd w:val="clear" w:color="auto" w:fill="FFFFFF"/>
        </w:rPr>
      </w:pPr>
      <w:r w:rsidRPr="000271AE">
        <w:rPr>
          <w:rFonts w:ascii="Palatino-Roman" w:hAnsi="Palatino-Roman" w:cs="Arial"/>
          <w:color w:val="333333"/>
          <w:sz w:val="20"/>
          <w:shd w:val="clear" w:color="auto" w:fill="FFFFFF"/>
        </w:rPr>
        <w:t xml:space="preserve">While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and the participant stood facing each other on their respective </w:t>
      </w:r>
      <w:r>
        <w:rPr>
          <w:rFonts w:ascii="Palatino-Roman" w:hAnsi="Palatino-Roman" w:cs="Arial"/>
          <w:color w:val="333333"/>
          <w:sz w:val="20"/>
          <w:shd w:val="clear" w:color="auto" w:fill="FFFFFF"/>
        </w:rPr>
        <w:t>balance boards</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the experimenter</w:t>
      </w:r>
      <w:r w:rsidRPr="000271AE">
        <w:rPr>
          <w:rFonts w:ascii="Palatino-Roman" w:hAnsi="Palatino-Roman" w:cs="Arial"/>
          <w:color w:val="333333"/>
          <w:sz w:val="20"/>
          <w:shd w:val="clear" w:color="auto" w:fill="FFFFFF"/>
        </w:rPr>
        <w:t xml:space="preserve"> positioned himself between them</w:t>
      </w:r>
      <w:r>
        <w:rPr>
          <w:rFonts w:ascii="Palatino-Roman" w:hAnsi="Palatino-Roman" w:cs="Arial"/>
          <w:color w:val="333333"/>
          <w:sz w:val="20"/>
          <w:shd w:val="clear" w:color="auto" w:fill="FFFFFF"/>
        </w:rPr>
        <w:t xml:space="preserve"> (</w:t>
      </w:r>
      <w:r w:rsidR="000C7587">
        <w:rPr>
          <w:rFonts w:ascii="Palatino-Roman" w:hAnsi="Palatino-Roman" w:cs="Arial"/>
          <w:color w:val="333333"/>
          <w:sz w:val="20"/>
          <w:shd w:val="clear" w:color="auto" w:fill="FFFFFF"/>
        </w:rPr>
        <w:t>being</w:t>
      </w:r>
      <w:r>
        <w:rPr>
          <w:rFonts w:ascii="Palatino-Roman" w:hAnsi="Palatino-Roman" w:cs="Arial"/>
          <w:color w:val="333333"/>
          <w:sz w:val="20"/>
          <w:shd w:val="clear" w:color="auto" w:fill="FFFFFF"/>
        </w:rPr>
        <w:t xml:space="preserve"> careful to ensure</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that</w:t>
      </w:r>
      <w:r w:rsidRPr="000271AE">
        <w:rPr>
          <w:rFonts w:ascii="Palatino-Roman" w:hAnsi="Palatino-Roman" w:cs="Arial"/>
          <w:color w:val="333333"/>
          <w:sz w:val="20"/>
          <w:shd w:val="clear" w:color="auto" w:fill="FFFFFF"/>
        </w:rPr>
        <w:t xml:space="preserve"> the participant’s line of sight to both boxes</w:t>
      </w:r>
      <w:r>
        <w:rPr>
          <w:rFonts w:ascii="Palatino-Roman" w:hAnsi="Palatino-Roman" w:cs="Arial"/>
          <w:color w:val="333333"/>
          <w:sz w:val="20"/>
          <w:shd w:val="clear" w:color="auto" w:fill="FFFFFF"/>
        </w:rPr>
        <w:t xml:space="preserve"> was maintained</w:t>
      </w:r>
      <w:r w:rsidRPr="000271AE">
        <w:rPr>
          <w:rFonts w:ascii="Palatino-Roman" w:hAnsi="Palatino-Roman" w:cs="Arial"/>
          <w:color w:val="333333"/>
          <w:sz w:val="20"/>
          <w:shd w:val="clear" w:color="auto" w:fill="FFFFFF"/>
        </w:rPr>
        <w:t>)</w:t>
      </w:r>
      <w:r>
        <w:rPr>
          <w:rFonts w:ascii="Palatino-Roman" w:hAnsi="Palatino-Roman" w:cs="Arial"/>
          <w:color w:val="333333"/>
          <w:sz w:val="20"/>
          <w:shd w:val="clear" w:color="auto" w:fill="FFFFFF"/>
        </w:rPr>
        <w:t>. The experimenter's instructions</w:t>
      </w:r>
      <w:r w:rsidRPr="000271AE">
        <w:rPr>
          <w:rFonts w:ascii="Palatino-Roman" w:hAnsi="Palatino-Roman" w:cs="Arial"/>
          <w:color w:val="333333"/>
          <w:sz w:val="20"/>
          <w:shd w:val="clear" w:color="auto" w:fill="FFFFFF"/>
        </w:rPr>
        <w:t xml:space="preserve"> to </w:t>
      </w:r>
      <w:r>
        <w:rPr>
          <w:rFonts w:ascii="Palatino-Roman" w:hAnsi="Palatino-Roman" w:cs="Arial"/>
          <w:color w:val="333333"/>
          <w:sz w:val="20"/>
          <w:shd w:val="clear" w:color="auto" w:fill="FFFFFF"/>
        </w:rPr>
        <w:t xml:space="preserve">the confederate </w:t>
      </w:r>
      <w:r w:rsidRPr="000271AE">
        <w:rPr>
          <w:rFonts w:ascii="Palatino-Roman" w:hAnsi="Palatino-Roman" w:cs="Arial"/>
          <w:color w:val="333333"/>
          <w:sz w:val="20"/>
          <w:shd w:val="clear" w:color="auto" w:fill="FFFFFF"/>
        </w:rPr>
        <w:t xml:space="preserve">and the participant </w:t>
      </w:r>
      <w:r>
        <w:rPr>
          <w:rFonts w:ascii="Palatino-Roman" w:hAnsi="Palatino-Roman" w:cs="Arial"/>
          <w:color w:val="333333"/>
          <w:sz w:val="20"/>
          <w:shd w:val="clear" w:color="auto" w:fill="FFFFFF"/>
        </w:rPr>
        <w:t xml:space="preserve">were </w:t>
      </w:r>
      <w:r w:rsidRPr="000271AE">
        <w:rPr>
          <w:rFonts w:ascii="Palatino-Roman" w:hAnsi="Palatino-Roman" w:cs="Arial"/>
          <w:color w:val="333333"/>
          <w:sz w:val="20"/>
          <w:shd w:val="clear" w:color="auto" w:fill="FFFFFF"/>
        </w:rPr>
        <w:t>as follows</w:t>
      </w:r>
      <w:r>
        <w:rPr>
          <w:rFonts w:ascii="Palatino-Roman" w:hAnsi="Palatino-Roman" w:cs="Arial"/>
          <w:color w:val="333333"/>
          <w:sz w:val="20"/>
          <w:shd w:val="clear" w:color="auto" w:fill="FFFFFF"/>
        </w:rPr>
        <w:t>. "</w:t>
      </w:r>
      <w:r w:rsidRPr="000271AE">
        <w:rPr>
          <w:rFonts w:ascii="Palatino-Roman" w:hAnsi="Palatino-Roman" w:cs="Arial"/>
          <w:color w:val="333333"/>
          <w:sz w:val="20"/>
          <w:shd w:val="clear" w:color="auto" w:fill="FFFFFF"/>
        </w:rPr>
        <w:t xml:space="preserve">We are about to begin the experiment. </w:t>
      </w:r>
      <w:r>
        <w:rPr>
          <w:rFonts w:ascii="Palatino-Roman" w:hAnsi="Palatino-Roman" w:cs="Arial"/>
          <w:color w:val="333333"/>
          <w:sz w:val="20"/>
          <w:shd w:val="clear" w:color="auto" w:fill="FFFFFF"/>
        </w:rPr>
        <w:t xml:space="preserve">Confederate (name used), </w:t>
      </w:r>
      <w:r w:rsidRPr="000271AE">
        <w:rPr>
          <w:rFonts w:ascii="Palatino-Roman" w:hAnsi="Palatino-Roman" w:cs="Arial"/>
          <w:color w:val="333333"/>
          <w:sz w:val="20"/>
          <w:shd w:val="clear" w:color="auto" w:fill="FFFFFF"/>
        </w:rPr>
        <w:t xml:space="preserve">I will ask you to perform some actions. Your task is to complete them but, if you need help, you can ask the other participant to </w:t>
      </w:r>
      <w:r>
        <w:rPr>
          <w:rFonts w:ascii="Palatino-Roman" w:hAnsi="Palatino-Roman" w:cs="Arial"/>
          <w:color w:val="333333"/>
          <w:sz w:val="20"/>
          <w:shd w:val="clear" w:color="auto" w:fill="FFFFFF"/>
        </w:rPr>
        <w:t xml:space="preserve">come </w:t>
      </w:r>
      <w:r w:rsidRPr="000271AE">
        <w:rPr>
          <w:rFonts w:ascii="Palatino-Roman" w:hAnsi="Palatino-Roman" w:cs="Arial"/>
          <w:color w:val="333333"/>
          <w:sz w:val="20"/>
          <w:shd w:val="clear" w:color="auto" w:fill="FFFFFF"/>
        </w:rPr>
        <w:t>help you. Participant</w:t>
      </w:r>
      <w:r>
        <w:rPr>
          <w:rFonts w:ascii="Palatino-Roman" w:hAnsi="Palatino-Roman" w:cs="Arial"/>
          <w:color w:val="333333"/>
          <w:sz w:val="20"/>
          <w:shd w:val="clear" w:color="auto" w:fill="FFFFFF"/>
        </w:rPr>
        <w:t xml:space="preserve"> (name used)</w:t>
      </w:r>
      <w:r w:rsidRPr="000271AE">
        <w:rPr>
          <w:rFonts w:ascii="Palatino-Roman" w:hAnsi="Palatino-Roman" w:cs="Arial"/>
          <w:color w:val="333333"/>
          <w:sz w:val="20"/>
          <w:shd w:val="clear" w:color="auto" w:fill="FFFFFF"/>
        </w:rPr>
        <w:t>, your task is to observe and, if the other participant asks for help, you have to go help her. Now we can begin the experiment. C</w:t>
      </w:r>
      <w:r>
        <w:rPr>
          <w:rFonts w:ascii="Palatino-Roman" w:hAnsi="Palatino-Roman" w:cs="Arial"/>
          <w:color w:val="333333"/>
          <w:sz w:val="20"/>
          <w:shd w:val="clear" w:color="auto" w:fill="FFFFFF"/>
        </w:rPr>
        <w:t>onfederate</w:t>
      </w:r>
      <w:r w:rsidRPr="000271AE">
        <w:rPr>
          <w:rFonts w:ascii="Palatino-Roman" w:hAnsi="Palatino-Roman" w:cs="Arial"/>
          <w:color w:val="333333"/>
          <w:sz w:val="20"/>
          <w:shd w:val="clear" w:color="auto" w:fill="FFFFFF"/>
        </w:rPr>
        <w:t xml:space="preserve">, do you have a small personal item such as a coin or a ring with you?” </w:t>
      </w:r>
      <w:r>
        <w:rPr>
          <w:rFonts w:ascii="Palatino-Roman" w:hAnsi="Palatino-Roman" w:cs="Arial"/>
          <w:color w:val="333333"/>
          <w:sz w:val="20"/>
          <w:shd w:val="clear" w:color="auto" w:fill="FFFFFF"/>
        </w:rPr>
        <w:t>The confederate was trained to say,</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Is this ring ok?</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A scripted conversation then took place: the experimenter said,</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It is perfect, can you put that ring in one of the two boxes?</w:t>
      </w:r>
      <w:r>
        <w:rPr>
          <w:rFonts w:ascii="Palatino-Roman" w:hAnsi="Palatino-Roman" w:cs="Arial"/>
          <w:color w:val="333333"/>
          <w:sz w:val="20"/>
          <w:shd w:val="clear" w:color="auto" w:fill="FFFFFF"/>
        </w:rPr>
        <w:t>"; the</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confederate replied,</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Either one?</w:t>
      </w:r>
      <w:r>
        <w:rPr>
          <w:rFonts w:ascii="Palatino-Roman" w:hAnsi="Palatino-Roman" w:cs="Arial"/>
          <w:color w:val="333333"/>
          <w:sz w:val="20"/>
          <w:shd w:val="clear" w:color="auto" w:fill="FFFFFF"/>
        </w:rPr>
        <w:t>"; and the experimenter stated,</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Yes</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At this point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put the ring in one of the two boxes (the initial location of the ring was counterbalanced throughout the experiment). </w:t>
      </w:r>
      <w:r w:rsidR="00E84E3D">
        <w:rPr>
          <w:rFonts w:ascii="Palatino-Roman" w:hAnsi="Palatino-Roman" w:cs="Arial"/>
          <w:color w:val="333333"/>
          <w:sz w:val="20"/>
          <w:shd w:val="clear" w:color="auto" w:fill="FFFFFF"/>
        </w:rPr>
        <w:t>The versions of w</w:t>
      </w:r>
      <w:r w:rsidRPr="000271AE">
        <w:rPr>
          <w:rFonts w:ascii="Palatino-Roman" w:hAnsi="Palatino-Roman" w:cs="Arial"/>
          <w:color w:val="333333"/>
          <w:sz w:val="20"/>
          <w:shd w:val="clear" w:color="auto" w:fill="FFFFFF"/>
        </w:rPr>
        <w:t>hat happened next differed according to the experimental condition.</w:t>
      </w:r>
      <w:r>
        <w:rPr>
          <w:rFonts w:ascii="Palatino-Roman" w:hAnsi="Palatino-Roman" w:cs="Arial"/>
          <w:color w:val="333333"/>
          <w:sz w:val="20"/>
          <w:shd w:val="clear" w:color="auto" w:fill="FFFFFF"/>
        </w:rPr>
        <w:t xml:space="preserve"> Each participant was</w:t>
      </w:r>
      <w:r w:rsidRPr="000271AE">
        <w:rPr>
          <w:rFonts w:ascii="Palatino-Roman" w:hAnsi="Palatino-Roman" w:cs="Arial"/>
          <w:color w:val="333333"/>
          <w:sz w:val="20"/>
          <w:shd w:val="clear" w:color="auto" w:fill="FFFFFF"/>
        </w:rPr>
        <w:t xml:space="preserve"> assigned to either the </w:t>
      </w:r>
      <w:r>
        <w:rPr>
          <w:rFonts w:ascii="Palatino-Roman" w:hAnsi="Palatino-Roman" w:cs="Arial"/>
          <w:color w:val="333333"/>
          <w:sz w:val="20"/>
          <w:shd w:val="clear" w:color="auto" w:fill="FFFFFF"/>
        </w:rPr>
        <w:t>f</w:t>
      </w:r>
      <w:r w:rsidRPr="000271AE">
        <w:rPr>
          <w:rFonts w:ascii="Palatino-Roman" w:hAnsi="Palatino-Roman" w:cs="Arial"/>
          <w:color w:val="333333"/>
          <w:sz w:val="20"/>
          <w:shd w:val="clear" w:color="auto" w:fill="FFFFFF"/>
        </w:rPr>
        <w:t xml:space="preserve">alse </w:t>
      </w:r>
      <w:r>
        <w:rPr>
          <w:rFonts w:ascii="Palatino-Roman" w:hAnsi="Palatino-Roman" w:cs="Arial"/>
          <w:color w:val="333333"/>
          <w:sz w:val="20"/>
          <w:shd w:val="clear" w:color="auto" w:fill="FFFFFF"/>
        </w:rPr>
        <w:t>b</w:t>
      </w:r>
      <w:r w:rsidRPr="000271AE">
        <w:rPr>
          <w:rFonts w:ascii="Palatino-Roman" w:hAnsi="Palatino-Roman" w:cs="Arial"/>
          <w:color w:val="333333"/>
          <w:sz w:val="20"/>
          <w:shd w:val="clear" w:color="auto" w:fill="FFFFFF"/>
        </w:rPr>
        <w:t xml:space="preserve">elief condition (FB) or to the </w:t>
      </w:r>
      <w:r>
        <w:rPr>
          <w:rFonts w:ascii="Palatino-Roman" w:hAnsi="Palatino-Roman" w:cs="Arial"/>
          <w:color w:val="333333"/>
          <w:sz w:val="20"/>
          <w:shd w:val="clear" w:color="auto" w:fill="FFFFFF"/>
        </w:rPr>
        <w:t>t</w:t>
      </w:r>
      <w:r w:rsidRPr="000271AE">
        <w:rPr>
          <w:rFonts w:ascii="Palatino-Roman" w:hAnsi="Palatino-Roman" w:cs="Arial"/>
          <w:color w:val="333333"/>
          <w:sz w:val="20"/>
          <w:shd w:val="clear" w:color="auto" w:fill="FFFFFF"/>
        </w:rPr>
        <w:t xml:space="preserve">rue </w:t>
      </w:r>
      <w:r>
        <w:rPr>
          <w:rFonts w:ascii="Palatino-Roman" w:hAnsi="Palatino-Roman" w:cs="Arial"/>
          <w:color w:val="333333"/>
          <w:sz w:val="20"/>
          <w:shd w:val="clear" w:color="auto" w:fill="FFFFFF"/>
        </w:rPr>
        <w:t>b</w:t>
      </w:r>
      <w:r w:rsidRPr="000271AE">
        <w:rPr>
          <w:rFonts w:ascii="Palatino-Roman" w:hAnsi="Palatino-Roman" w:cs="Arial"/>
          <w:color w:val="333333"/>
          <w:sz w:val="20"/>
          <w:shd w:val="clear" w:color="auto" w:fill="FFFFFF"/>
        </w:rPr>
        <w:t>elief condition (TB).</w:t>
      </w:r>
    </w:p>
    <w:p w14:paraId="10D99A4F" w14:textId="77777777" w:rsidR="00C53BBA" w:rsidRPr="000271AE" w:rsidRDefault="00C53BBA" w:rsidP="00C53BBA">
      <w:pPr>
        <w:ind w:firstLine="720"/>
        <w:jc w:val="both"/>
        <w:rPr>
          <w:rFonts w:ascii="Palatino-Roman" w:hAnsi="Palatino-Roman" w:cs="Arial"/>
          <w:color w:val="333333"/>
          <w:sz w:val="20"/>
          <w:shd w:val="clear" w:color="auto" w:fill="FFFFFF"/>
        </w:rPr>
      </w:pPr>
      <w:r w:rsidRPr="000271AE">
        <w:rPr>
          <w:rFonts w:ascii="Palatino-Roman" w:hAnsi="Palatino-Roman" w:cs="Arial"/>
          <w:color w:val="333333"/>
          <w:sz w:val="20"/>
          <w:shd w:val="clear" w:color="auto" w:fill="FFFFFF"/>
        </w:rPr>
        <w:t xml:space="preserve">For participants in the </w:t>
      </w:r>
      <w:r>
        <w:rPr>
          <w:rFonts w:ascii="Palatino-Roman" w:hAnsi="Palatino-Roman" w:cs="Arial"/>
          <w:color w:val="333333"/>
          <w:sz w:val="20"/>
          <w:shd w:val="clear" w:color="auto" w:fill="FFFFFF"/>
        </w:rPr>
        <w:t>FB</w:t>
      </w:r>
      <w:r w:rsidRPr="000271AE">
        <w:rPr>
          <w:rFonts w:ascii="Palatino-Roman" w:hAnsi="Palatino-Roman" w:cs="Arial"/>
          <w:color w:val="333333"/>
          <w:sz w:val="20"/>
          <w:shd w:val="clear" w:color="auto" w:fill="FFFFFF"/>
        </w:rPr>
        <w:t xml:space="preserve"> condition</w:t>
      </w:r>
      <w:r>
        <w:rPr>
          <w:rFonts w:ascii="Palatino-Roman" w:hAnsi="Palatino-Roman" w:cs="Arial"/>
          <w:color w:val="333333"/>
          <w:sz w:val="20"/>
          <w:shd w:val="clear" w:color="auto" w:fill="FFFFFF"/>
        </w:rPr>
        <w:t>, the experimenter</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spoke aloud to the confederate as follows.</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Now I am going to ask you to put the headphones on and to turn around towards this corner</w:t>
      </w:r>
      <w:r>
        <w:rPr>
          <w:rFonts w:ascii="Palatino-Roman" w:hAnsi="Palatino-Roman" w:cs="Arial"/>
          <w:color w:val="333333"/>
          <w:sz w:val="20"/>
          <w:shd w:val="clear" w:color="auto" w:fill="FFFFFF"/>
        </w:rPr>
        <w:t>" (the experimenter</w:t>
      </w:r>
      <w:r w:rsidRPr="000271AE">
        <w:rPr>
          <w:rFonts w:ascii="Palatino-Roman" w:hAnsi="Palatino-Roman" w:cs="Arial"/>
          <w:color w:val="333333"/>
          <w:sz w:val="20"/>
          <w:shd w:val="clear" w:color="auto" w:fill="FFFFFF"/>
        </w:rPr>
        <w:t xml:space="preserve"> showed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that she would have had to step off the</w:t>
      </w:r>
      <w:r>
        <w:rPr>
          <w:rFonts w:ascii="Palatino-Roman" w:hAnsi="Palatino-Roman" w:cs="Arial"/>
          <w:color w:val="333333"/>
          <w:sz w:val="20"/>
          <w:shd w:val="clear" w:color="auto" w:fill="FFFFFF"/>
        </w:rPr>
        <w:t xml:space="preserve"> platform</w:t>
      </w:r>
      <w:r w:rsidRPr="000271AE">
        <w:rPr>
          <w:rFonts w:ascii="Palatino-Roman" w:hAnsi="Palatino-Roman" w:cs="Arial"/>
          <w:color w:val="333333"/>
          <w:sz w:val="20"/>
          <w:shd w:val="clear" w:color="auto" w:fill="FFFFFF"/>
        </w:rPr>
        <w:t xml:space="preserve"> and to go to a corner of the room behind her, from which she could not see the table</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This is the sound you will be hearing</w:t>
      </w:r>
      <w:r>
        <w:rPr>
          <w:rFonts w:ascii="Palatino-Roman" w:hAnsi="Palatino-Roman" w:cs="Arial"/>
          <w:color w:val="333333"/>
          <w:sz w:val="20"/>
          <w:shd w:val="clear" w:color="auto" w:fill="FFFFFF"/>
        </w:rPr>
        <w:t xml:space="preserve"> on the headphones" (he</w:t>
      </w:r>
      <w:r w:rsidRPr="000271AE">
        <w:rPr>
          <w:rFonts w:ascii="Palatino-Roman" w:hAnsi="Palatino-Roman" w:cs="Arial"/>
          <w:color w:val="333333"/>
          <w:sz w:val="20"/>
          <w:shd w:val="clear" w:color="auto" w:fill="FFFFFF"/>
        </w:rPr>
        <w:t xml:space="preserve"> played a loud white noise that could be heard</w:t>
      </w:r>
      <w:r>
        <w:rPr>
          <w:rFonts w:ascii="Palatino-Roman" w:hAnsi="Palatino-Roman" w:cs="Arial"/>
          <w:color w:val="333333"/>
          <w:sz w:val="20"/>
          <w:shd w:val="clear" w:color="auto" w:fill="FFFFFF"/>
        </w:rPr>
        <w:t xml:space="preserve"> clearly</w:t>
      </w:r>
      <w:r w:rsidRPr="000271AE">
        <w:rPr>
          <w:rFonts w:ascii="Palatino-Roman" w:hAnsi="Palatino-Roman" w:cs="Arial"/>
          <w:color w:val="333333"/>
          <w:sz w:val="20"/>
          <w:shd w:val="clear" w:color="auto" w:fill="FFFFFF"/>
        </w:rPr>
        <w:t xml:space="preserve"> by the participant</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“I will then leave the room and, as soon as you are ready, you have to close the door behind me and then you have to retrieve your object. Ok, now put the headphones on and go to the corner.” Once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faced the corner, </w:t>
      </w:r>
      <w:r>
        <w:rPr>
          <w:rFonts w:ascii="Palatino-Roman" w:hAnsi="Palatino-Roman" w:cs="Arial"/>
          <w:color w:val="333333"/>
          <w:sz w:val="20"/>
          <w:shd w:val="clear" w:color="auto" w:fill="FFFFFF"/>
        </w:rPr>
        <w:t>the experimenter</w:t>
      </w:r>
      <w:r w:rsidRPr="000271AE">
        <w:rPr>
          <w:rFonts w:ascii="Palatino-Roman" w:hAnsi="Palatino-Roman" w:cs="Arial"/>
          <w:color w:val="333333"/>
          <w:sz w:val="20"/>
          <w:shd w:val="clear" w:color="auto" w:fill="FFFFFF"/>
        </w:rPr>
        <w:t xml:space="preserve"> went to the table</w:t>
      </w:r>
      <w:r>
        <w:rPr>
          <w:rFonts w:ascii="Palatino-Roman" w:hAnsi="Palatino-Roman" w:cs="Arial"/>
          <w:color w:val="333333"/>
          <w:sz w:val="20"/>
          <w:shd w:val="clear" w:color="auto" w:fill="FFFFFF"/>
        </w:rPr>
        <w:t xml:space="preserve"> and </w:t>
      </w:r>
      <w:r w:rsidRPr="000271AE">
        <w:rPr>
          <w:rFonts w:ascii="Palatino-Roman" w:hAnsi="Palatino-Roman" w:cs="Arial"/>
          <w:color w:val="333333"/>
          <w:sz w:val="20"/>
          <w:shd w:val="clear" w:color="auto" w:fill="FFFFFF"/>
        </w:rPr>
        <w:t>moved the ring from one box (</w:t>
      </w:r>
      <w:r>
        <w:rPr>
          <w:rFonts w:ascii="Palatino-Roman" w:hAnsi="Palatino-Roman" w:cs="Arial"/>
          <w:color w:val="333333"/>
          <w:sz w:val="20"/>
          <w:shd w:val="clear" w:color="auto" w:fill="FFFFFF"/>
        </w:rPr>
        <w:t>henceforth referred to as</w:t>
      </w:r>
      <w:r w:rsidRPr="000271AE">
        <w:rPr>
          <w:rFonts w:ascii="Palatino-Roman" w:hAnsi="Palatino-Roman" w:cs="Arial"/>
          <w:color w:val="333333"/>
          <w:sz w:val="20"/>
          <w:shd w:val="clear" w:color="auto" w:fill="FFFFFF"/>
        </w:rPr>
        <w:t xml:space="preserve"> the now-empty box) to the other </w:t>
      </w:r>
      <w:r>
        <w:rPr>
          <w:rFonts w:ascii="Palatino-Roman" w:hAnsi="Palatino-Roman" w:cs="Arial"/>
          <w:color w:val="333333"/>
          <w:sz w:val="20"/>
          <w:shd w:val="clear" w:color="auto" w:fill="FFFFFF"/>
        </w:rPr>
        <w:t>box</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 xml:space="preserve">henceforth </w:t>
      </w:r>
      <w:r w:rsidRPr="000271AE">
        <w:rPr>
          <w:rFonts w:ascii="Palatino-Roman" w:hAnsi="Palatino-Roman" w:cs="Arial"/>
          <w:color w:val="333333"/>
          <w:sz w:val="20"/>
          <w:shd w:val="clear" w:color="auto" w:fill="FFFFFF"/>
        </w:rPr>
        <w:t xml:space="preserve">the now-full box) and then shut </w:t>
      </w:r>
      <w:r>
        <w:rPr>
          <w:rFonts w:ascii="Palatino-Roman" w:hAnsi="Palatino-Roman" w:cs="Arial"/>
          <w:color w:val="333333"/>
          <w:sz w:val="20"/>
          <w:shd w:val="clear" w:color="auto" w:fill="FFFFFF"/>
        </w:rPr>
        <w:t>both</w:t>
      </w:r>
      <w:r w:rsidRPr="000271AE">
        <w:rPr>
          <w:rFonts w:ascii="Palatino-Roman" w:hAnsi="Palatino-Roman" w:cs="Arial"/>
          <w:color w:val="333333"/>
          <w:sz w:val="20"/>
          <w:shd w:val="clear" w:color="auto" w:fill="FFFFFF"/>
        </w:rPr>
        <w:t xml:space="preserve"> boxes by pushing down</w:t>
      </w:r>
      <w:r>
        <w:rPr>
          <w:rFonts w:ascii="Palatino-Roman" w:hAnsi="Palatino-Roman" w:cs="Arial"/>
          <w:color w:val="333333"/>
          <w:sz w:val="20"/>
          <w:shd w:val="clear" w:color="auto" w:fill="FFFFFF"/>
        </w:rPr>
        <w:t xml:space="preserve"> on</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both</w:t>
      </w:r>
      <w:r w:rsidRPr="000271AE">
        <w:rPr>
          <w:rFonts w:ascii="Palatino-Roman" w:hAnsi="Palatino-Roman" w:cs="Arial"/>
          <w:color w:val="333333"/>
          <w:sz w:val="20"/>
          <w:shd w:val="clear" w:color="auto" w:fill="FFFFFF"/>
        </w:rPr>
        <w:t xml:space="preserve"> lids. Then, </w:t>
      </w:r>
      <w:r>
        <w:rPr>
          <w:rFonts w:ascii="Palatino-Roman" w:hAnsi="Palatino-Roman" w:cs="Arial"/>
          <w:color w:val="333333"/>
          <w:sz w:val="20"/>
          <w:shd w:val="clear" w:color="auto" w:fill="FFFFFF"/>
        </w:rPr>
        <w:t>the experimenter</w:t>
      </w:r>
      <w:r w:rsidRPr="000271AE">
        <w:rPr>
          <w:rFonts w:ascii="Palatino-Roman" w:hAnsi="Palatino-Roman" w:cs="Arial"/>
          <w:color w:val="333333"/>
          <w:sz w:val="20"/>
          <w:shd w:val="clear" w:color="auto" w:fill="FFFFFF"/>
        </w:rPr>
        <w:t xml:space="preserve"> left the room using a door situated next to the corner that </w:t>
      </w:r>
      <w:r>
        <w:rPr>
          <w:rFonts w:ascii="Palatino-Roman" w:hAnsi="Palatino-Roman" w:cs="Arial"/>
          <w:color w:val="333333"/>
          <w:sz w:val="20"/>
          <w:shd w:val="clear" w:color="auto" w:fill="FFFFFF"/>
        </w:rPr>
        <w:t>confederate</w:t>
      </w:r>
      <w:r w:rsidRPr="000271AE">
        <w:rPr>
          <w:rFonts w:ascii="Palatino-Roman" w:hAnsi="Palatino-Roman" w:cs="Arial"/>
          <w:color w:val="333333"/>
          <w:sz w:val="20"/>
          <w:shd w:val="clear" w:color="auto" w:fill="FFFFFF"/>
        </w:rPr>
        <w:t xml:space="preserve"> was facing (see </w:t>
      </w:r>
      <w:r>
        <w:rPr>
          <w:rFonts w:ascii="Palatino-Roman" w:hAnsi="Palatino-Roman" w:cs="Arial"/>
          <w:color w:val="333333"/>
          <w:sz w:val="20"/>
          <w:shd w:val="clear" w:color="auto" w:fill="FFFFFF"/>
        </w:rPr>
        <w:t>figure</w:t>
      </w:r>
      <w:r w:rsidRPr="000271AE">
        <w:rPr>
          <w:rFonts w:ascii="Palatino-Roman" w:hAnsi="Palatino-Roman" w:cs="Arial"/>
          <w:color w:val="333333"/>
          <w:sz w:val="20"/>
          <w:shd w:val="clear" w:color="auto" w:fill="FFFFFF"/>
        </w:rPr>
        <w:t xml:space="preserve"> 1). After about 1000 ms,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closed the door, turned around, walked towards the table and stepped back on the mWBB. For approximately 500 ms</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maintained a gaze equidistant between the two boxes. Then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oriented her gaze first towards the now-full box and then towards the now-empty box, and finally reached to open the latter. After about 2000 ms of unsuccessfully trying to open the now-empty box,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assumed a neutral but natural position on the mWBB and asked the participant: </w:t>
      </w:r>
      <w:r>
        <w:rPr>
          <w:rFonts w:ascii="Palatino-Roman" w:hAnsi="Palatino-Roman" w:cs="Arial"/>
          <w:color w:val="333333"/>
          <w:sz w:val="20"/>
          <w:shd w:val="clear" w:color="auto" w:fill="FFFFFF"/>
        </w:rPr>
        <w:t>"Can</w:t>
      </w:r>
      <w:r w:rsidRPr="000271AE">
        <w:rPr>
          <w:rFonts w:ascii="Palatino-Roman" w:hAnsi="Palatino-Roman" w:cs="Arial"/>
          <w:color w:val="333333"/>
          <w:sz w:val="20"/>
          <w:shd w:val="clear" w:color="auto" w:fill="FFFFFF"/>
        </w:rPr>
        <w:t xml:space="preserve"> you please help me?</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After the participant had helped</w:t>
      </w:r>
      <w:r>
        <w:rPr>
          <w:rFonts w:ascii="Palatino-Roman" w:hAnsi="Palatino-Roman" w:cs="Arial"/>
          <w:color w:val="333333"/>
          <w:sz w:val="20"/>
          <w:shd w:val="clear" w:color="auto" w:fill="FFFFFF"/>
        </w:rPr>
        <w:t xml:space="preserve"> to</w:t>
      </w:r>
      <w:r w:rsidRPr="000271AE">
        <w:rPr>
          <w:rFonts w:ascii="Palatino-Roman" w:hAnsi="Palatino-Roman" w:cs="Arial"/>
          <w:color w:val="333333"/>
          <w:sz w:val="20"/>
          <w:shd w:val="clear" w:color="auto" w:fill="FFFFFF"/>
        </w:rPr>
        <w:t xml:space="preserve"> open a box,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called </w:t>
      </w:r>
      <w:r>
        <w:rPr>
          <w:rFonts w:ascii="Palatino-Roman" w:hAnsi="Palatino-Roman" w:cs="Arial"/>
          <w:color w:val="333333"/>
          <w:sz w:val="20"/>
          <w:shd w:val="clear" w:color="auto" w:fill="FFFFFF"/>
        </w:rPr>
        <w:t>the experimenter</w:t>
      </w:r>
      <w:r w:rsidRPr="000271AE">
        <w:rPr>
          <w:rFonts w:ascii="Palatino-Roman" w:hAnsi="Palatino-Roman" w:cs="Arial"/>
          <w:color w:val="333333"/>
          <w:sz w:val="20"/>
          <w:shd w:val="clear" w:color="auto" w:fill="FFFFFF"/>
        </w:rPr>
        <w:t xml:space="preserve"> back into the room and the </w:t>
      </w:r>
      <w:r>
        <w:rPr>
          <w:rFonts w:ascii="Palatino-Roman" w:hAnsi="Palatino-Roman" w:cs="Arial"/>
          <w:color w:val="333333"/>
          <w:sz w:val="20"/>
          <w:shd w:val="clear" w:color="auto" w:fill="FFFFFF"/>
        </w:rPr>
        <w:t>session</w:t>
      </w:r>
      <w:r w:rsidRPr="000271AE">
        <w:rPr>
          <w:rFonts w:ascii="Palatino-Roman" w:hAnsi="Palatino-Roman" w:cs="Arial"/>
          <w:color w:val="333333"/>
          <w:sz w:val="20"/>
          <w:shd w:val="clear" w:color="auto" w:fill="FFFFFF"/>
        </w:rPr>
        <w:t xml:space="preserve"> ended.</w:t>
      </w:r>
    </w:p>
    <w:p w14:paraId="07018073" w14:textId="7E0E0896" w:rsidR="00C53BBA" w:rsidRPr="000271AE" w:rsidRDefault="00C53BBA" w:rsidP="00C53BBA">
      <w:pPr>
        <w:ind w:firstLine="720"/>
        <w:jc w:val="both"/>
        <w:rPr>
          <w:rFonts w:ascii="Palatino-Roman" w:hAnsi="Palatino-Roman" w:cs="Arial"/>
          <w:color w:val="333333"/>
          <w:sz w:val="20"/>
          <w:shd w:val="clear" w:color="auto" w:fill="FFFFFF"/>
        </w:rPr>
      </w:pPr>
      <w:r w:rsidRPr="000271AE">
        <w:rPr>
          <w:rFonts w:ascii="Palatino-Roman" w:hAnsi="Palatino-Roman" w:cs="Arial"/>
          <w:color w:val="333333"/>
          <w:sz w:val="20"/>
          <w:shd w:val="clear" w:color="auto" w:fill="FFFFFF"/>
        </w:rPr>
        <w:t xml:space="preserve">For participants in the </w:t>
      </w:r>
      <w:r>
        <w:rPr>
          <w:rFonts w:ascii="Palatino-Roman" w:hAnsi="Palatino-Roman" w:cs="Arial"/>
          <w:color w:val="333333"/>
          <w:sz w:val="20"/>
          <w:shd w:val="clear" w:color="auto" w:fill="FFFFFF"/>
        </w:rPr>
        <w:t>TB</w:t>
      </w:r>
      <w:r w:rsidRPr="000271AE">
        <w:rPr>
          <w:rFonts w:ascii="Palatino-Roman" w:hAnsi="Palatino-Roman" w:cs="Arial"/>
          <w:color w:val="333333"/>
          <w:sz w:val="20"/>
          <w:shd w:val="clear" w:color="auto" w:fill="FFFFFF"/>
        </w:rPr>
        <w:t xml:space="preserve"> condition </w:t>
      </w:r>
      <w:r>
        <w:rPr>
          <w:rFonts w:ascii="Palatino-Roman" w:hAnsi="Palatino-Roman" w:cs="Arial"/>
          <w:color w:val="333333"/>
          <w:sz w:val="20"/>
          <w:shd w:val="clear" w:color="auto" w:fill="FFFFFF"/>
        </w:rPr>
        <w:t>the experiment spoke aloud to the confederate as follows.</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Now I am going to ask you to put the headphones on. This is the sound you will be hearing</w:t>
      </w:r>
      <w:r>
        <w:rPr>
          <w:rFonts w:ascii="Palatino-Roman" w:hAnsi="Palatino-Roman" w:cs="Arial"/>
          <w:color w:val="333333"/>
          <w:sz w:val="20"/>
          <w:shd w:val="clear" w:color="auto" w:fill="FFFFFF"/>
        </w:rPr>
        <w:t xml:space="preserve">. </w:t>
      </w:r>
      <w:r w:rsidRPr="000271AE">
        <w:rPr>
          <w:rFonts w:ascii="Palatino-Roman" w:hAnsi="Palatino-Roman" w:cs="Arial"/>
          <w:color w:val="333333"/>
          <w:sz w:val="20"/>
          <w:shd w:val="clear" w:color="auto" w:fill="FFFFFF"/>
        </w:rPr>
        <w:t>I will then leave the room and, as soon as you are ready, you have to close the door behind me and then you have</w:t>
      </w:r>
      <w:r>
        <w:rPr>
          <w:rFonts w:ascii="Palatino-Roman" w:hAnsi="Palatino-Roman" w:cs="Arial"/>
          <w:color w:val="333333"/>
          <w:sz w:val="20"/>
          <w:shd w:val="clear" w:color="auto" w:fill="FFFFFF"/>
        </w:rPr>
        <w:t xml:space="preserve"> to</w:t>
      </w:r>
      <w:r w:rsidRPr="000271AE">
        <w:rPr>
          <w:rFonts w:ascii="Palatino-Roman" w:hAnsi="Palatino-Roman" w:cs="Arial"/>
          <w:color w:val="333333"/>
          <w:sz w:val="20"/>
          <w:shd w:val="clear" w:color="auto" w:fill="FFFFFF"/>
        </w:rPr>
        <w:t xml:space="preserve"> retrieve your object. Ok, now put the headphones on.” At this point, </w:t>
      </w:r>
      <w:r>
        <w:rPr>
          <w:rFonts w:ascii="Palatino-Roman" w:hAnsi="Palatino-Roman" w:cs="Arial"/>
          <w:color w:val="333333"/>
          <w:sz w:val="20"/>
          <w:shd w:val="clear" w:color="auto" w:fill="FFFFFF"/>
        </w:rPr>
        <w:t xml:space="preserve">the experimenter </w:t>
      </w:r>
      <w:r w:rsidRPr="000271AE">
        <w:rPr>
          <w:rFonts w:ascii="Palatino-Roman" w:hAnsi="Palatino-Roman" w:cs="Arial"/>
          <w:color w:val="333333"/>
          <w:sz w:val="20"/>
          <w:shd w:val="clear" w:color="auto" w:fill="FFFFFF"/>
        </w:rPr>
        <w:t>went to the table</w:t>
      </w:r>
      <w:r>
        <w:rPr>
          <w:rFonts w:ascii="Palatino-Roman" w:hAnsi="Palatino-Roman" w:cs="Arial"/>
          <w:color w:val="333333"/>
          <w:sz w:val="20"/>
          <w:shd w:val="clear" w:color="auto" w:fill="FFFFFF"/>
        </w:rPr>
        <w:t xml:space="preserve"> and (watched by the confederate)</w:t>
      </w:r>
      <w:r w:rsidRPr="000271AE">
        <w:rPr>
          <w:rFonts w:ascii="Palatino-Roman" w:hAnsi="Palatino-Roman" w:cs="Arial"/>
          <w:color w:val="333333"/>
          <w:sz w:val="20"/>
          <w:shd w:val="clear" w:color="auto" w:fill="FFFFFF"/>
        </w:rPr>
        <w:t xml:space="preserve"> he</w:t>
      </w:r>
      <w:r>
        <w:rPr>
          <w:rFonts w:ascii="Palatino-Roman" w:hAnsi="Palatino-Roman" w:cs="Arial"/>
          <w:color w:val="333333"/>
          <w:sz w:val="20"/>
          <w:shd w:val="clear" w:color="auto" w:fill="FFFFFF"/>
        </w:rPr>
        <w:t xml:space="preserve"> proceeded to</w:t>
      </w:r>
      <w:r w:rsidRPr="000271AE">
        <w:rPr>
          <w:rFonts w:ascii="Palatino-Roman" w:hAnsi="Palatino-Roman" w:cs="Arial"/>
          <w:color w:val="333333"/>
          <w:sz w:val="20"/>
          <w:shd w:val="clear" w:color="auto" w:fill="FFFFFF"/>
        </w:rPr>
        <w:t xml:space="preserve"> move the ring from one box (the now-empty box), to the other one (the now-full box)</w:t>
      </w:r>
      <w:r>
        <w:rPr>
          <w:rFonts w:ascii="Palatino-Roman" w:hAnsi="Palatino-Roman" w:cs="Arial"/>
          <w:color w:val="333333"/>
          <w:sz w:val="20"/>
          <w:shd w:val="clear" w:color="auto" w:fill="FFFFFF"/>
        </w:rPr>
        <w:t>. Then the experimenter shut both</w:t>
      </w:r>
      <w:r w:rsidRPr="000271AE">
        <w:rPr>
          <w:rFonts w:ascii="Palatino-Roman" w:hAnsi="Palatino-Roman" w:cs="Arial"/>
          <w:color w:val="333333"/>
          <w:sz w:val="20"/>
          <w:shd w:val="clear" w:color="auto" w:fill="FFFFFF"/>
        </w:rPr>
        <w:t xml:space="preserve"> boxes by pushing down </w:t>
      </w:r>
      <w:r>
        <w:rPr>
          <w:rFonts w:ascii="Palatino-Roman" w:hAnsi="Palatino-Roman" w:cs="Arial"/>
          <w:color w:val="333333"/>
          <w:sz w:val="20"/>
          <w:shd w:val="clear" w:color="auto" w:fill="FFFFFF"/>
        </w:rPr>
        <w:t>both</w:t>
      </w:r>
      <w:r w:rsidRPr="000271AE">
        <w:rPr>
          <w:rFonts w:ascii="Palatino-Roman" w:hAnsi="Palatino-Roman" w:cs="Arial"/>
          <w:color w:val="333333"/>
          <w:sz w:val="20"/>
          <w:shd w:val="clear" w:color="auto" w:fill="FFFFFF"/>
        </w:rPr>
        <w:t xml:space="preserve"> lids, and left the room. After about 1000 ms,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stepped of the board, closed the door, turned around, walked towards the table and stepped back on the mWBB. </w:t>
      </w:r>
      <w:r w:rsidR="003A50C6" w:rsidRPr="003A50C6">
        <w:rPr>
          <w:rFonts w:ascii="Palatino-Roman" w:hAnsi="Palatino-Roman" w:cs="Arial"/>
          <w:color w:val="333333"/>
          <w:sz w:val="20"/>
          <w:highlight w:val="green"/>
          <w:shd w:val="clear" w:color="auto" w:fill="FFFFFF"/>
        </w:rPr>
        <w:t>Then,</w:t>
      </w:r>
      <w:r w:rsidR="003A50C6">
        <w:rPr>
          <w:rFonts w:ascii="Palatino-Roman" w:hAnsi="Palatino-Roman" w:cs="Arial"/>
          <w:color w:val="333333"/>
          <w:sz w:val="20"/>
          <w:shd w:val="clear" w:color="auto" w:fill="FFFFFF"/>
        </w:rPr>
        <w:t xml:space="preserve"> a</w:t>
      </w:r>
      <w:r w:rsidRPr="000271AE">
        <w:rPr>
          <w:rFonts w:ascii="Palatino-Roman" w:hAnsi="Palatino-Roman" w:cs="Arial"/>
          <w:color w:val="333333"/>
          <w:sz w:val="20"/>
          <w:shd w:val="clear" w:color="auto" w:fill="FFFFFF"/>
        </w:rPr>
        <w:t xml:space="preserve">fter about 500 ms,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oriented her gaze first towards the now-full box and then towards the now-empty box, and finally reached to open the latter. After about 2000 ms of unsuccessfully trying to open the now-empty box,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assumed a neutral but natural position on the </w:t>
      </w:r>
      <w:r w:rsidRPr="000271AE">
        <w:rPr>
          <w:rFonts w:ascii="Palatino-Roman" w:hAnsi="Palatino-Roman" w:cs="Arial"/>
          <w:color w:val="333333"/>
          <w:sz w:val="20"/>
          <w:shd w:val="clear" w:color="auto" w:fill="FFFFFF"/>
        </w:rPr>
        <w:lastRenderedPageBreak/>
        <w:t xml:space="preserve">mWBB and asked the participant: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C</w:t>
      </w:r>
      <w:r>
        <w:rPr>
          <w:rFonts w:ascii="Palatino-Roman" w:hAnsi="Palatino-Roman" w:cs="Arial"/>
          <w:color w:val="333333"/>
          <w:sz w:val="20"/>
          <w:shd w:val="clear" w:color="auto" w:fill="FFFFFF"/>
        </w:rPr>
        <w:t>an</w:t>
      </w:r>
      <w:r w:rsidRPr="000271AE">
        <w:rPr>
          <w:rFonts w:ascii="Palatino-Roman" w:hAnsi="Palatino-Roman" w:cs="Arial"/>
          <w:color w:val="333333"/>
          <w:sz w:val="20"/>
          <w:shd w:val="clear" w:color="auto" w:fill="FFFFFF"/>
        </w:rPr>
        <w:t xml:space="preserve"> you please help me?</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After the participant had helped</w:t>
      </w:r>
      <w:r>
        <w:rPr>
          <w:rFonts w:ascii="Palatino-Roman" w:hAnsi="Palatino-Roman" w:cs="Arial"/>
          <w:color w:val="333333"/>
          <w:sz w:val="20"/>
          <w:shd w:val="clear" w:color="auto" w:fill="FFFFFF"/>
        </w:rPr>
        <w:t xml:space="preserve"> to</w:t>
      </w:r>
      <w:r w:rsidRPr="000271AE">
        <w:rPr>
          <w:rFonts w:ascii="Palatino-Roman" w:hAnsi="Palatino-Roman" w:cs="Arial"/>
          <w:color w:val="333333"/>
          <w:sz w:val="20"/>
          <w:shd w:val="clear" w:color="auto" w:fill="FFFFFF"/>
        </w:rPr>
        <w:t xml:space="preserve"> open a box, </w:t>
      </w:r>
      <w:r>
        <w:rPr>
          <w:rFonts w:ascii="Palatino-Roman" w:hAnsi="Palatino-Roman" w:cs="Arial"/>
          <w:color w:val="333333"/>
          <w:sz w:val="20"/>
          <w:shd w:val="clear" w:color="auto" w:fill="FFFFFF"/>
        </w:rPr>
        <w:t>the confederate</w:t>
      </w:r>
      <w:r w:rsidRPr="000271AE">
        <w:rPr>
          <w:rFonts w:ascii="Palatino-Roman" w:hAnsi="Palatino-Roman" w:cs="Arial"/>
          <w:color w:val="333333"/>
          <w:sz w:val="20"/>
          <w:shd w:val="clear" w:color="auto" w:fill="FFFFFF"/>
        </w:rPr>
        <w:t xml:space="preserve"> called </w:t>
      </w:r>
      <w:r>
        <w:rPr>
          <w:rFonts w:ascii="Palatino-Roman" w:hAnsi="Palatino-Roman" w:cs="Arial"/>
          <w:color w:val="333333"/>
          <w:sz w:val="20"/>
          <w:shd w:val="clear" w:color="auto" w:fill="FFFFFF"/>
        </w:rPr>
        <w:t>the experimenter</w:t>
      </w:r>
      <w:r w:rsidRPr="000271AE">
        <w:rPr>
          <w:rFonts w:ascii="Palatino-Roman" w:hAnsi="Palatino-Roman" w:cs="Arial"/>
          <w:color w:val="333333"/>
          <w:sz w:val="20"/>
          <w:shd w:val="clear" w:color="auto" w:fill="FFFFFF"/>
        </w:rPr>
        <w:t xml:space="preserve"> back into the room and the </w:t>
      </w:r>
      <w:r>
        <w:rPr>
          <w:rFonts w:ascii="Palatino-Roman" w:hAnsi="Palatino-Roman" w:cs="Arial"/>
          <w:color w:val="333333"/>
          <w:sz w:val="20"/>
          <w:shd w:val="clear" w:color="auto" w:fill="FFFFFF"/>
        </w:rPr>
        <w:t>session</w:t>
      </w:r>
      <w:r w:rsidRPr="000271AE">
        <w:rPr>
          <w:rFonts w:ascii="Palatino-Roman" w:hAnsi="Palatino-Roman" w:cs="Arial"/>
          <w:color w:val="333333"/>
          <w:sz w:val="20"/>
          <w:shd w:val="clear" w:color="auto" w:fill="FFFFFF"/>
        </w:rPr>
        <w:t xml:space="preserve"> ended.</w:t>
      </w:r>
    </w:p>
    <w:p w14:paraId="5FA974A5" w14:textId="77777777" w:rsidR="00C53BBA" w:rsidRDefault="00C53BBA" w:rsidP="00C53BBA">
      <w:pPr>
        <w:ind w:firstLine="360"/>
        <w:jc w:val="both"/>
        <w:rPr>
          <w:rFonts w:ascii="Palatino-Roman" w:hAnsi="Palatino-Roman" w:cs="Arial"/>
          <w:color w:val="333333"/>
          <w:sz w:val="20"/>
          <w:shd w:val="clear" w:color="auto" w:fill="FFFFFF"/>
        </w:rPr>
      </w:pPr>
      <w:r w:rsidRPr="000271AE">
        <w:rPr>
          <w:rFonts w:ascii="Palatino-Roman" w:hAnsi="Palatino-Roman" w:cs="Arial"/>
          <w:color w:val="333333"/>
          <w:sz w:val="20"/>
          <w:shd w:val="clear" w:color="auto" w:fill="FFFFFF"/>
        </w:rPr>
        <w:t xml:space="preserve">At the end of the experimental session participants were </w:t>
      </w:r>
      <w:r>
        <w:rPr>
          <w:rFonts w:ascii="Palatino-Roman" w:hAnsi="Palatino-Roman" w:cs="Arial"/>
          <w:color w:val="333333"/>
          <w:sz w:val="20"/>
          <w:shd w:val="clear" w:color="auto" w:fill="FFFFFF"/>
        </w:rPr>
        <w:t>invited</w:t>
      </w:r>
      <w:r w:rsidRPr="000271AE">
        <w:rPr>
          <w:rFonts w:ascii="Palatino-Roman" w:hAnsi="Palatino-Roman" w:cs="Arial"/>
          <w:color w:val="333333"/>
          <w:sz w:val="20"/>
          <w:shd w:val="clear" w:color="auto" w:fill="FFFFFF"/>
        </w:rPr>
        <w:t xml:space="preserve"> to </w:t>
      </w:r>
      <w:r>
        <w:rPr>
          <w:rFonts w:ascii="Palatino-Roman" w:hAnsi="Palatino-Roman" w:cs="Arial"/>
          <w:color w:val="333333"/>
          <w:sz w:val="20"/>
          <w:shd w:val="clear" w:color="auto" w:fill="FFFFFF"/>
        </w:rPr>
        <w:t>complete</w:t>
      </w:r>
      <w:r w:rsidRPr="000271AE">
        <w:rPr>
          <w:rFonts w:ascii="Palatino-Roman" w:hAnsi="Palatino-Roman" w:cs="Arial"/>
          <w:color w:val="333333"/>
          <w:sz w:val="20"/>
          <w:shd w:val="clear" w:color="auto" w:fill="FFFFFF"/>
        </w:rPr>
        <w:t xml:space="preserve"> a</w:t>
      </w:r>
      <w:r>
        <w:rPr>
          <w:rFonts w:ascii="Palatino-Roman" w:hAnsi="Palatino-Roman" w:cs="Arial"/>
          <w:color w:val="333333"/>
          <w:sz w:val="20"/>
          <w:shd w:val="clear" w:color="auto" w:fill="FFFFFF"/>
        </w:rPr>
        <w:t>n exit</w:t>
      </w:r>
      <w:r w:rsidRPr="000271AE">
        <w:rPr>
          <w:rFonts w:ascii="Palatino-Roman" w:hAnsi="Palatino-Roman" w:cs="Arial"/>
          <w:color w:val="333333"/>
          <w:sz w:val="20"/>
          <w:shd w:val="clear" w:color="auto" w:fill="FFFFFF"/>
        </w:rPr>
        <w:t xml:space="preserve"> questionnaire</w:t>
      </w:r>
      <w:r>
        <w:rPr>
          <w:rFonts w:ascii="Palatino-Roman" w:hAnsi="Palatino-Roman" w:cs="Arial"/>
          <w:color w:val="333333"/>
          <w:sz w:val="20"/>
          <w:shd w:val="clear" w:color="auto" w:fill="FFFFFF"/>
        </w:rPr>
        <w:t xml:space="preserve">. There were </w:t>
      </w:r>
      <w:r w:rsidRPr="000271AE">
        <w:rPr>
          <w:rFonts w:ascii="Palatino-Roman" w:hAnsi="Palatino-Roman" w:cs="Arial"/>
          <w:color w:val="333333"/>
          <w:sz w:val="20"/>
          <w:shd w:val="clear" w:color="auto" w:fill="FFFFFF"/>
        </w:rPr>
        <w:t>4 two-</w:t>
      </w:r>
      <w:r>
        <w:rPr>
          <w:rFonts w:ascii="Palatino-Roman" w:hAnsi="Palatino-Roman" w:cs="Arial"/>
          <w:color w:val="333333"/>
          <w:sz w:val="20"/>
          <w:shd w:val="clear" w:color="auto" w:fill="FFFFFF"/>
        </w:rPr>
        <w:t>alternative forced-choice</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items</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providing checks on participants' attention and memory</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Each item</w:t>
      </w:r>
      <w:r w:rsidRPr="000271AE">
        <w:rPr>
          <w:rFonts w:ascii="Palatino-Roman" w:hAnsi="Palatino-Roman" w:cs="Arial"/>
          <w:color w:val="333333"/>
          <w:sz w:val="20"/>
          <w:shd w:val="clear" w:color="auto" w:fill="FFFFFF"/>
        </w:rPr>
        <w:t xml:space="preserve"> show</w:t>
      </w:r>
      <w:r>
        <w:rPr>
          <w:rFonts w:ascii="Palatino-Roman" w:hAnsi="Palatino-Roman" w:cs="Arial"/>
          <w:color w:val="333333"/>
          <w:sz w:val="20"/>
          <w:shd w:val="clear" w:color="auto" w:fill="FFFFFF"/>
        </w:rPr>
        <w:t>ed a picture of</w:t>
      </w:r>
      <w:r w:rsidRPr="000271AE">
        <w:rPr>
          <w:rFonts w:ascii="Palatino-Roman" w:hAnsi="Palatino-Roman" w:cs="Arial"/>
          <w:color w:val="333333"/>
          <w:sz w:val="20"/>
          <w:shd w:val="clear" w:color="auto" w:fill="FFFFFF"/>
        </w:rPr>
        <w:t xml:space="preserve"> the experimental table and boxes, and participants had to answer to the following</w:t>
      </w:r>
      <w:r>
        <w:rPr>
          <w:rFonts w:ascii="Palatino-Roman" w:hAnsi="Palatino-Roman" w:cs="Arial"/>
          <w:color w:val="333333"/>
          <w:sz w:val="20"/>
          <w:shd w:val="clear" w:color="auto" w:fill="FFFFFF"/>
        </w:rPr>
        <w:t xml:space="preserve"> questions</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(1</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Circle the box that </w:t>
      </w:r>
      <w:r>
        <w:rPr>
          <w:rFonts w:ascii="Palatino-Roman" w:hAnsi="Palatino-Roman" w:cs="Arial"/>
          <w:color w:val="333333"/>
          <w:sz w:val="20"/>
          <w:shd w:val="clear" w:color="auto" w:fill="FFFFFF"/>
        </w:rPr>
        <w:t>the other participant</w:t>
      </w:r>
      <w:r w:rsidRPr="000271AE">
        <w:rPr>
          <w:rFonts w:ascii="Palatino-Roman" w:hAnsi="Palatino-Roman" w:cs="Arial"/>
          <w:color w:val="333333"/>
          <w:sz w:val="20"/>
          <w:shd w:val="clear" w:color="auto" w:fill="FFFFFF"/>
        </w:rPr>
        <w:t xml:space="preserve"> placed her item into</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2)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Circle the box that the </w:t>
      </w:r>
      <w:r>
        <w:rPr>
          <w:rFonts w:ascii="Palatino-Roman" w:hAnsi="Palatino-Roman" w:cs="Arial"/>
          <w:color w:val="333333"/>
          <w:sz w:val="20"/>
          <w:shd w:val="clear" w:color="auto" w:fill="FFFFFF"/>
        </w:rPr>
        <w:t>e</w:t>
      </w:r>
      <w:r w:rsidRPr="000271AE">
        <w:rPr>
          <w:rFonts w:ascii="Palatino-Roman" w:hAnsi="Palatino-Roman" w:cs="Arial"/>
          <w:color w:val="333333"/>
          <w:sz w:val="20"/>
          <w:shd w:val="clear" w:color="auto" w:fill="FFFFFF"/>
        </w:rPr>
        <w:t>xperimenter moved the item into</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3) </w:t>
      </w:r>
      <w:r>
        <w:rPr>
          <w:rFonts w:ascii="Palatino-Roman" w:hAnsi="Palatino-Roman" w:cs="Arial"/>
          <w:color w:val="333333"/>
          <w:sz w:val="20"/>
          <w:shd w:val="clear" w:color="auto" w:fill="FFFFFF"/>
        </w:rPr>
        <w:t>"C</w:t>
      </w:r>
      <w:r w:rsidRPr="000271AE">
        <w:rPr>
          <w:rFonts w:ascii="Palatino-Roman" w:hAnsi="Palatino-Roman" w:cs="Arial"/>
          <w:color w:val="333333"/>
          <w:sz w:val="20"/>
          <w:shd w:val="clear" w:color="auto" w:fill="FFFFFF"/>
        </w:rPr>
        <w:t xml:space="preserve">ircle the box that </w:t>
      </w:r>
      <w:r>
        <w:rPr>
          <w:rFonts w:ascii="Palatino-Roman" w:hAnsi="Palatino-Roman" w:cs="Arial"/>
          <w:color w:val="333333"/>
          <w:sz w:val="20"/>
          <w:shd w:val="clear" w:color="auto" w:fill="FFFFFF"/>
        </w:rPr>
        <w:t>the other participant</w:t>
      </w:r>
      <w:r w:rsidRPr="000271AE">
        <w:rPr>
          <w:rFonts w:ascii="Palatino-Roman" w:hAnsi="Palatino-Roman" w:cs="Arial"/>
          <w:color w:val="333333"/>
          <w:sz w:val="20"/>
          <w:shd w:val="clear" w:color="auto" w:fill="FFFFFF"/>
        </w:rPr>
        <w:t xml:space="preserve"> tried to open</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4) Circle the box you went to</w:t>
      </w:r>
      <w:r>
        <w:rPr>
          <w:rFonts w:ascii="Palatino-Roman" w:hAnsi="Palatino-Roman" w:cs="Arial"/>
          <w:color w:val="333333"/>
          <w:sz w:val="20"/>
          <w:shd w:val="clear" w:color="auto" w:fill="FFFFFF"/>
        </w:rPr>
        <w:t xml:space="preserve"> open</w:t>
      </w:r>
      <w:r w:rsidRPr="000271AE">
        <w:rPr>
          <w:rFonts w:ascii="Palatino-Roman" w:hAnsi="Palatino-Roman" w:cs="Arial"/>
          <w:color w:val="333333"/>
          <w:sz w:val="20"/>
          <w:shd w:val="clear" w:color="auto" w:fill="FFFFFF"/>
        </w:rPr>
        <w:t>.</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If participants incorrectly answered o</w:t>
      </w:r>
      <w:r w:rsidRPr="009533D3">
        <w:rPr>
          <w:rFonts w:ascii="Palatino-Roman" w:hAnsi="Palatino-Roman" w:cs="Arial"/>
          <w:color w:val="333333"/>
          <w:sz w:val="20"/>
          <w:shd w:val="clear" w:color="auto" w:fill="FFFFFF"/>
        </w:rPr>
        <w:t xml:space="preserve">ne or more </w:t>
      </w:r>
      <w:r>
        <w:rPr>
          <w:rFonts w:ascii="Palatino-Roman" w:hAnsi="Palatino-Roman" w:cs="Arial"/>
          <w:color w:val="333333"/>
          <w:sz w:val="20"/>
          <w:shd w:val="clear" w:color="auto" w:fill="FFFFFF"/>
        </w:rPr>
        <w:t>of the forced-choice attention and memory check items, their data would be</w:t>
      </w:r>
      <w:r w:rsidRPr="009533D3">
        <w:rPr>
          <w:rFonts w:ascii="Palatino-Roman" w:hAnsi="Palatino-Roman" w:cs="Arial"/>
          <w:color w:val="333333"/>
          <w:sz w:val="20"/>
          <w:shd w:val="clear" w:color="auto" w:fill="FFFFFF"/>
        </w:rPr>
        <w:t xml:space="preserve"> exclu</w:t>
      </w:r>
      <w:r>
        <w:rPr>
          <w:rFonts w:ascii="Palatino-Roman" w:hAnsi="Palatino-Roman" w:cs="Arial"/>
          <w:color w:val="333333"/>
          <w:sz w:val="20"/>
          <w:shd w:val="clear" w:color="auto" w:fill="FFFFFF"/>
        </w:rPr>
        <w:t>ded from formal analysis; the responses from 3 participants were excluded on this basis</w:t>
      </w:r>
      <w:r w:rsidRPr="009533D3">
        <w:rPr>
          <w:rFonts w:ascii="Palatino-Roman" w:hAnsi="Palatino-Roman" w:cs="Arial"/>
          <w:color w:val="333333"/>
          <w:sz w:val="20"/>
          <w:shd w:val="clear" w:color="auto" w:fill="FFFFFF"/>
        </w:rPr>
        <w:t>.</w:t>
      </w:r>
      <w:r>
        <w:rPr>
          <w:rFonts w:ascii="Palatino-Roman" w:hAnsi="Palatino-Roman" w:cs="Arial"/>
          <w:color w:val="333333"/>
          <w:sz w:val="20"/>
          <w:shd w:val="clear" w:color="auto" w:fill="FFFFFF"/>
        </w:rPr>
        <w:t xml:space="preserve"> The exit questionnaire also included two open-ended item probing for the reasons behind participants' ultimate choice of helping action: "W</w:t>
      </w:r>
      <w:r w:rsidRPr="000271AE">
        <w:rPr>
          <w:rFonts w:ascii="Palatino-Roman" w:hAnsi="Palatino-Roman" w:cs="Arial"/>
          <w:color w:val="333333"/>
          <w:sz w:val="20"/>
          <w:shd w:val="clear" w:color="auto" w:fill="FFFFFF"/>
        </w:rPr>
        <w:t>hy</w:t>
      </w:r>
      <w:r>
        <w:rPr>
          <w:rFonts w:ascii="Palatino-Roman" w:hAnsi="Palatino-Roman" w:cs="Arial"/>
          <w:color w:val="333333"/>
          <w:sz w:val="20"/>
          <w:shd w:val="clear" w:color="auto" w:fill="FFFFFF"/>
        </w:rPr>
        <w:t xml:space="preserve"> did</w:t>
      </w:r>
      <w:r w:rsidRPr="000271AE">
        <w:rPr>
          <w:rFonts w:ascii="Palatino-Roman" w:hAnsi="Palatino-Roman" w:cs="Arial"/>
          <w:color w:val="333333"/>
          <w:sz w:val="20"/>
          <w:shd w:val="clear" w:color="auto" w:fill="FFFFFF"/>
        </w:rPr>
        <w:t xml:space="preserve"> you </w:t>
      </w:r>
      <w:r>
        <w:rPr>
          <w:rFonts w:ascii="Palatino-Roman" w:hAnsi="Palatino-Roman" w:cs="Arial"/>
          <w:color w:val="333333"/>
          <w:sz w:val="20"/>
          <w:shd w:val="clear" w:color="auto" w:fill="FFFFFF"/>
        </w:rPr>
        <w:t>go</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for</w:t>
      </w:r>
      <w:r w:rsidRPr="000271AE">
        <w:rPr>
          <w:rFonts w:ascii="Palatino-Roman" w:hAnsi="Palatino-Roman" w:cs="Arial"/>
          <w:color w:val="333333"/>
          <w:sz w:val="20"/>
          <w:shd w:val="clear" w:color="auto" w:fill="FFFFFF"/>
        </w:rPr>
        <w:t xml:space="preserve"> that box?</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and </w:t>
      </w:r>
      <w:r>
        <w:rPr>
          <w:rFonts w:ascii="Palatino-Roman" w:hAnsi="Palatino-Roman" w:cs="Arial"/>
          <w:color w:val="333333"/>
          <w:sz w:val="20"/>
          <w:shd w:val="clear" w:color="auto" w:fill="FFFFFF"/>
        </w:rPr>
        <w:t>"W</w:t>
      </w:r>
      <w:r w:rsidRPr="000271AE">
        <w:rPr>
          <w:rFonts w:ascii="Palatino-Roman" w:hAnsi="Palatino-Roman" w:cs="Arial"/>
          <w:color w:val="333333"/>
          <w:sz w:val="20"/>
          <w:shd w:val="clear" w:color="auto" w:fill="FFFFFF"/>
        </w:rPr>
        <w:t xml:space="preserve">hy </w:t>
      </w:r>
      <w:r>
        <w:rPr>
          <w:rFonts w:ascii="Palatino-Roman" w:hAnsi="Palatino-Roman" w:cs="Arial"/>
          <w:color w:val="333333"/>
          <w:sz w:val="20"/>
          <w:shd w:val="clear" w:color="auto" w:fill="FFFFFF"/>
        </w:rPr>
        <w:t xml:space="preserve">didn't </w:t>
      </w:r>
      <w:r w:rsidRPr="000271AE">
        <w:rPr>
          <w:rFonts w:ascii="Palatino-Roman" w:hAnsi="Palatino-Roman" w:cs="Arial"/>
          <w:color w:val="333333"/>
          <w:sz w:val="20"/>
          <w:shd w:val="clear" w:color="auto" w:fill="FFFFFF"/>
        </w:rPr>
        <w:t xml:space="preserve">you go </w:t>
      </w:r>
      <w:r>
        <w:rPr>
          <w:rFonts w:ascii="Palatino-Roman" w:hAnsi="Palatino-Roman" w:cs="Arial"/>
          <w:color w:val="333333"/>
          <w:sz w:val="20"/>
          <w:shd w:val="clear" w:color="auto" w:fill="FFFFFF"/>
        </w:rPr>
        <w:t xml:space="preserve">for </w:t>
      </w:r>
      <w:r w:rsidRPr="000271AE">
        <w:rPr>
          <w:rFonts w:ascii="Palatino-Roman" w:hAnsi="Palatino-Roman" w:cs="Arial"/>
          <w:color w:val="333333"/>
          <w:sz w:val="20"/>
          <w:shd w:val="clear" w:color="auto" w:fill="FFFFFF"/>
        </w:rPr>
        <w:t>the alternative box?</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r w:rsidR="000C7587">
        <w:rPr>
          <w:rFonts w:ascii="Palatino-Roman" w:hAnsi="Palatino-Roman" w:cs="Arial"/>
          <w:color w:val="333333"/>
          <w:sz w:val="20"/>
          <w:shd w:val="clear" w:color="auto" w:fill="FFFFFF"/>
        </w:rPr>
        <w:t>A final</w:t>
      </w:r>
      <w:r>
        <w:rPr>
          <w:rFonts w:ascii="Palatino-Roman" w:hAnsi="Palatino-Roman" w:cs="Arial"/>
          <w:color w:val="333333"/>
          <w:sz w:val="20"/>
          <w:shd w:val="clear" w:color="auto" w:fill="FFFFFF"/>
        </w:rPr>
        <w:t xml:space="preserve"> open-ended question probed whether participants </w:t>
      </w:r>
      <w:r w:rsidR="00C1701D">
        <w:rPr>
          <w:rFonts w:ascii="Palatino-Roman" w:hAnsi="Palatino-Roman" w:cs="Arial"/>
          <w:color w:val="333333"/>
          <w:sz w:val="20"/>
          <w:shd w:val="clear" w:color="auto" w:fill="FFFFFF"/>
        </w:rPr>
        <w:t>happened to be</w:t>
      </w:r>
      <w:r>
        <w:rPr>
          <w:rFonts w:ascii="Palatino-Roman" w:hAnsi="Palatino-Roman" w:cs="Arial"/>
          <w:color w:val="333333"/>
          <w:sz w:val="20"/>
          <w:shd w:val="clear" w:color="auto" w:fill="FFFFFF"/>
        </w:rPr>
        <w:t xml:space="preserve"> familiar with</w:t>
      </w:r>
      <w:r w:rsidR="00C1701D">
        <w:rPr>
          <w:rFonts w:ascii="Palatino-Roman" w:hAnsi="Palatino-Roman" w:cs="Arial"/>
          <w:color w:val="333333"/>
          <w:sz w:val="20"/>
          <w:shd w:val="clear" w:color="auto" w:fill="FFFFFF"/>
        </w:rPr>
        <w:t xml:space="preserve"> or latched onto</w:t>
      </w:r>
      <w:r>
        <w:rPr>
          <w:rFonts w:ascii="Palatino-Roman" w:hAnsi="Palatino-Roman" w:cs="Arial"/>
          <w:color w:val="333333"/>
          <w:sz w:val="20"/>
          <w:shd w:val="clear" w:color="auto" w:fill="FFFFFF"/>
        </w:rPr>
        <w:t xml:space="preserve"> what the task was measuring by asking:</w:t>
      </w:r>
      <w:r w:rsidRPr="000271AE">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"W</w:t>
      </w:r>
      <w:r w:rsidRPr="000271AE">
        <w:rPr>
          <w:rFonts w:ascii="Palatino-Roman" w:hAnsi="Palatino-Roman" w:cs="Arial"/>
          <w:color w:val="333333"/>
          <w:sz w:val="20"/>
          <w:shd w:val="clear" w:color="auto" w:fill="FFFFFF"/>
        </w:rPr>
        <w:t>hat is the experiment about?</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r w:rsidR="00C1701D">
        <w:rPr>
          <w:rFonts w:ascii="Palatino-Roman" w:hAnsi="Palatino-Roman" w:cs="Arial"/>
          <w:color w:val="333333"/>
          <w:sz w:val="20"/>
          <w:shd w:val="clear" w:color="auto" w:fill="FFFFFF"/>
        </w:rPr>
        <w:t xml:space="preserve">None of the </w:t>
      </w:r>
      <w:r>
        <w:rPr>
          <w:rFonts w:ascii="Palatino-Roman" w:hAnsi="Palatino-Roman" w:cs="Arial"/>
          <w:color w:val="333333"/>
          <w:sz w:val="20"/>
          <w:shd w:val="clear" w:color="auto" w:fill="FFFFFF"/>
        </w:rPr>
        <w:t>p</w:t>
      </w:r>
      <w:r w:rsidRPr="000271AE">
        <w:rPr>
          <w:rFonts w:ascii="Palatino-Roman" w:hAnsi="Palatino-Roman" w:cs="Arial"/>
          <w:color w:val="333333"/>
          <w:sz w:val="20"/>
          <w:shd w:val="clear" w:color="auto" w:fill="FFFFFF"/>
        </w:rPr>
        <w:t xml:space="preserve">articipants </w:t>
      </w:r>
      <w:r>
        <w:rPr>
          <w:rFonts w:ascii="Palatino-Roman" w:hAnsi="Palatino-Roman" w:cs="Arial"/>
          <w:color w:val="333333"/>
          <w:sz w:val="20"/>
          <w:shd w:val="clear" w:color="auto" w:fill="FFFFFF"/>
        </w:rPr>
        <w:t>indicated</w:t>
      </w:r>
      <w:r w:rsidRPr="000271AE">
        <w:rPr>
          <w:rFonts w:ascii="Palatino-Roman" w:hAnsi="Palatino-Roman" w:cs="Arial"/>
          <w:color w:val="333333"/>
          <w:sz w:val="20"/>
          <w:shd w:val="clear" w:color="auto" w:fill="FFFFFF"/>
        </w:rPr>
        <w:t xml:space="preserve"> familiarity with the task</w:t>
      </w:r>
      <w:r w:rsidR="00C1701D">
        <w:rPr>
          <w:rFonts w:ascii="Palatino-Roman" w:hAnsi="Palatino-Roman" w:cs="Arial"/>
          <w:color w:val="333333"/>
          <w:sz w:val="20"/>
          <w:shd w:val="clear" w:color="auto" w:fill="FFFFFF"/>
        </w:rPr>
        <w:t xml:space="preserve"> or its purpose; all participants </w:t>
      </w:r>
      <w:r w:rsidR="00CB77FE">
        <w:rPr>
          <w:rFonts w:ascii="Palatino-Roman" w:hAnsi="Palatino-Roman" w:cs="Arial"/>
          <w:color w:val="333333"/>
          <w:sz w:val="20"/>
          <w:shd w:val="clear" w:color="auto" w:fill="FFFFFF"/>
        </w:rPr>
        <w:t>merely</w:t>
      </w:r>
      <w:r w:rsidR="00C1701D">
        <w:rPr>
          <w:rFonts w:ascii="Palatino-Roman" w:hAnsi="Palatino-Roman" w:cs="Arial"/>
          <w:color w:val="333333"/>
          <w:sz w:val="20"/>
          <w:shd w:val="clear" w:color="auto" w:fill="FFFFFF"/>
        </w:rPr>
        <w:t xml:space="preserve"> </w:t>
      </w:r>
      <w:r w:rsidR="00CB77FE">
        <w:rPr>
          <w:rFonts w:ascii="Palatino-Roman" w:hAnsi="Palatino-Roman" w:cs="Arial"/>
          <w:color w:val="333333"/>
          <w:sz w:val="20"/>
          <w:shd w:val="clear" w:color="auto" w:fill="FFFFFF"/>
        </w:rPr>
        <w:t>indicated</w:t>
      </w:r>
      <w:r w:rsidR="00C1701D">
        <w:rPr>
          <w:rFonts w:ascii="Palatino-Roman" w:hAnsi="Palatino-Roman" w:cs="Arial"/>
          <w:color w:val="333333"/>
          <w:sz w:val="20"/>
          <w:shd w:val="clear" w:color="auto" w:fill="FFFFFF"/>
        </w:rPr>
        <w:t xml:space="preserve"> that the experiment was about action observation</w:t>
      </w:r>
      <w:r>
        <w:rPr>
          <w:rFonts w:ascii="Palatino-Roman" w:hAnsi="Palatino-Roman" w:cs="Arial"/>
          <w:color w:val="333333"/>
          <w:sz w:val="20"/>
          <w:shd w:val="clear" w:color="auto" w:fill="FFFFFF"/>
        </w:rPr>
        <w:t>.</w:t>
      </w:r>
      <w:r w:rsidRPr="000271AE">
        <w:rPr>
          <w:rFonts w:ascii="Palatino-Roman" w:hAnsi="Palatino-Roman" w:cs="Arial"/>
          <w:color w:val="333333"/>
          <w:sz w:val="20"/>
          <w:shd w:val="clear" w:color="auto" w:fill="FFFFFF"/>
        </w:rPr>
        <w:t xml:space="preserve"> </w:t>
      </w:r>
    </w:p>
    <w:p w14:paraId="02ECD8FA" w14:textId="77777777" w:rsidR="00C53BBA" w:rsidRDefault="00C53BBA" w:rsidP="00C53BBA">
      <w:pPr>
        <w:ind w:firstLine="360"/>
        <w:jc w:val="both"/>
        <w:rPr>
          <w:rFonts w:ascii="Palatino-Roman" w:hAnsi="Palatino-Roman" w:cs="Arial"/>
          <w:color w:val="333333"/>
          <w:sz w:val="20"/>
          <w:shd w:val="clear" w:color="auto" w:fill="FFFFFF"/>
        </w:rPr>
      </w:pPr>
    </w:p>
    <w:p w14:paraId="534CAC09" w14:textId="77777777" w:rsidR="00C53BBA" w:rsidRPr="002D52E6" w:rsidRDefault="00C53BBA" w:rsidP="00C53BBA">
      <w:pPr>
        <w:jc w:val="both"/>
        <w:rPr>
          <w:rFonts w:ascii="Palatino-Roman" w:hAnsi="Palatino-Roman" w:cs="Arial"/>
          <w:b/>
          <w:color w:val="333333"/>
          <w:szCs w:val="24"/>
          <w:shd w:val="clear" w:color="auto" w:fill="FFFFFF"/>
        </w:rPr>
      </w:pPr>
      <w:r w:rsidRPr="002D52E6">
        <w:rPr>
          <w:rFonts w:ascii="Palatino-Roman" w:hAnsi="Palatino-Roman" w:cs="Arial"/>
          <w:b/>
          <w:color w:val="333333"/>
          <w:szCs w:val="24"/>
          <w:shd w:val="clear" w:color="auto" w:fill="FFFFFF"/>
        </w:rPr>
        <w:t>3.</w:t>
      </w:r>
      <w:r>
        <w:rPr>
          <w:rFonts w:ascii="Palatino-Roman" w:hAnsi="Palatino-Roman" w:cs="Arial"/>
          <w:b/>
          <w:color w:val="333333"/>
          <w:szCs w:val="24"/>
          <w:shd w:val="clear" w:color="auto" w:fill="FFFFFF"/>
        </w:rPr>
        <w:t>3</w:t>
      </w:r>
      <w:r w:rsidRPr="002D52E6">
        <w:rPr>
          <w:rFonts w:ascii="Palatino-Roman" w:hAnsi="Palatino-Roman" w:cs="Arial"/>
          <w:b/>
          <w:color w:val="333333"/>
          <w:szCs w:val="24"/>
          <w:shd w:val="clear" w:color="auto" w:fill="FFFFFF"/>
        </w:rPr>
        <w:t xml:space="preserve">. </w:t>
      </w:r>
      <w:r w:rsidR="00E47315">
        <w:rPr>
          <w:rFonts w:ascii="Palatino-Roman" w:hAnsi="Palatino-Roman" w:cs="Arial"/>
          <w:b/>
          <w:color w:val="333333"/>
          <w:szCs w:val="24"/>
          <w:shd w:val="clear" w:color="auto" w:fill="FFFFFF"/>
        </w:rPr>
        <w:t>Data a</w:t>
      </w:r>
      <w:r>
        <w:rPr>
          <w:rFonts w:ascii="Palatino-Roman" w:hAnsi="Palatino-Roman" w:cs="Arial"/>
          <w:b/>
          <w:color w:val="333333"/>
          <w:szCs w:val="24"/>
          <w:shd w:val="clear" w:color="auto" w:fill="FFFFFF"/>
        </w:rPr>
        <w:t>nalys</w:t>
      </w:r>
      <w:r w:rsidR="00E47315">
        <w:rPr>
          <w:rFonts w:ascii="Palatino-Roman" w:hAnsi="Palatino-Roman" w:cs="Arial"/>
          <w:b/>
          <w:color w:val="333333"/>
          <w:szCs w:val="24"/>
          <w:shd w:val="clear" w:color="auto" w:fill="FFFFFF"/>
        </w:rPr>
        <w:t>i</w:t>
      </w:r>
      <w:r>
        <w:rPr>
          <w:rFonts w:ascii="Palatino-Roman" w:hAnsi="Palatino-Roman" w:cs="Arial"/>
          <w:b/>
          <w:color w:val="333333"/>
          <w:szCs w:val="24"/>
          <w:shd w:val="clear" w:color="auto" w:fill="FFFFFF"/>
        </w:rPr>
        <w:t>s</w:t>
      </w:r>
    </w:p>
    <w:p w14:paraId="3F70BE79" w14:textId="77777777" w:rsidR="00C53BBA" w:rsidRDefault="00C53BBA" w:rsidP="00C53BBA">
      <w:pPr>
        <w:ind w:firstLine="360"/>
        <w:jc w:val="both"/>
        <w:rPr>
          <w:rFonts w:ascii="Palatino-Roman" w:hAnsi="Palatino-Roman" w:cs="Arial"/>
          <w:color w:val="333333"/>
          <w:sz w:val="20"/>
          <w:shd w:val="clear" w:color="auto" w:fill="FFFFFF"/>
        </w:rPr>
      </w:pPr>
    </w:p>
    <w:p w14:paraId="6347F355" w14:textId="2D5150D6" w:rsidR="00C53BBA" w:rsidRDefault="00C53BBA" w:rsidP="00C53BBA">
      <w:pPr>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W</w:t>
      </w:r>
      <w:r w:rsidRPr="0007133C">
        <w:rPr>
          <w:rFonts w:ascii="Palatino-Roman" w:hAnsi="Palatino-Roman" w:cs="Arial"/>
          <w:color w:val="333333"/>
          <w:sz w:val="20"/>
          <w:shd w:val="clear" w:color="auto" w:fill="FFFFFF"/>
        </w:rPr>
        <w:t xml:space="preserve">e </w:t>
      </w:r>
      <w:r>
        <w:rPr>
          <w:rFonts w:ascii="Palatino-Roman" w:hAnsi="Palatino-Roman" w:cs="Arial"/>
          <w:color w:val="333333"/>
          <w:sz w:val="20"/>
          <w:shd w:val="clear" w:color="auto" w:fill="FFFFFF"/>
        </w:rPr>
        <w:t>measured</w:t>
      </w:r>
      <w:r w:rsidRPr="0007133C">
        <w:rPr>
          <w:rFonts w:ascii="Palatino-Roman" w:hAnsi="Palatino-Roman" w:cs="Arial"/>
          <w:color w:val="333333"/>
          <w:sz w:val="20"/>
          <w:shd w:val="clear" w:color="auto" w:fill="FFFFFF"/>
        </w:rPr>
        <w:t xml:space="preserve"> </w:t>
      </w:r>
      <w:r w:rsidR="0093383B">
        <w:rPr>
          <w:rFonts w:ascii="Palatino-Roman" w:hAnsi="Palatino-Roman" w:cs="Arial"/>
          <w:color w:val="333333"/>
          <w:sz w:val="20"/>
          <w:shd w:val="clear" w:color="auto" w:fill="FFFFFF"/>
        </w:rPr>
        <w:t xml:space="preserve">each </w:t>
      </w:r>
      <w:r w:rsidRPr="0007133C">
        <w:rPr>
          <w:rFonts w:ascii="Palatino-Roman" w:hAnsi="Palatino-Roman" w:cs="Arial"/>
          <w:color w:val="333333"/>
          <w:sz w:val="20"/>
          <w:shd w:val="clear" w:color="auto" w:fill="FFFFFF"/>
        </w:rPr>
        <w:t>participants</w:t>
      </w:r>
      <w:r>
        <w:rPr>
          <w:rFonts w:ascii="Palatino-Roman" w:hAnsi="Palatino-Roman" w:cs="Arial"/>
          <w:color w:val="333333"/>
          <w:sz w:val="20"/>
          <w:shd w:val="clear" w:color="auto" w:fill="FFFFFF"/>
        </w:rPr>
        <w:t>' gazing (f</w:t>
      </w:r>
      <w:r w:rsidRPr="0007133C">
        <w:rPr>
          <w:rFonts w:ascii="Palatino-Roman" w:hAnsi="Palatino-Roman" w:cs="Arial"/>
          <w:color w:val="333333"/>
          <w:sz w:val="20"/>
          <w:shd w:val="clear" w:color="auto" w:fill="FFFFFF"/>
        </w:rPr>
        <w:t xml:space="preserve">ixation </w:t>
      </w:r>
      <w:r>
        <w:rPr>
          <w:rFonts w:ascii="Palatino-Roman" w:hAnsi="Palatino-Roman" w:cs="Arial"/>
          <w:color w:val="333333"/>
          <w:sz w:val="20"/>
          <w:shd w:val="clear" w:color="auto" w:fill="FFFFFF"/>
        </w:rPr>
        <w:t>d</w:t>
      </w:r>
      <w:r w:rsidRPr="0007133C">
        <w:rPr>
          <w:rFonts w:ascii="Palatino-Roman" w:hAnsi="Palatino-Roman" w:cs="Arial"/>
          <w:color w:val="333333"/>
          <w:sz w:val="20"/>
          <w:shd w:val="clear" w:color="auto" w:fill="FFFFFF"/>
        </w:rPr>
        <w:t>uration</w:t>
      </w:r>
      <w:r>
        <w:rPr>
          <w:rFonts w:ascii="Palatino-Roman" w:hAnsi="Palatino-Roman" w:cs="Arial"/>
          <w:color w:val="333333"/>
          <w:sz w:val="20"/>
          <w:shd w:val="clear" w:color="auto" w:fill="FFFFFF"/>
        </w:rPr>
        <w:t xml:space="preserve"> to either box</w:t>
      </w:r>
      <w:r w:rsidRPr="0007133C">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first f</w:t>
      </w:r>
      <w:r w:rsidRPr="0007133C">
        <w:rPr>
          <w:rFonts w:ascii="Palatino-Roman" w:hAnsi="Palatino-Roman" w:cs="Arial"/>
          <w:color w:val="333333"/>
          <w:sz w:val="20"/>
          <w:shd w:val="clear" w:color="auto" w:fill="FFFFFF"/>
        </w:rPr>
        <w:t xml:space="preserve">ixated </w:t>
      </w:r>
      <w:r>
        <w:rPr>
          <w:rFonts w:ascii="Palatino-Roman" w:hAnsi="Palatino-Roman" w:cs="Arial"/>
          <w:color w:val="333333"/>
          <w:sz w:val="20"/>
          <w:shd w:val="clear" w:color="auto" w:fill="FFFFFF"/>
        </w:rPr>
        <w:t>b</w:t>
      </w:r>
      <w:r w:rsidRPr="0007133C">
        <w:rPr>
          <w:rFonts w:ascii="Palatino-Roman" w:hAnsi="Palatino-Roman" w:cs="Arial"/>
          <w:color w:val="333333"/>
          <w:sz w:val="20"/>
          <w:shd w:val="clear" w:color="auto" w:fill="FFFFFF"/>
        </w:rPr>
        <w:t>ox</w:t>
      </w:r>
      <w:r>
        <w:rPr>
          <w:rFonts w:ascii="Palatino-Roman" w:hAnsi="Palatino-Roman" w:cs="Arial"/>
          <w:color w:val="333333"/>
          <w:sz w:val="20"/>
          <w:shd w:val="clear" w:color="auto" w:fill="FFFFFF"/>
        </w:rPr>
        <w:t>)</w:t>
      </w:r>
      <w:r w:rsidRPr="0007133C">
        <w:rPr>
          <w:rFonts w:ascii="Palatino-Roman" w:hAnsi="Palatino-Roman" w:cs="Arial"/>
          <w:color w:val="333333"/>
          <w:sz w:val="20"/>
          <w:shd w:val="clear" w:color="auto" w:fill="FFFFFF"/>
        </w:rPr>
        <w:t xml:space="preserve"> </w:t>
      </w:r>
      <w:r w:rsidR="0093383B">
        <w:rPr>
          <w:rFonts w:ascii="Palatino-Roman" w:hAnsi="Palatino-Roman" w:cs="Arial"/>
          <w:color w:val="333333"/>
          <w:sz w:val="20"/>
          <w:shd w:val="clear" w:color="auto" w:fill="FFFFFF"/>
        </w:rPr>
        <w:t xml:space="preserve">individually </w:t>
      </w:r>
      <w:r w:rsidRPr="0007133C">
        <w:rPr>
          <w:rFonts w:ascii="Palatino-Roman" w:hAnsi="Palatino-Roman" w:cs="Arial"/>
          <w:color w:val="333333"/>
          <w:sz w:val="20"/>
          <w:shd w:val="clear" w:color="auto" w:fill="FFFFFF"/>
        </w:rPr>
        <w:t>during a specific time of interest, beginning after the confederate closed the door and ending before she oriented her gaze towards one or the other box</w:t>
      </w:r>
      <w:r>
        <w:rPr>
          <w:rFonts w:ascii="Palatino-Roman" w:hAnsi="Palatino-Roman" w:cs="Arial"/>
          <w:color w:val="333333"/>
          <w:sz w:val="20"/>
          <w:shd w:val="clear" w:color="auto" w:fill="FFFFFF"/>
        </w:rPr>
        <w:t xml:space="preserve"> (see figure</w:t>
      </w:r>
      <w:r w:rsidRPr="0007133C">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2)</w:t>
      </w:r>
      <w:r w:rsidRPr="0007133C">
        <w:rPr>
          <w:rFonts w:ascii="Palatino-Roman" w:hAnsi="Palatino-Roman" w:cs="Arial"/>
          <w:color w:val="333333"/>
          <w:sz w:val="20"/>
          <w:shd w:val="clear" w:color="auto" w:fill="FFFFFF"/>
        </w:rPr>
        <w:t>.</w:t>
      </w:r>
      <w:r w:rsidR="0093383B">
        <w:rPr>
          <w:rFonts w:ascii="Palatino-Roman" w:hAnsi="Palatino-Roman" w:cs="Arial"/>
          <w:color w:val="333333"/>
          <w:sz w:val="20"/>
          <w:shd w:val="clear" w:color="auto" w:fill="FFFFFF"/>
        </w:rPr>
        <w:t xml:space="preserve"> Raw fixation durations were then transformed into proportions.</w:t>
      </w:r>
      <w:r w:rsidRPr="0007133C">
        <w:rPr>
          <w:rFonts w:ascii="Palatino-Roman" w:hAnsi="Palatino-Roman" w:cs="Arial"/>
          <w:color w:val="333333"/>
          <w:sz w:val="20"/>
          <w:shd w:val="clear" w:color="auto" w:fill="FFFFFF"/>
        </w:rPr>
        <w:t xml:space="preserve"> To extract gaze data</w:t>
      </w:r>
      <w:r>
        <w:rPr>
          <w:rFonts w:ascii="Palatino-Roman" w:hAnsi="Palatino-Roman" w:cs="Arial"/>
          <w:color w:val="333333"/>
          <w:sz w:val="20"/>
          <w:shd w:val="clear" w:color="auto" w:fill="FFFFFF"/>
        </w:rPr>
        <w:t>,</w:t>
      </w:r>
      <w:r w:rsidRPr="0007133C">
        <w:rPr>
          <w:rFonts w:ascii="Palatino-Roman" w:hAnsi="Palatino-Roman" w:cs="Arial"/>
          <w:color w:val="333333"/>
          <w:sz w:val="20"/>
          <w:shd w:val="clear" w:color="auto" w:fill="FFFFFF"/>
        </w:rPr>
        <w:t xml:space="preserve"> we defined two same-sized (277 x 317 pixels) areas of interest (AOI</w:t>
      </w:r>
      <w:r>
        <w:rPr>
          <w:rFonts w:ascii="Palatino-Roman" w:hAnsi="Palatino-Roman" w:cs="Arial"/>
          <w:color w:val="333333"/>
          <w:sz w:val="20"/>
          <w:shd w:val="clear" w:color="auto" w:fill="FFFFFF"/>
        </w:rPr>
        <w:t>, see figure 3</w:t>
      </w:r>
      <w:r w:rsidR="00CB77FE">
        <w:rPr>
          <w:rFonts w:ascii="Palatino-Roman" w:hAnsi="Palatino-Roman" w:cs="Arial"/>
          <w:color w:val="333333"/>
          <w:sz w:val="20"/>
          <w:shd w:val="clear" w:color="auto" w:fill="FFFFFF"/>
        </w:rPr>
        <w:t>)</w:t>
      </w:r>
      <w:r w:rsidR="00CB77FE" w:rsidRPr="00F61939">
        <w:rPr>
          <w:rFonts w:ascii="Palatino-Roman" w:hAnsi="Palatino-Roman" w:cs="Arial"/>
          <w:color w:val="333333"/>
          <w:sz w:val="20"/>
          <w:shd w:val="clear" w:color="auto" w:fill="FFFFFF"/>
        </w:rPr>
        <w:t>—</w:t>
      </w:r>
      <w:r>
        <w:rPr>
          <w:rFonts w:ascii="Palatino-Roman" w:hAnsi="Palatino-Roman" w:cs="Arial"/>
          <w:color w:val="333333"/>
          <w:sz w:val="20"/>
          <w:shd w:val="clear" w:color="auto" w:fill="FFFFFF"/>
        </w:rPr>
        <w:t xml:space="preserve">the </w:t>
      </w:r>
      <w:r w:rsidRPr="0007133C">
        <w:rPr>
          <w:rFonts w:ascii="Palatino-Roman" w:hAnsi="Palatino-Roman" w:cs="Arial"/>
          <w:color w:val="333333"/>
          <w:sz w:val="20"/>
          <w:shd w:val="clear" w:color="auto" w:fill="FFFFFF"/>
        </w:rPr>
        <w:t>now-full box AOI</w:t>
      </w:r>
      <w:r>
        <w:rPr>
          <w:rFonts w:ascii="Palatino-Roman" w:hAnsi="Palatino-Roman" w:cs="Arial"/>
          <w:color w:val="333333"/>
          <w:sz w:val="20"/>
          <w:shd w:val="clear" w:color="auto" w:fill="FFFFFF"/>
        </w:rPr>
        <w:t xml:space="preserve"> and</w:t>
      </w:r>
      <w:r w:rsidRPr="0007133C">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 xml:space="preserve">the </w:t>
      </w:r>
      <w:r w:rsidRPr="0007133C">
        <w:rPr>
          <w:rFonts w:ascii="Palatino-Roman" w:hAnsi="Palatino-Roman" w:cs="Arial"/>
          <w:color w:val="333333"/>
          <w:sz w:val="20"/>
          <w:shd w:val="clear" w:color="auto" w:fill="FFFFFF"/>
        </w:rPr>
        <w:t>now-empty box AOI</w:t>
      </w:r>
      <w:r w:rsidR="00CB77FE" w:rsidRPr="00F61939">
        <w:rPr>
          <w:rFonts w:ascii="Palatino-Roman" w:hAnsi="Palatino-Roman" w:cs="Arial"/>
          <w:color w:val="333333"/>
          <w:sz w:val="20"/>
          <w:shd w:val="clear" w:color="auto" w:fill="FFFFFF"/>
        </w:rPr>
        <w:t>—</w:t>
      </w:r>
      <w:r w:rsidRPr="0007133C">
        <w:rPr>
          <w:rFonts w:ascii="Palatino-Roman" w:hAnsi="Palatino-Roman" w:cs="Arial"/>
          <w:color w:val="333333"/>
          <w:sz w:val="20"/>
          <w:shd w:val="clear" w:color="auto" w:fill="FFFFFF"/>
        </w:rPr>
        <w:t xml:space="preserve">and </w:t>
      </w:r>
      <w:r>
        <w:rPr>
          <w:rFonts w:ascii="Palatino-Roman" w:hAnsi="Palatino-Roman" w:cs="Arial"/>
          <w:color w:val="333333"/>
          <w:sz w:val="20"/>
          <w:shd w:val="clear" w:color="auto" w:fill="FFFFFF"/>
        </w:rPr>
        <w:t>applied</w:t>
      </w:r>
      <w:r w:rsidRPr="0007133C">
        <w:rPr>
          <w:rFonts w:ascii="Palatino-Roman" w:hAnsi="Palatino-Roman" w:cs="Arial"/>
          <w:color w:val="333333"/>
          <w:sz w:val="20"/>
          <w:shd w:val="clear" w:color="auto" w:fill="FFFFFF"/>
        </w:rPr>
        <w:t xml:space="preserve"> the standard attention filter of</w:t>
      </w:r>
      <w:r w:rsidR="00CB77FE">
        <w:rPr>
          <w:rFonts w:ascii="Palatino-Roman" w:hAnsi="Palatino-Roman" w:cs="Arial"/>
          <w:color w:val="333333"/>
          <w:sz w:val="20"/>
          <w:shd w:val="clear" w:color="auto" w:fill="FFFFFF"/>
        </w:rPr>
        <w:t xml:space="preserve"> the</w:t>
      </w:r>
      <w:r w:rsidRPr="0007133C">
        <w:rPr>
          <w:rFonts w:ascii="Palatino-Roman" w:hAnsi="Palatino-Roman" w:cs="Arial"/>
          <w:color w:val="333333"/>
          <w:sz w:val="20"/>
          <w:shd w:val="clear" w:color="auto" w:fill="FFFFFF"/>
        </w:rPr>
        <w:t xml:space="preserve"> </w:t>
      </w:r>
      <w:proofErr w:type="spellStart"/>
      <w:r w:rsidRPr="0007133C">
        <w:rPr>
          <w:rFonts w:ascii="Palatino-Roman" w:hAnsi="Palatino-Roman" w:cs="Arial"/>
          <w:color w:val="333333"/>
          <w:sz w:val="20"/>
          <w:shd w:val="clear" w:color="auto" w:fill="FFFFFF"/>
        </w:rPr>
        <w:t>Tobii</w:t>
      </w:r>
      <w:proofErr w:type="spellEnd"/>
      <w:r w:rsidRPr="0007133C">
        <w:rPr>
          <w:rFonts w:ascii="Palatino-Roman" w:hAnsi="Palatino-Roman" w:cs="Arial"/>
          <w:color w:val="333333"/>
          <w:sz w:val="20"/>
          <w:shd w:val="clear" w:color="auto" w:fill="FFFFFF"/>
        </w:rPr>
        <w:t xml:space="preserve"> Pro Lab</w:t>
      </w:r>
      <w:r>
        <w:rPr>
          <w:rFonts w:ascii="Palatino-Roman" w:hAnsi="Palatino-Roman" w:cs="Arial"/>
          <w:color w:val="333333"/>
          <w:sz w:val="20"/>
          <w:shd w:val="clear" w:color="auto" w:fill="FFFFFF"/>
        </w:rPr>
        <w:t xml:space="preserve"> programme</w:t>
      </w:r>
      <w:r w:rsidRPr="00DF5968">
        <w:rPr>
          <w:rFonts w:ascii="Palatino-Roman" w:hAnsi="Palatino-Roman" w:cs="Arial"/>
          <w:color w:val="333333"/>
          <w:sz w:val="20"/>
          <w:shd w:val="clear" w:color="auto" w:fill="FFFFFF"/>
        </w:rPr>
        <w:t xml:space="preserve">. </w:t>
      </w:r>
      <w:r w:rsidR="00B014A4" w:rsidRPr="00B014A4">
        <w:rPr>
          <w:rFonts w:ascii="Palatino-Roman" w:hAnsi="Palatino-Roman" w:cs="Arial"/>
          <w:color w:val="333333"/>
          <w:sz w:val="20"/>
          <w:highlight w:val="green"/>
          <w:shd w:val="clear" w:color="auto" w:fill="FFFFFF"/>
        </w:rPr>
        <w:t>In addition</w:t>
      </w:r>
      <w:r w:rsidR="00DC3B75" w:rsidRPr="00DF5968">
        <w:rPr>
          <w:rFonts w:ascii="Palatino-Roman" w:hAnsi="Palatino-Roman" w:cs="Arial"/>
          <w:color w:val="333333"/>
          <w:sz w:val="20"/>
          <w:shd w:val="clear" w:color="auto" w:fill="FFFFFF"/>
        </w:rPr>
        <w:t xml:space="preserve">, </w:t>
      </w:r>
      <w:r w:rsidR="00F66E71" w:rsidRPr="00DF5968">
        <w:rPr>
          <w:rFonts w:ascii="Palatino-Roman" w:hAnsi="Palatino-Roman" w:cs="Arial"/>
          <w:color w:val="333333"/>
          <w:sz w:val="20"/>
          <w:shd w:val="clear" w:color="auto" w:fill="FFFFFF"/>
        </w:rPr>
        <w:t xml:space="preserve">we checked that participants’ </w:t>
      </w:r>
      <w:r w:rsidR="00DC3B75" w:rsidRPr="00DF5968">
        <w:rPr>
          <w:rFonts w:ascii="Palatino-Roman" w:hAnsi="Palatino-Roman" w:cs="Arial"/>
          <w:color w:val="333333"/>
          <w:sz w:val="20"/>
          <w:shd w:val="clear" w:color="auto" w:fill="FFFFFF"/>
        </w:rPr>
        <w:t xml:space="preserve">eye-gaze was </w:t>
      </w:r>
      <w:r w:rsidR="00F66E71" w:rsidRPr="00DF5968">
        <w:rPr>
          <w:rFonts w:ascii="Palatino-Roman" w:hAnsi="Palatino-Roman" w:cs="Arial"/>
          <w:color w:val="333333"/>
          <w:sz w:val="20"/>
          <w:shd w:val="clear" w:color="auto" w:fill="FFFFFF"/>
        </w:rPr>
        <w:t>not followed by head/torso movements while fixating to one box or the other</w:t>
      </w:r>
      <w:r w:rsidR="00B014A4">
        <w:rPr>
          <w:rFonts w:ascii="Palatino-Roman" w:hAnsi="Palatino-Roman" w:cs="Arial"/>
          <w:color w:val="333333"/>
          <w:sz w:val="20"/>
          <w:shd w:val="clear" w:color="auto" w:fill="FFFFFF"/>
        </w:rPr>
        <w:t xml:space="preserve">; </w:t>
      </w:r>
      <w:r w:rsidR="00B014A4" w:rsidRPr="00B014A4">
        <w:rPr>
          <w:rFonts w:ascii="Palatino-Roman" w:hAnsi="Palatino-Roman" w:cs="Arial"/>
          <w:color w:val="333333"/>
          <w:sz w:val="20"/>
          <w:highlight w:val="green"/>
          <w:shd w:val="clear" w:color="auto" w:fill="FFFFFF"/>
        </w:rPr>
        <w:t>this was done with the aim of</w:t>
      </w:r>
      <w:r w:rsidR="005903FE" w:rsidRPr="00B014A4">
        <w:rPr>
          <w:rFonts w:ascii="Palatino-Roman" w:hAnsi="Palatino-Roman" w:cs="Arial"/>
          <w:color w:val="333333"/>
          <w:sz w:val="20"/>
          <w:highlight w:val="green"/>
          <w:shd w:val="clear" w:color="auto" w:fill="FFFFFF"/>
        </w:rPr>
        <w:t xml:space="preserve"> </w:t>
      </w:r>
      <w:r w:rsidR="00B014A4" w:rsidRPr="00B014A4">
        <w:rPr>
          <w:rFonts w:ascii="Palatino-Roman" w:hAnsi="Palatino-Roman" w:cs="Arial"/>
          <w:color w:val="333333"/>
          <w:sz w:val="20"/>
          <w:highlight w:val="green"/>
          <w:shd w:val="clear" w:color="auto" w:fill="FFFFFF"/>
        </w:rPr>
        <w:t>excluding</w:t>
      </w:r>
      <w:r w:rsidR="005903FE" w:rsidRPr="005903FE">
        <w:rPr>
          <w:rFonts w:ascii="Palatino-Roman" w:hAnsi="Palatino-Roman" w:cs="Arial"/>
          <w:color w:val="333333"/>
          <w:sz w:val="20"/>
          <w:highlight w:val="yellow"/>
          <w:shd w:val="clear" w:color="auto" w:fill="FFFFFF"/>
        </w:rPr>
        <w:t xml:space="preserve"> the possibility that participants’ leaning could have been influenced by attention orientation.</w:t>
      </w:r>
      <w:r w:rsidR="005903FE">
        <w:rPr>
          <w:rFonts w:ascii="Palatino-Roman" w:hAnsi="Palatino-Roman" w:cs="Arial"/>
          <w:color w:val="333333"/>
          <w:sz w:val="20"/>
          <w:shd w:val="clear" w:color="auto" w:fill="FFFFFF"/>
        </w:rPr>
        <w:t xml:space="preserve"> </w:t>
      </w:r>
    </w:p>
    <w:p w14:paraId="5A4EF9BD" w14:textId="77777777" w:rsidR="00562145" w:rsidRDefault="00562145" w:rsidP="00C53BBA">
      <w:pPr>
        <w:jc w:val="both"/>
        <w:rPr>
          <w:rFonts w:ascii="Palatino-Roman" w:hAnsi="Palatino-Roman" w:cs="Arial"/>
          <w:color w:val="333333"/>
          <w:sz w:val="20"/>
          <w:shd w:val="clear" w:color="auto" w:fill="FFFFFF"/>
        </w:rPr>
      </w:pPr>
    </w:p>
    <w:p w14:paraId="22CFBD26" w14:textId="77777777" w:rsidR="00562145" w:rsidRDefault="00562145" w:rsidP="00562145">
      <w:pPr>
        <w:jc w:val="center"/>
        <w:rPr>
          <w:rFonts w:ascii="Palatino-Roman" w:hAnsi="Palatino-Roman" w:cs="Arial"/>
          <w:color w:val="333333"/>
          <w:sz w:val="20"/>
          <w:shd w:val="clear" w:color="auto" w:fill="FFFFFF"/>
        </w:rPr>
      </w:pPr>
      <w:r>
        <w:rPr>
          <w:rFonts w:ascii="Palatino-Roman" w:hAnsi="Palatino-Roman" w:cs="Arial"/>
          <w:noProof/>
          <w:color w:val="333333"/>
          <w:sz w:val="20"/>
          <w:shd w:val="clear" w:color="auto" w:fill="FFFFFF"/>
          <w:lang w:val="en-NZ" w:eastAsia="en-NZ"/>
        </w:rPr>
        <w:lastRenderedPageBreak/>
        <w:drawing>
          <wp:inline distT="0" distB="0" distL="0" distR="0" wp14:anchorId="2F9546F3" wp14:editId="0CCFB3D8">
            <wp:extent cx="3812789" cy="3590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_Manuscript.jpg"/>
                    <pic:cNvPicPr/>
                  </pic:nvPicPr>
                  <pic:blipFill>
                    <a:blip r:embed="rId15">
                      <a:extLst>
                        <a:ext uri="{28A0092B-C50C-407E-A947-70E740481C1C}">
                          <a14:useLocalDpi xmlns:a14="http://schemas.microsoft.com/office/drawing/2010/main" val="0"/>
                        </a:ext>
                      </a:extLst>
                    </a:blip>
                    <a:stretch>
                      <a:fillRect/>
                    </a:stretch>
                  </pic:blipFill>
                  <pic:spPr>
                    <a:xfrm>
                      <a:off x="0" y="0"/>
                      <a:ext cx="3840503" cy="3617026"/>
                    </a:xfrm>
                    <a:prstGeom prst="rect">
                      <a:avLst/>
                    </a:prstGeom>
                  </pic:spPr>
                </pic:pic>
              </a:graphicData>
            </a:graphic>
          </wp:inline>
        </w:drawing>
      </w:r>
    </w:p>
    <w:p w14:paraId="16982D74" w14:textId="77777777" w:rsidR="00562145" w:rsidRDefault="00562145" w:rsidP="00562145">
      <w:pPr>
        <w:jc w:val="center"/>
        <w:rPr>
          <w:rFonts w:ascii="Palatino-Roman" w:hAnsi="Palatino-Roman" w:cs="Arial"/>
          <w:color w:val="333333"/>
          <w:sz w:val="20"/>
          <w:shd w:val="clear" w:color="auto" w:fill="FFFFFF"/>
        </w:rPr>
      </w:pPr>
    </w:p>
    <w:p w14:paraId="67147C07" w14:textId="77777777" w:rsidR="00562145" w:rsidRDefault="00562145" w:rsidP="00562145">
      <w:pPr>
        <w:rPr>
          <w:rFonts w:ascii="Palatino-Roman" w:hAnsi="Palatino-Roman" w:cs="Arial"/>
          <w:i/>
          <w:color w:val="333333"/>
          <w:sz w:val="20"/>
          <w:shd w:val="clear" w:color="auto" w:fill="FFFFFF"/>
        </w:rPr>
      </w:pPr>
      <w:r w:rsidRPr="006F7868">
        <w:rPr>
          <w:rFonts w:ascii="Palatino-Roman" w:hAnsi="Palatino-Roman" w:cs="Arial"/>
          <w:b/>
          <w:i/>
          <w:color w:val="333333"/>
          <w:sz w:val="20"/>
          <w:shd w:val="clear" w:color="auto" w:fill="FFFFFF"/>
        </w:rPr>
        <w:t>Figure 2.</w:t>
      </w:r>
      <w:r w:rsidRPr="006F7868">
        <w:rPr>
          <w:rFonts w:ascii="Palatino-Roman" w:hAnsi="Palatino-Roman" w:cs="Arial"/>
          <w:i/>
          <w:color w:val="333333"/>
          <w:sz w:val="20"/>
          <w:shd w:val="clear" w:color="auto" w:fill="FFFFFF"/>
        </w:rPr>
        <w:t xml:space="preserve"> Schematic representation of the selected time windows.</w:t>
      </w:r>
      <w:r>
        <w:rPr>
          <w:rFonts w:ascii="Palatino-Roman" w:hAnsi="Palatino-Roman" w:cs="Arial"/>
          <w:i/>
          <w:color w:val="333333"/>
          <w:sz w:val="20"/>
          <w:shd w:val="clear" w:color="auto" w:fill="FFFFFF"/>
        </w:rPr>
        <w:t xml:space="preserve"> </w:t>
      </w:r>
      <w:r w:rsidR="002327FA" w:rsidRPr="002327FA">
        <w:rPr>
          <w:rFonts w:ascii="Palatino-Roman" w:hAnsi="Palatino-Roman" w:cs="Arial"/>
          <w:i/>
          <w:color w:val="333333"/>
          <w:sz w:val="20"/>
          <w:highlight w:val="yellow"/>
          <w:shd w:val="clear" w:color="auto" w:fill="FFFFFF"/>
        </w:rPr>
        <w:t>The Balance Time Window ha</w:t>
      </w:r>
      <w:r w:rsidR="002327FA">
        <w:rPr>
          <w:rFonts w:ascii="Palatino-Roman" w:hAnsi="Palatino-Roman" w:cs="Arial"/>
          <w:i/>
          <w:color w:val="333333"/>
          <w:sz w:val="20"/>
          <w:highlight w:val="yellow"/>
          <w:shd w:val="clear" w:color="auto" w:fill="FFFFFF"/>
        </w:rPr>
        <w:t>d</w:t>
      </w:r>
      <w:r w:rsidR="002327FA" w:rsidRPr="002327FA">
        <w:rPr>
          <w:rFonts w:ascii="Palatino-Roman" w:hAnsi="Palatino-Roman" w:cs="Arial"/>
          <w:i/>
          <w:color w:val="333333"/>
          <w:sz w:val="20"/>
          <w:highlight w:val="yellow"/>
          <w:shd w:val="clear" w:color="auto" w:fill="FFFFFF"/>
        </w:rPr>
        <w:t xml:space="preserve"> a fixed duration of 2020 </w:t>
      </w:r>
      <w:proofErr w:type="spellStart"/>
      <w:r w:rsidR="002327FA" w:rsidRPr="002327FA">
        <w:rPr>
          <w:rFonts w:ascii="Palatino-Roman" w:hAnsi="Palatino-Roman" w:cs="Arial"/>
          <w:i/>
          <w:color w:val="333333"/>
          <w:sz w:val="20"/>
          <w:highlight w:val="yellow"/>
          <w:shd w:val="clear" w:color="auto" w:fill="FFFFFF"/>
        </w:rPr>
        <w:t>ms</w:t>
      </w:r>
      <w:proofErr w:type="spellEnd"/>
      <w:r w:rsidR="002327FA" w:rsidRPr="002327FA">
        <w:rPr>
          <w:rFonts w:ascii="Palatino-Roman" w:hAnsi="Palatino-Roman" w:cs="Arial"/>
          <w:i/>
          <w:color w:val="333333"/>
          <w:sz w:val="20"/>
          <w:highlight w:val="yellow"/>
          <w:shd w:val="clear" w:color="auto" w:fill="FFFFFF"/>
        </w:rPr>
        <w:t xml:space="preserve"> while the Eye-Gaze Time window was selected individually for each participant (raw data</w:t>
      </w:r>
      <w:r w:rsidR="002327FA">
        <w:rPr>
          <w:rFonts w:ascii="Palatino-Roman" w:hAnsi="Palatino-Roman" w:cs="Arial"/>
          <w:i/>
          <w:color w:val="333333"/>
          <w:sz w:val="20"/>
          <w:highlight w:val="yellow"/>
          <w:shd w:val="clear" w:color="auto" w:fill="FFFFFF"/>
        </w:rPr>
        <w:t xml:space="preserve"> </w:t>
      </w:r>
      <w:r w:rsidR="002327FA" w:rsidRPr="002327FA">
        <w:rPr>
          <w:rFonts w:ascii="Palatino-Roman" w:hAnsi="Palatino-Roman" w:cs="Arial"/>
          <w:i/>
          <w:color w:val="333333"/>
          <w:sz w:val="20"/>
          <w:highlight w:val="yellow"/>
          <w:shd w:val="clear" w:color="auto" w:fill="FFFFFF"/>
        </w:rPr>
        <w:t xml:space="preserve">was then transformed into proportions). </w:t>
      </w:r>
      <w:r w:rsidRPr="002327FA">
        <w:rPr>
          <w:rFonts w:ascii="Palatino-Roman" w:hAnsi="Palatino-Roman" w:cs="Arial"/>
          <w:i/>
          <w:color w:val="333333"/>
          <w:sz w:val="20"/>
          <w:shd w:val="clear" w:color="auto" w:fill="FFFFFF"/>
        </w:rPr>
        <w:t>The face of the confederate agent is blurred only for the purposes of publication.</w:t>
      </w:r>
    </w:p>
    <w:p w14:paraId="17E6FDEC" w14:textId="77777777" w:rsidR="00562145" w:rsidRDefault="00562145" w:rsidP="00C53BBA">
      <w:pPr>
        <w:jc w:val="both"/>
        <w:rPr>
          <w:rFonts w:ascii="Palatino-Roman" w:hAnsi="Palatino-Roman" w:cs="Arial"/>
          <w:color w:val="333333"/>
          <w:sz w:val="20"/>
          <w:shd w:val="clear" w:color="auto" w:fill="FFFFFF"/>
        </w:rPr>
      </w:pPr>
    </w:p>
    <w:p w14:paraId="13A8175C" w14:textId="77777777" w:rsidR="00CD4044" w:rsidRDefault="00CD4044" w:rsidP="00C53BBA">
      <w:pPr>
        <w:jc w:val="both"/>
        <w:rPr>
          <w:rFonts w:ascii="Palatino-Roman" w:hAnsi="Palatino-Roman" w:cs="Arial"/>
          <w:color w:val="333333"/>
          <w:sz w:val="20"/>
          <w:shd w:val="clear" w:color="auto" w:fill="FFFFFF"/>
        </w:rPr>
      </w:pPr>
    </w:p>
    <w:p w14:paraId="3294E8FB" w14:textId="77777777" w:rsidR="00562145" w:rsidRDefault="00562145" w:rsidP="00562145">
      <w:pPr>
        <w:jc w:val="center"/>
        <w:rPr>
          <w:rFonts w:ascii="Palatino-Roman" w:hAnsi="Palatino-Roman" w:cs="Arial"/>
          <w:color w:val="333333"/>
          <w:sz w:val="20"/>
          <w:shd w:val="clear" w:color="auto" w:fill="FFFFFF"/>
        </w:rPr>
      </w:pPr>
    </w:p>
    <w:p w14:paraId="15BAC6BE" w14:textId="77777777" w:rsidR="00562145" w:rsidRDefault="00562145" w:rsidP="00562145">
      <w:pPr>
        <w:jc w:val="center"/>
        <w:rPr>
          <w:rFonts w:ascii="Palatino-Roman" w:hAnsi="Palatino-Roman" w:cs="Arial"/>
          <w:color w:val="333333"/>
          <w:sz w:val="20"/>
          <w:shd w:val="clear" w:color="auto" w:fill="FFFFFF"/>
        </w:rPr>
      </w:pPr>
      <w:r>
        <w:rPr>
          <w:noProof/>
          <w:lang w:val="en-NZ" w:eastAsia="en-NZ"/>
        </w:rPr>
        <w:drawing>
          <wp:inline distT="0" distB="0" distL="0" distR="0" wp14:anchorId="17331799" wp14:editId="1E1D0FEB">
            <wp:extent cx="1642780" cy="2687216"/>
            <wp:effectExtent l="19050" t="19050" r="1460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OI.png"/>
                    <pic:cNvPicPr/>
                  </pic:nvPicPr>
                  <pic:blipFill rotWithShape="1">
                    <a:blip r:embed="rId16">
                      <a:extLst>
                        <a:ext uri="{28A0092B-C50C-407E-A947-70E740481C1C}">
                          <a14:useLocalDpi xmlns:a14="http://schemas.microsoft.com/office/drawing/2010/main" val="0"/>
                        </a:ext>
                      </a:extLst>
                    </a:blip>
                    <a:srcRect l="28855" r="24847"/>
                    <a:stretch/>
                  </pic:blipFill>
                  <pic:spPr bwMode="auto">
                    <a:xfrm>
                      <a:off x="0" y="0"/>
                      <a:ext cx="1673361" cy="2737240"/>
                    </a:xfrm>
                    <a:prstGeom prst="rect">
                      <a:avLst/>
                    </a:prstGeom>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672D88" w14:textId="77777777" w:rsidR="00562145" w:rsidRDefault="00562145" w:rsidP="00562145">
      <w:pPr>
        <w:jc w:val="center"/>
        <w:rPr>
          <w:rFonts w:ascii="Palatino-Roman" w:hAnsi="Palatino-Roman" w:cs="Arial"/>
          <w:color w:val="333333"/>
          <w:sz w:val="20"/>
          <w:shd w:val="clear" w:color="auto" w:fill="FFFFFF"/>
        </w:rPr>
      </w:pPr>
    </w:p>
    <w:p w14:paraId="464A9153" w14:textId="77777777" w:rsidR="00562145" w:rsidRDefault="00562145" w:rsidP="00562145">
      <w:pPr>
        <w:jc w:val="center"/>
        <w:rPr>
          <w:rFonts w:ascii="Palatino-Roman" w:hAnsi="Palatino-Roman" w:cs="Arial"/>
          <w:i/>
          <w:color w:val="333333"/>
          <w:sz w:val="20"/>
          <w:shd w:val="clear" w:color="auto" w:fill="FFFFFF"/>
        </w:rPr>
      </w:pPr>
      <w:r w:rsidRPr="006F7868">
        <w:rPr>
          <w:rFonts w:ascii="Palatino-Roman" w:hAnsi="Palatino-Roman" w:cs="Arial"/>
          <w:b/>
          <w:i/>
          <w:color w:val="333333"/>
          <w:sz w:val="20"/>
          <w:shd w:val="clear" w:color="auto" w:fill="FFFFFF"/>
        </w:rPr>
        <w:t>Figure 3.</w:t>
      </w:r>
      <w:r w:rsidRPr="006F7868">
        <w:rPr>
          <w:rFonts w:ascii="Palatino-Roman" w:hAnsi="Palatino-Roman" w:cs="Arial"/>
          <w:i/>
          <w:color w:val="333333"/>
          <w:sz w:val="20"/>
          <w:shd w:val="clear" w:color="auto" w:fill="FFFFFF"/>
        </w:rPr>
        <w:t xml:space="preserve"> Two same-size areas of interest (277 x 317 pixels) were selected for eye-gaze data analysis. </w:t>
      </w:r>
    </w:p>
    <w:p w14:paraId="35B5EB9A" w14:textId="77777777" w:rsidR="00562145" w:rsidRDefault="00562145" w:rsidP="00562145">
      <w:pPr>
        <w:jc w:val="center"/>
        <w:rPr>
          <w:rFonts w:ascii="Palatino-Roman" w:hAnsi="Palatino-Roman" w:cs="Arial"/>
          <w:i/>
          <w:color w:val="333333"/>
          <w:sz w:val="20"/>
          <w:shd w:val="clear" w:color="auto" w:fill="FFFFFF"/>
        </w:rPr>
      </w:pPr>
    </w:p>
    <w:p w14:paraId="0FDD69AA" w14:textId="5A8DE486" w:rsidR="005506CD" w:rsidRPr="003A50C6" w:rsidRDefault="00C53BBA" w:rsidP="003043C4">
      <w:pPr>
        <w:ind w:firstLine="360"/>
        <w:jc w:val="both"/>
        <w:rPr>
          <w:rFonts w:ascii="Palatino-Roman" w:hAnsi="Palatino-Roman" w:cs="Arial"/>
          <w:color w:val="333333"/>
          <w:sz w:val="20"/>
          <w:highlight w:val="green"/>
          <w:shd w:val="clear" w:color="auto" w:fill="FFFFFF"/>
        </w:rPr>
      </w:pPr>
      <w:r w:rsidRPr="003043C4">
        <w:rPr>
          <w:rFonts w:ascii="Palatino-Roman" w:hAnsi="Palatino-Roman" w:cs="Arial"/>
          <w:color w:val="333333"/>
          <w:sz w:val="20"/>
          <w:highlight w:val="yellow"/>
          <w:shd w:val="clear" w:color="auto" w:fill="FFFFFF"/>
        </w:rPr>
        <w:t xml:space="preserve">We also measured participants' average leaning on the WBB during a specific time </w:t>
      </w:r>
      <w:r w:rsidR="0093383B" w:rsidRPr="003043C4">
        <w:rPr>
          <w:rFonts w:ascii="Palatino-Roman" w:hAnsi="Palatino-Roman" w:cs="Arial"/>
          <w:color w:val="333333"/>
          <w:sz w:val="20"/>
          <w:highlight w:val="yellow"/>
          <w:shd w:val="clear" w:color="auto" w:fill="FFFFFF"/>
        </w:rPr>
        <w:t>of interest</w:t>
      </w:r>
      <w:r w:rsidRPr="003043C4">
        <w:rPr>
          <w:rFonts w:ascii="Palatino-Roman" w:hAnsi="Palatino-Roman" w:cs="Arial"/>
          <w:color w:val="333333"/>
          <w:sz w:val="20"/>
          <w:highlight w:val="yellow"/>
          <w:shd w:val="clear" w:color="auto" w:fill="FFFFFF"/>
        </w:rPr>
        <w:t xml:space="preserve">, beginning after the confederate closed the door and ending just before she stepped on the mWBB (see figure 2). </w:t>
      </w:r>
      <w:r w:rsidR="005506CD" w:rsidRPr="003A50C6">
        <w:rPr>
          <w:rFonts w:ascii="Palatino-Roman" w:hAnsi="Palatino-Roman" w:cs="Arial"/>
          <w:color w:val="333333"/>
          <w:sz w:val="20"/>
          <w:highlight w:val="green"/>
          <w:shd w:val="clear" w:color="auto" w:fill="FFFFFF"/>
        </w:rPr>
        <w:t xml:space="preserve">The time window for measuring participants' leaning ended just before the confederate stepped on the </w:t>
      </w:r>
      <w:proofErr w:type="spellStart"/>
      <w:r w:rsidR="005506CD" w:rsidRPr="003A50C6">
        <w:rPr>
          <w:rFonts w:ascii="Palatino-Roman" w:hAnsi="Palatino-Roman" w:cs="Arial"/>
          <w:color w:val="333333"/>
          <w:sz w:val="20"/>
          <w:highlight w:val="green"/>
          <w:shd w:val="clear" w:color="auto" w:fill="FFFFFF"/>
        </w:rPr>
        <w:t>mWBB</w:t>
      </w:r>
      <w:proofErr w:type="spellEnd"/>
      <w:r w:rsidR="005506CD" w:rsidRPr="003A50C6">
        <w:rPr>
          <w:rFonts w:ascii="Palatino-Roman" w:hAnsi="Palatino-Roman" w:cs="Arial"/>
          <w:color w:val="333333"/>
          <w:sz w:val="20"/>
          <w:highlight w:val="green"/>
          <w:shd w:val="clear" w:color="auto" w:fill="FFFFFF"/>
        </w:rPr>
        <w:t xml:space="preserve"> to avoid </w:t>
      </w:r>
      <w:r w:rsidR="005506CD" w:rsidRPr="003A50C6">
        <w:rPr>
          <w:rFonts w:ascii="Palatino-Roman" w:hAnsi="Palatino-Roman" w:cs="Arial"/>
          <w:color w:val="333333"/>
          <w:sz w:val="20"/>
          <w:highlight w:val="green"/>
          <w:shd w:val="clear" w:color="auto" w:fill="FFFFFF"/>
        </w:rPr>
        <w:lastRenderedPageBreak/>
        <w:t xml:space="preserve">confounding effects that the confederate’s action of stepping on the balance board (e.g. she raises one leg, she sways to restore the balance, she places her foot, and so on) could have had on </w:t>
      </w:r>
      <w:r w:rsidR="00846BF6">
        <w:rPr>
          <w:rFonts w:ascii="Palatino-Roman" w:hAnsi="Palatino-Roman" w:cs="Arial"/>
          <w:color w:val="333333"/>
          <w:sz w:val="20"/>
          <w:highlight w:val="green"/>
          <w:shd w:val="clear" w:color="auto" w:fill="FFFFFF"/>
        </w:rPr>
        <w:t>observers</w:t>
      </w:r>
      <w:r w:rsidR="005506CD" w:rsidRPr="003A50C6">
        <w:rPr>
          <w:rFonts w:ascii="Palatino-Roman" w:hAnsi="Palatino-Roman" w:cs="Arial"/>
          <w:color w:val="333333"/>
          <w:sz w:val="20"/>
          <w:highlight w:val="green"/>
          <w:shd w:val="clear" w:color="auto" w:fill="FFFFFF"/>
        </w:rPr>
        <w:t xml:space="preserve">' own motor system. </w:t>
      </w:r>
    </w:p>
    <w:p w14:paraId="3DBD724F" w14:textId="510FEA51" w:rsidR="003A50C6" w:rsidRPr="003A50C6" w:rsidRDefault="005D4157" w:rsidP="005506CD">
      <w:pPr>
        <w:jc w:val="both"/>
        <w:rPr>
          <w:rFonts w:ascii="Palatino-Roman" w:hAnsi="Palatino-Roman" w:cs="Arial"/>
          <w:color w:val="333333"/>
          <w:sz w:val="20"/>
          <w:highlight w:val="green"/>
          <w:shd w:val="clear" w:color="auto" w:fill="FFFFFF"/>
        </w:rPr>
      </w:pPr>
      <w:r w:rsidRPr="003A50C6">
        <w:rPr>
          <w:rFonts w:ascii="Palatino-Roman" w:hAnsi="Palatino-Roman" w:cs="Arial"/>
          <w:color w:val="333333"/>
          <w:sz w:val="20"/>
          <w:highlight w:val="green"/>
          <w:shd w:val="clear" w:color="auto" w:fill="FFFFFF"/>
        </w:rPr>
        <w:t>Th</w:t>
      </w:r>
      <w:r w:rsidR="00980098">
        <w:rPr>
          <w:rFonts w:ascii="Palatino-Roman" w:hAnsi="Palatino-Roman" w:cs="Arial"/>
          <w:color w:val="333333"/>
          <w:sz w:val="20"/>
          <w:highlight w:val="green"/>
          <w:shd w:val="clear" w:color="auto" w:fill="FFFFFF"/>
        </w:rPr>
        <w:t>is</w:t>
      </w:r>
      <w:r w:rsidRPr="003A50C6">
        <w:rPr>
          <w:rFonts w:ascii="Palatino-Roman" w:hAnsi="Palatino-Roman" w:cs="Arial"/>
          <w:color w:val="333333"/>
          <w:sz w:val="20"/>
          <w:highlight w:val="green"/>
          <w:shd w:val="clear" w:color="auto" w:fill="FFFFFF"/>
        </w:rPr>
        <w:t xml:space="preserve"> time window </w:t>
      </w:r>
      <w:r w:rsidR="00FF1D23" w:rsidRPr="003A50C6">
        <w:rPr>
          <w:rFonts w:ascii="Palatino-Roman" w:hAnsi="Palatino-Roman" w:cs="Arial"/>
          <w:color w:val="333333"/>
          <w:sz w:val="20"/>
          <w:highlight w:val="green"/>
          <w:shd w:val="clear" w:color="auto" w:fill="FFFFFF"/>
        </w:rPr>
        <w:t xml:space="preserve">was fixed for all </w:t>
      </w:r>
      <w:r w:rsidRPr="003A50C6">
        <w:rPr>
          <w:rFonts w:ascii="Palatino-Roman" w:hAnsi="Palatino-Roman" w:cs="Arial"/>
          <w:color w:val="333333"/>
          <w:sz w:val="20"/>
          <w:highlight w:val="green"/>
          <w:shd w:val="clear" w:color="auto" w:fill="FFFFFF"/>
        </w:rPr>
        <w:t>participant</w:t>
      </w:r>
      <w:r w:rsidR="00FF1D23" w:rsidRPr="003A50C6">
        <w:rPr>
          <w:rFonts w:ascii="Palatino-Roman" w:hAnsi="Palatino-Roman" w:cs="Arial"/>
          <w:color w:val="333333"/>
          <w:sz w:val="20"/>
          <w:highlight w:val="green"/>
          <w:shd w:val="clear" w:color="auto" w:fill="FFFFFF"/>
        </w:rPr>
        <w:t>s</w:t>
      </w:r>
      <w:r w:rsidR="003A50C6" w:rsidRPr="003A50C6">
        <w:rPr>
          <w:rFonts w:ascii="Palatino-Roman" w:hAnsi="Palatino-Roman" w:cs="Arial"/>
          <w:color w:val="333333"/>
          <w:sz w:val="20"/>
          <w:highlight w:val="green"/>
          <w:shd w:val="clear" w:color="auto" w:fill="FFFFFF"/>
        </w:rPr>
        <w:t xml:space="preserve"> and lasted 2020 </w:t>
      </w:r>
      <w:proofErr w:type="spellStart"/>
      <w:r w:rsidR="003A50C6" w:rsidRPr="003A50C6">
        <w:rPr>
          <w:rFonts w:ascii="Palatino-Roman" w:hAnsi="Palatino-Roman" w:cs="Arial"/>
          <w:color w:val="333333"/>
          <w:sz w:val="20"/>
          <w:highlight w:val="green"/>
          <w:shd w:val="clear" w:color="auto" w:fill="FFFFFF"/>
        </w:rPr>
        <w:t>ms</w:t>
      </w:r>
      <w:proofErr w:type="spellEnd"/>
      <w:r w:rsidR="003A50C6" w:rsidRPr="003A50C6">
        <w:rPr>
          <w:rFonts w:ascii="Palatino-Roman" w:hAnsi="Palatino-Roman" w:cs="Arial"/>
          <w:color w:val="333333"/>
          <w:sz w:val="20"/>
          <w:highlight w:val="green"/>
          <w:shd w:val="clear" w:color="auto" w:fill="FFFFFF"/>
        </w:rPr>
        <w:t xml:space="preserve">; </w:t>
      </w:r>
      <w:r w:rsidRPr="003A50C6">
        <w:rPr>
          <w:rFonts w:ascii="Palatino-Roman" w:hAnsi="Palatino-Roman" w:cs="Arial"/>
          <w:color w:val="333333"/>
          <w:sz w:val="20"/>
          <w:highlight w:val="green"/>
          <w:shd w:val="clear" w:color="auto" w:fill="FFFFFF"/>
        </w:rPr>
        <w:t xml:space="preserve">the trained confederate never took less than 2020 </w:t>
      </w:r>
      <w:proofErr w:type="spellStart"/>
      <w:r w:rsidRPr="003A50C6">
        <w:rPr>
          <w:rFonts w:ascii="Palatino-Roman" w:hAnsi="Palatino-Roman" w:cs="Arial"/>
          <w:color w:val="333333"/>
          <w:sz w:val="20"/>
          <w:highlight w:val="green"/>
          <w:shd w:val="clear" w:color="auto" w:fill="FFFFFF"/>
        </w:rPr>
        <w:t>ms</w:t>
      </w:r>
      <w:proofErr w:type="spellEnd"/>
      <w:r w:rsidRPr="003A50C6">
        <w:rPr>
          <w:rFonts w:ascii="Palatino-Roman" w:hAnsi="Palatino-Roman" w:cs="Arial"/>
          <w:color w:val="333333"/>
          <w:sz w:val="20"/>
          <w:highlight w:val="green"/>
          <w:shd w:val="clear" w:color="auto" w:fill="FFFFFF"/>
        </w:rPr>
        <w:t xml:space="preserve"> to </w:t>
      </w:r>
      <w:r w:rsidR="003A50C6" w:rsidRPr="003A50C6">
        <w:rPr>
          <w:rFonts w:ascii="Palatino-Roman" w:hAnsi="Palatino-Roman" w:cs="Arial"/>
          <w:color w:val="333333"/>
          <w:sz w:val="20"/>
          <w:highlight w:val="green"/>
          <w:shd w:val="clear" w:color="auto" w:fill="FFFFFF"/>
        </w:rPr>
        <w:t>go</w:t>
      </w:r>
      <w:r w:rsidRPr="003A50C6">
        <w:rPr>
          <w:rFonts w:ascii="Palatino-Roman" w:hAnsi="Palatino-Roman" w:cs="Arial"/>
          <w:color w:val="333333"/>
          <w:sz w:val="20"/>
          <w:highlight w:val="green"/>
          <w:shd w:val="clear" w:color="auto" w:fill="FFFFFF"/>
        </w:rPr>
        <w:t xml:space="preserve"> from the door to the balance boar</w:t>
      </w:r>
      <w:r w:rsidR="00FF1D23" w:rsidRPr="003A50C6">
        <w:rPr>
          <w:rFonts w:ascii="Palatino-Roman" w:hAnsi="Palatino-Roman" w:cs="Arial"/>
          <w:color w:val="333333"/>
          <w:sz w:val="20"/>
          <w:highlight w:val="green"/>
          <w:shd w:val="clear" w:color="auto" w:fill="FFFFFF"/>
        </w:rPr>
        <w:t>d</w:t>
      </w:r>
      <w:r w:rsidRPr="003A50C6">
        <w:rPr>
          <w:rFonts w:ascii="Palatino-Roman" w:hAnsi="Palatino-Roman" w:cs="Arial"/>
          <w:color w:val="333333"/>
          <w:sz w:val="20"/>
          <w:highlight w:val="green"/>
          <w:shd w:val="clear" w:color="auto" w:fill="FFFFFF"/>
        </w:rPr>
        <w:t xml:space="preserve">. </w:t>
      </w:r>
      <w:r w:rsidR="00B52FB8" w:rsidRPr="003A50C6">
        <w:rPr>
          <w:rFonts w:ascii="Palatino-Roman" w:hAnsi="Palatino-Roman" w:cs="Arial"/>
          <w:color w:val="333333"/>
          <w:sz w:val="20"/>
          <w:highlight w:val="green"/>
          <w:shd w:val="clear" w:color="auto" w:fill="FFFFFF"/>
        </w:rPr>
        <w:t>E</w:t>
      </w:r>
      <w:r w:rsidR="00D70486" w:rsidRPr="003A50C6">
        <w:rPr>
          <w:rFonts w:ascii="Palatino-Roman" w:hAnsi="Palatino-Roman" w:cs="Arial"/>
          <w:color w:val="333333"/>
          <w:sz w:val="20"/>
          <w:highlight w:val="green"/>
          <w:shd w:val="clear" w:color="auto" w:fill="FFFFFF"/>
        </w:rPr>
        <w:t>ye-gaze data</w:t>
      </w:r>
      <w:r w:rsidR="00B52FB8" w:rsidRPr="003A50C6">
        <w:rPr>
          <w:rFonts w:ascii="Palatino-Roman" w:hAnsi="Palatino-Roman" w:cs="Arial"/>
          <w:color w:val="333333"/>
          <w:sz w:val="20"/>
          <w:highlight w:val="green"/>
          <w:shd w:val="clear" w:color="auto" w:fill="FFFFFF"/>
        </w:rPr>
        <w:t>, however,</w:t>
      </w:r>
      <w:r w:rsidR="00D70486" w:rsidRPr="003A50C6">
        <w:rPr>
          <w:rFonts w:ascii="Palatino-Roman" w:hAnsi="Palatino-Roman" w:cs="Arial"/>
          <w:color w:val="333333"/>
          <w:sz w:val="20"/>
          <w:highlight w:val="green"/>
          <w:shd w:val="clear" w:color="auto" w:fill="FFFFFF"/>
        </w:rPr>
        <w:t xml:space="preserve"> was a</w:t>
      </w:r>
      <w:r w:rsidR="003043C4" w:rsidRPr="003A50C6">
        <w:rPr>
          <w:rFonts w:ascii="Palatino-Roman" w:hAnsi="Palatino-Roman" w:cs="Arial"/>
          <w:color w:val="333333"/>
          <w:sz w:val="20"/>
          <w:highlight w:val="green"/>
          <w:shd w:val="clear" w:color="auto" w:fill="FFFFFF"/>
        </w:rPr>
        <w:t>n</w:t>
      </w:r>
      <w:r w:rsidR="00D70486" w:rsidRPr="003A50C6">
        <w:rPr>
          <w:rFonts w:ascii="Palatino-Roman" w:hAnsi="Palatino-Roman" w:cs="Arial"/>
          <w:color w:val="333333"/>
          <w:sz w:val="20"/>
          <w:highlight w:val="green"/>
          <w:shd w:val="clear" w:color="auto" w:fill="FFFFFF"/>
        </w:rPr>
        <w:t>aly</w:t>
      </w:r>
      <w:r w:rsidR="003043C4" w:rsidRPr="003A50C6">
        <w:rPr>
          <w:rFonts w:ascii="Palatino-Roman" w:hAnsi="Palatino-Roman" w:cs="Arial"/>
          <w:color w:val="333333"/>
          <w:sz w:val="20"/>
          <w:highlight w:val="green"/>
          <w:shd w:val="clear" w:color="auto" w:fill="FFFFFF"/>
        </w:rPr>
        <w:t>s</w:t>
      </w:r>
      <w:r w:rsidR="00D70486" w:rsidRPr="003A50C6">
        <w:rPr>
          <w:rFonts w:ascii="Palatino-Roman" w:hAnsi="Palatino-Roman" w:cs="Arial"/>
          <w:color w:val="333333"/>
          <w:sz w:val="20"/>
          <w:highlight w:val="green"/>
          <w:shd w:val="clear" w:color="auto" w:fill="FFFFFF"/>
        </w:rPr>
        <w:t xml:space="preserve">ed up until the moment that a clear </w:t>
      </w:r>
      <w:r w:rsidR="00CA32C8">
        <w:rPr>
          <w:rFonts w:ascii="Palatino-Roman" w:hAnsi="Palatino-Roman" w:cs="Arial"/>
          <w:color w:val="333333"/>
          <w:sz w:val="20"/>
          <w:highlight w:val="green"/>
          <w:shd w:val="clear" w:color="auto" w:fill="FFFFFF"/>
        </w:rPr>
        <w:t>relational</w:t>
      </w:r>
      <w:r w:rsidR="00D70486" w:rsidRPr="003A50C6">
        <w:rPr>
          <w:rFonts w:ascii="Palatino-Roman" w:hAnsi="Palatino-Roman" w:cs="Arial"/>
          <w:color w:val="333333"/>
          <w:sz w:val="20"/>
          <w:highlight w:val="green"/>
          <w:shd w:val="clear" w:color="auto" w:fill="FFFFFF"/>
        </w:rPr>
        <w:t xml:space="preserve"> cu</w:t>
      </w:r>
      <w:r w:rsidR="003043C4" w:rsidRPr="003A50C6">
        <w:rPr>
          <w:rFonts w:ascii="Palatino-Roman" w:hAnsi="Palatino-Roman" w:cs="Arial"/>
          <w:color w:val="333333"/>
          <w:sz w:val="20"/>
          <w:highlight w:val="green"/>
          <w:shd w:val="clear" w:color="auto" w:fill="FFFFFF"/>
        </w:rPr>
        <w:t>e</w:t>
      </w:r>
      <w:r w:rsidR="00464BB9">
        <w:rPr>
          <w:rFonts w:ascii="Palatino-Roman" w:hAnsi="Palatino-Roman" w:cs="Arial"/>
          <w:color w:val="333333"/>
          <w:sz w:val="20"/>
          <w:highlight w:val="green"/>
          <w:shd w:val="clear" w:color="auto" w:fill="FFFFFF"/>
        </w:rPr>
        <w:t xml:space="preserve"> between the agent and the world</w:t>
      </w:r>
      <w:r w:rsidR="00D70486" w:rsidRPr="003A50C6">
        <w:rPr>
          <w:rFonts w:ascii="Palatino-Roman" w:hAnsi="Palatino-Roman" w:cs="Arial"/>
          <w:color w:val="333333"/>
          <w:sz w:val="20"/>
          <w:highlight w:val="green"/>
          <w:shd w:val="clear" w:color="auto" w:fill="FFFFFF"/>
        </w:rPr>
        <w:t xml:space="preserve"> was given, namely until the confederate oriented her </w:t>
      </w:r>
      <w:r w:rsidR="003043C4" w:rsidRPr="003A50C6">
        <w:rPr>
          <w:rFonts w:ascii="Palatino-Roman" w:hAnsi="Palatino-Roman" w:cs="Arial"/>
          <w:color w:val="333333"/>
          <w:sz w:val="20"/>
          <w:highlight w:val="green"/>
          <w:shd w:val="clear" w:color="auto" w:fill="FFFFFF"/>
        </w:rPr>
        <w:t>gaze towards a box.</w:t>
      </w:r>
      <w:r w:rsidR="003A50C6" w:rsidRPr="003A50C6">
        <w:rPr>
          <w:rFonts w:ascii="Palatino-Roman" w:hAnsi="Palatino-Roman" w:cs="Arial"/>
          <w:color w:val="333333"/>
          <w:sz w:val="20"/>
          <w:highlight w:val="green"/>
          <w:shd w:val="clear" w:color="auto" w:fill="FFFFFF"/>
        </w:rPr>
        <w:t xml:space="preserve"> The</w:t>
      </w:r>
      <w:r w:rsidR="00846BF6">
        <w:rPr>
          <w:rFonts w:ascii="Palatino-Roman" w:hAnsi="Palatino-Roman" w:cs="Arial"/>
          <w:color w:val="333333"/>
          <w:sz w:val="20"/>
          <w:highlight w:val="green"/>
          <w:shd w:val="clear" w:color="auto" w:fill="FFFFFF"/>
        </w:rPr>
        <w:t xml:space="preserve"> trained</w:t>
      </w:r>
      <w:r w:rsidR="003A50C6" w:rsidRPr="003A50C6">
        <w:rPr>
          <w:rFonts w:ascii="Palatino-Roman" w:hAnsi="Palatino-Roman" w:cs="Arial"/>
          <w:color w:val="333333"/>
          <w:sz w:val="20"/>
          <w:highlight w:val="green"/>
          <w:shd w:val="clear" w:color="auto" w:fill="FFFFFF"/>
        </w:rPr>
        <w:t xml:space="preserve"> confederate was less able to </w:t>
      </w:r>
      <w:r w:rsidR="00846BF6">
        <w:rPr>
          <w:rFonts w:ascii="Palatino-Roman" w:hAnsi="Palatino-Roman" w:cs="Arial"/>
          <w:color w:val="333333"/>
          <w:sz w:val="20"/>
          <w:highlight w:val="green"/>
          <w:shd w:val="clear" w:color="auto" w:fill="FFFFFF"/>
        </w:rPr>
        <w:t>execute</w:t>
      </w:r>
      <w:r w:rsidR="003A50C6" w:rsidRPr="003A50C6">
        <w:rPr>
          <w:rFonts w:ascii="Palatino-Roman" w:hAnsi="Palatino-Roman" w:cs="Arial"/>
          <w:color w:val="333333"/>
          <w:sz w:val="20"/>
          <w:highlight w:val="green"/>
          <w:shd w:val="clear" w:color="auto" w:fill="FFFFFF"/>
        </w:rPr>
        <w:t xml:space="preserve"> a gaze orientation towards a box with high temporal precision, and consequently, t</w:t>
      </w:r>
      <w:r w:rsidR="005506CD" w:rsidRPr="003A50C6">
        <w:rPr>
          <w:rFonts w:ascii="Palatino-Roman" w:hAnsi="Palatino-Roman" w:cs="Arial"/>
          <w:color w:val="333333"/>
          <w:sz w:val="20"/>
          <w:highlight w:val="green"/>
          <w:shd w:val="clear" w:color="auto" w:fill="FFFFFF"/>
        </w:rPr>
        <w:t>he gaze time window was coded individually for each participant (and individuals' raw data was then transformed into proportions).</w:t>
      </w:r>
    </w:p>
    <w:p w14:paraId="1F1C539B" w14:textId="041EBAEB" w:rsidR="00C53BBA" w:rsidRPr="003A50C6" w:rsidRDefault="00B964B8" w:rsidP="003A50C6">
      <w:pPr>
        <w:ind w:firstLine="426"/>
        <w:jc w:val="both"/>
        <w:rPr>
          <w:rFonts w:ascii="Palatino-Roman" w:hAnsi="Palatino-Roman" w:cs="Arial"/>
          <w:color w:val="333333"/>
          <w:sz w:val="20"/>
          <w:highlight w:val="yellow"/>
          <w:shd w:val="clear" w:color="auto" w:fill="FFFFFF"/>
        </w:rPr>
      </w:pPr>
      <w:r>
        <w:rPr>
          <w:rFonts w:ascii="Palatino-Roman" w:hAnsi="Palatino-Roman" w:cs="Arial"/>
          <w:color w:val="333333"/>
          <w:sz w:val="20"/>
          <w:shd w:val="clear" w:color="auto" w:fill="FFFFFF"/>
        </w:rPr>
        <w:t xml:space="preserve">The </w:t>
      </w:r>
      <w:r w:rsidR="00C53BBA">
        <w:rPr>
          <w:rFonts w:ascii="Palatino-Roman" w:hAnsi="Palatino-Roman" w:cs="Arial"/>
          <w:color w:val="333333"/>
          <w:sz w:val="20"/>
          <w:shd w:val="clear" w:color="auto" w:fill="FFFFFF"/>
        </w:rPr>
        <w:t>WBB</w:t>
      </w:r>
      <w:r w:rsidR="00C53BBA" w:rsidRPr="0007133C">
        <w:rPr>
          <w:rFonts w:ascii="Palatino-Roman" w:hAnsi="Palatino-Roman" w:cs="Arial"/>
          <w:color w:val="333333"/>
          <w:sz w:val="20"/>
          <w:shd w:val="clear" w:color="auto" w:fill="FFFFFF"/>
        </w:rPr>
        <w:t xml:space="preserve"> has been proven to be a reliable tool providing temporally and spatially sensible information about the bod</w:t>
      </w:r>
      <w:r w:rsidR="00366995">
        <w:rPr>
          <w:rFonts w:ascii="Palatino-Roman" w:hAnsi="Palatino-Roman" w:cs="Arial"/>
          <w:color w:val="333333"/>
          <w:sz w:val="20"/>
          <w:shd w:val="clear" w:color="auto" w:fill="FFFFFF"/>
        </w:rPr>
        <w:t xml:space="preserve">y’s centre of pressure (COP) </w:t>
      </w:r>
      <w:r w:rsidR="00974A6F">
        <w:rPr>
          <w:rFonts w:ascii="Palatino-Roman" w:hAnsi="Palatino-Roman" w:cs="Arial"/>
          <w:color w:val="333333"/>
          <w:sz w:val="20"/>
          <w:shd w:val="clear" w:color="auto" w:fill="FFFFFF"/>
        </w:rPr>
        <w:fldChar w:fldCharType="begin"/>
      </w:r>
      <w:r w:rsidR="00390B67">
        <w:rPr>
          <w:rFonts w:ascii="Palatino-Roman" w:hAnsi="Palatino-Roman" w:cs="Arial"/>
          <w:color w:val="333333"/>
          <w:sz w:val="20"/>
          <w:shd w:val="clear" w:color="auto" w:fill="FFFFFF"/>
        </w:rPr>
        <w:instrText xml:space="preserve"> ADDIN ZOTERO_ITEM CSL_CITATION {"citationID":"lRexeNMF","properties":{"formattedCitation":"[15,21,31]","plainCitation":"[15,21,31]","noteIndex":0},"citationItems":[{"id":222,"uris":["http://zotero.org/users/4995944/items/XABMIIKD"],"uri":["http://zotero.org/users/4995944/items/XABMIIKD"],"itemData":{"id":222,"type":"article-journal","title":"Language Comprehension in the Balance: The Robustness of the Action-Compatibility Effect (ACE)","container-title":"PLoS ONE","page":"e31204","volume":"7","issue":"2","source":"Crossref","abstract":"How does language comprehension interact with motor activity? We investigated the conditions under which comprehending an action sentence affects people’s balance. We performed two experiments to assess whether sentences describing forward or backward movement modulate the lateral movements made by subjects who made sensibility judgments about the sentences. In one experiment subjects were standing on a balance board and in the other they were seated on a balance board that was mounted on a chair. This allowed us to investigate whether the action compatibility effect (ACE) is robust and persists in the face of salient incompatibilities between sentence content and subject movement. Growth-curve analysis of the movement trajectories produced by the subjects in response to the sentences suggests that the ACE is indeed robust. Sentence content influenced movement trajectory despite salient inconsistencies between implied and actual movement. These results are interpreted in the context of the current discussion of embodied, or grounded, language comprehension and meaning representation.","DOI":"10.1371/journal.pone.0031204","ISSN":"1932-6203","title-short":"Language Comprehension in the Balance","language":"en","author":[{"family":"Zwaan","given":"Rolf A."},{"family":"Stoep","given":"Nathan","non-dropping-particle":"van der"},{"family":"Guadalupe","given":"Tulio"},{"family":"Bouwmeester","given":"Samantha"}],"editor":[{"family":"Fridman","given":"Esteban Andres"}],"issued":{"date-parts":[["2012",2,21]]}}},{"id":431,"uris":["http://zotero.org/users/4995944/items/RHHZRD9M"],"uri":["http://zotero.org/users/4995944/items/RHHZRD9M"],"itemData":{"id":431,"type":"article-journal","title":"Embodied cognition, abstract concepts, and the benefits of new technology for implicit body manipulation","container-title":"Frontiers in Psychology","volume":"5","source":"Frontiers","abstract":"Current approaches on cognition hold that concrete concepts are grounded in concrete experiences. There is no consensus, however, as to whether this is equally true for abstract concepts. In this review we discuss how the body might be involved in understanding abstract concepts through metaphor activation. Substantial research has been conducted on the activation of common orientational metaphors with bodily manipulations, such as ‘power is up’ and ‘more is up’ representations. We will focus on the political metaphor that has a more complex association between the concept and the concrete domain. However, the outcomes of studies on this political metaphor have not always been consistent, possibly because the experimental manipulation was not implicit enough. The inclusion of new technological devices in this area of research, such as the Wii Balance Board, seems promising in order to assess the groundedness of abstract conceptual spatial metaphors in an implicit manner. This may aid further research to effectively demonstrate the interrelatedness between the body and more abstract representations.","URL":"https://www.frontiersin.org/articles/10.3389/fpsyg.2014.00757/full","DOI":"10.3389/fpsyg.2014.00757","ISSN":"1664-1078","journalAbbreviation":"Front. Psychol.","language":"English","author":[{"family":"Dijkstra","given":"Katinka"},{"family":"Eerland","given":"Anita"},{"family":"Zijlmans","given":"Josjan"},{"family":"Post","given":"Lysanne S."}],"issued":{"date-parts":[["2014"]]},"accessed":{"date-parts":[["2019",11,18]]}}},{"id":297,"uris":["http://zotero.org/users/4995944/items/Y4Y56NAV"],"uri":["http://zotero.org/users/4995944/items/Y4Y56NAV"],"itemData":{"id":297,"type":"article-journal","title":"Validity and reliability of the Nintendo Wii Balance Board for assessment of standing balance","container-title":"Gait &amp; Posture","page":"307-310","volume":"31","issue":"3","source":"Crossref","abstract":"Impaired standing balance has a detrimental effect on a person’s functional ability and increases their risk of falling. There is currently no validated system which can precisely quantify center of pressure (COP), an important component of standing balance, while being inexpensive, portable and widely available. The Wii Balance Board (WBB) ﬁts these criteria, and we examined its validity in comparison with the ‘gold standard’—a laboratory-grade force platform (FP). Thirty subjects without lower limb pathology performed a combination of single and double leg standing balance tests with eyes open or closed on two separate occasions. Data from the WBB were acquired using a laptop computer. The test–retest reliability for COP path length for each of the testing devices, including a comparison of the WBB and FP data, was examined using intraclass correlation coefﬁcients (ICC), Bland–Altman plots (BAP) and minimum detectable change (MDC). Both devices exhibited good to excellent COP path length test–retest reliability within-device (ICC = 0.66–0.94) and between-device (ICC = 0.77–0.89) on all testing protocols. Examination of the BAP revealed no relationship between the difference and the mean in any test, however the MDC values for the WBB did exceed those of the FP in three of the four tests. These ﬁndings suggest that the WBB is a valid tool for assessing standing balance. Given that the WBB is portable, widely available and a fraction of the cost of a FP, it could provide the average clinician with a standing balance assessment tool suitable for the clinical setting.","DOI":"10.1016/j.gaitpost.2009.11.012","ISSN":"09666362","language":"en","author":[{"family":"Clark","given":"Ross A."},{"family":"Bryant","given":"Adam L."},{"family":"Pua","given":"Yonghao"},{"family":"McCrory","given":"Paul"},{"family":"Bennell","given":"Kim"},{"family":"Hunt","given":"Michael"}],"issued":{"date-parts":[["2010",3]]}}}],"schema":"https://github.com/citation-style-language/schema/raw/master/csl-citation.json"} </w:instrText>
      </w:r>
      <w:r w:rsidR="00974A6F">
        <w:rPr>
          <w:rFonts w:ascii="Palatino-Roman" w:hAnsi="Palatino-Roman" w:cs="Arial"/>
          <w:color w:val="333333"/>
          <w:sz w:val="20"/>
          <w:shd w:val="clear" w:color="auto" w:fill="FFFFFF"/>
        </w:rPr>
        <w:fldChar w:fldCharType="separate"/>
      </w:r>
      <w:r w:rsidR="00390B67">
        <w:rPr>
          <w:rFonts w:ascii="Palatino-Roman" w:hAnsi="Palatino-Roman" w:cs="Arial"/>
          <w:noProof/>
          <w:color w:val="333333"/>
          <w:sz w:val="20"/>
          <w:shd w:val="clear" w:color="auto" w:fill="FFFFFF"/>
        </w:rPr>
        <w:t>[15,21,31]</w:t>
      </w:r>
      <w:r w:rsidR="00974A6F">
        <w:rPr>
          <w:rFonts w:ascii="Palatino-Roman" w:hAnsi="Palatino-Roman" w:cs="Arial"/>
          <w:color w:val="333333"/>
          <w:sz w:val="20"/>
          <w:shd w:val="clear" w:color="auto" w:fill="FFFFFF"/>
        </w:rPr>
        <w:fldChar w:fldCharType="end"/>
      </w:r>
      <w:r w:rsidR="00C53BBA" w:rsidRPr="0007133C">
        <w:rPr>
          <w:rFonts w:ascii="Palatino-Roman" w:hAnsi="Palatino-Roman" w:cs="Arial"/>
          <w:color w:val="333333"/>
          <w:sz w:val="20"/>
          <w:shd w:val="clear" w:color="auto" w:fill="FFFFFF"/>
        </w:rPr>
        <w:t xml:space="preserve">. The COP is defined as the orthogonal projection of the centre of gravity on a </w:t>
      </w:r>
      <w:r w:rsidR="0089264C" w:rsidRPr="0007133C">
        <w:rPr>
          <w:rFonts w:ascii="Palatino-Roman" w:hAnsi="Palatino-Roman" w:cs="Arial"/>
          <w:color w:val="333333"/>
          <w:sz w:val="20"/>
          <w:shd w:val="clear" w:color="auto" w:fill="FFFFFF"/>
        </w:rPr>
        <w:t>horizontal</w:t>
      </w:r>
      <w:r w:rsidR="00C53BBA" w:rsidRPr="0007133C">
        <w:rPr>
          <w:rFonts w:ascii="Palatino-Roman" w:hAnsi="Palatino-Roman" w:cs="Arial"/>
          <w:color w:val="333333"/>
          <w:sz w:val="20"/>
          <w:shd w:val="clear" w:color="auto" w:fill="FFFFFF"/>
        </w:rPr>
        <w:t xml:space="preserve"> plane, and the WBB expresses its left-right position on the x-axis in cm. We were able to investigate </w:t>
      </w:r>
      <w:r w:rsidR="00CB77FE">
        <w:rPr>
          <w:rFonts w:ascii="Palatino-Roman" w:hAnsi="Palatino-Roman" w:cs="Arial"/>
          <w:color w:val="333333"/>
          <w:sz w:val="20"/>
          <w:shd w:val="clear" w:color="auto" w:fill="FFFFFF"/>
        </w:rPr>
        <w:t>mediolateral</w:t>
      </w:r>
      <w:r w:rsidR="00C53BBA" w:rsidRPr="0007133C">
        <w:rPr>
          <w:rFonts w:ascii="Palatino-Roman" w:hAnsi="Palatino-Roman" w:cs="Arial"/>
          <w:color w:val="333333"/>
          <w:sz w:val="20"/>
          <w:shd w:val="clear" w:color="auto" w:fill="FFFFFF"/>
        </w:rPr>
        <w:t xml:space="preserve"> shifts</w:t>
      </w:r>
      <w:r w:rsidR="00CB77FE">
        <w:rPr>
          <w:rFonts w:ascii="Palatino-Roman" w:hAnsi="Palatino-Roman" w:cs="Arial"/>
          <w:color w:val="333333"/>
          <w:sz w:val="20"/>
          <w:shd w:val="clear" w:color="auto" w:fill="FFFFFF"/>
        </w:rPr>
        <w:t xml:space="preserve"> in balance</w:t>
      </w:r>
      <w:r w:rsidR="00CB77FE" w:rsidRPr="00F61939">
        <w:rPr>
          <w:rFonts w:ascii="Palatino-Roman" w:hAnsi="Palatino-Roman" w:cs="Arial"/>
          <w:color w:val="333333"/>
          <w:sz w:val="20"/>
          <w:shd w:val="clear" w:color="auto" w:fill="FFFFFF"/>
        </w:rPr>
        <w:t>—</w:t>
      </w:r>
      <w:r w:rsidR="00CB77FE">
        <w:rPr>
          <w:rFonts w:ascii="Palatino-Roman" w:hAnsi="Palatino-Roman" w:cs="Arial"/>
          <w:color w:val="333333"/>
          <w:sz w:val="20"/>
          <w:shd w:val="clear" w:color="auto" w:fill="FFFFFF"/>
        </w:rPr>
        <w:t>posture exhibiting a lean</w:t>
      </w:r>
      <w:r w:rsidR="00C53BBA" w:rsidRPr="0007133C">
        <w:rPr>
          <w:rFonts w:ascii="Palatino-Roman" w:hAnsi="Palatino-Roman" w:cs="Arial"/>
          <w:color w:val="333333"/>
          <w:sz w:val="20"/>
          <w:shd w:val="clear" w:color="auto" w:fill="FFFFFF"/>
        </w:rPr>
        <w:t xml:space="preserve"> towards the now-full box or towards the now-empty box</w:t>
      </w:r>
      <w:r w:rsidR="00CB77FE" w:rsidRPr="00F61939">
        <w:rPr>
          <w:rFonts w:ascii="Palatino-Roman" w:hAnsi="Palatino-Roman" w:cs="Arial"/>
          <w:color w:val="333333"/>
          <w:sz w:val="20"/>
          <w:shd w:val="clear" w:color="auto" w:fill="FFFFFF"/>
        </w:rPr>
        <w:t>—</w:t>
      </w:r>
      <w:r w:rsidR="00C53BBA" w:rsidRPr="0007133C">
        <w:rPr>
          <w:rFonts w:ascii="Palatino-Roman" w:hAnsi="Palatino-Roman" w:cs="Arial"/>
          <w:color w:val="333333"/>
          <w:sz w:val="20"/>
          <w:shd w:val="clear" w:color="auto" w:fill="FFFFFF"/>
        </w:rPr>
        <w:t>during the time of interest by calculating the average participants’ COP displacement from the COP position at the beginning of the time of interest.</w:t>
      </w:r>
      <w:r w:rsidR="00C53BBA">
        <w:rPr>
          <w:rFonts w:ascii="Palatino-Roman" w:hAnsi="Palatino-Roman" w:cs="Arial"/>
          <w:color w:val="333333"/>
          <w:sz w:val="20"/>
          <w:shd w:val="clear" w:color="auto" w:fill="FFFFFF"/>
        </w:rPr>
        <w:t xml:space="preserve"> Finally</w:t>
      </w:r>
      <w:r w:rsidR="00C53BBA" w:rsidRPr="0007133C">
        <w:rPr>
          <w:rFonts w:ascii="Palatino-Roman" w:hAnsi="Palatino-Roman" w:cs="Arial"/>
          <w:color w:val="333333"/>
          <w:sz w:val="20"/>
          <w:shd w:val="clear" w:color="auto" w:fill="FFFFFF"/>
        </w:rPr>
        <w:t>, we</w:t>
      </w:r>
      <w:r w:rsidR="00C53BBA">
        <w:rPr>
          <w:rFonts w:ascii="Palatino-Roman" w:hAnsi="Palatino-Roman" w:cs="Arial"/>
          <w:color w:val="333333"/>
          <w:sz w:val="20"/>
          <w:shd w:val="clear" w:color="auto" w:fill="FFFFFF"/>
        </w:rPr>
        <w:t xml:space="preserve"> also</w:t>
      </w:r>
      <w:r w:rsidR="00C53BBA" w:rsidRPr="0007133C">
        <w:rPr>
          <w:rFonts w:ascii="Palatino-Roman" w:hAnsi="Palatino-Roman" w:cs="Arial"/>
          <w:color w:val="333333"/>
          <w:sz w:val="20"/>
          <w:shd w:val="clear" w:color="auto" w:fill="FFFFFF"/>
        </w:rPr>
        <w:t xml:space="preserve"> coded which box participants ultimately chose to help with (either by opening or touching). For s</w:t>
      </w:r>
      <w:r w:rsidR="00C53BBA">
        <w:rPr>
          <w:rFonts w:ascii="Palatino-Roman" w:hAnsi="Palatino-Roman" w:cs="Arial"/>
          <w:color w:val="333333"/>
          <w:sz w:val="20"/>
          <w:shd w:val="clear" w:color="auto" w:fill="FFFFFF"/>
        </w:rPr>
        <w:t>t</w:t>
      </w:r>
      <w:r w:rsidR="00C53BBA" w:rsidRPr="0007133C">
        <w:rPr>
          <w:rFonts w:ascii="Palatino-Roman" w:hAnsi="Palatino-Roman" w:cs="Arial"/>
          <w:color w:val="333333"/>
          <w:sz w:val="20"/>
          <w:shd w:val="clear" w:color="auto" w:fill="FFFFFF"/>
        </w:rPr>
        <w:t xml:space="preserve">atistical analysis, IBM SPSS Statistics 24 was used. The significance level for all analysis was </w:t>
      </w:r>
      <w:r w:rsidR="00C53BBA" w:rsidRPr="006F7868">
        <w:rPr>
          <w:rFonts w:ascii="Palatino-Roman" w:hAnsi="Palatino-Roman" w:cs="Arial"/>
          <w:i/>
          <w:color w:val="333333"/>
          <w:sz w:val="20"/>
          <w:shd w:val="clear" w:color="auto" w:fill="FFFFFF"/>
        </w:rPr>
        <w:t>p</w:t>
      </w:r>
      <w:r w:rsidR="00C53BBA" w:rsidRPr="0007133C">
        <w:rPr>
          <w:rFonts w:ascii="Palatino-Roman" w:hAnsi="Palatino-Roman" w:cs="Arial"/>
          <w:color w:val="333333"/>
          <w:sz w:val="20"/>
          <w:shd w:val="clear" w:color="auto" w:fill="FFFFFF"/>
        </w:rPr>
        <w:t xml:space="preserve"> </w:t>
      </w:r>
      <w:r w:rsidR="00C53BBA" w:rsidRPr="0007133C">
        <w:rPr>
          <w:rFonts w:ascii="Arial" w:hAnsi="Arial" w:cs="Arial"/>
          <w:color w:val="333333"/>
          <w:sz w:val="20"/>
          <w:shd w:val="clear" w:color="auto" w:fill="FFFFFF"/>
        </w:rPr>
        <w:t>≤</w:t>
      </w:r>
      <w:r w:rsidR="00C53BBA" w:rsidRPr="0007133C">
        <w:rPr>
          <w:rFonts w:ascii="Palatino-Roman" w:hAnsi="Palatino-Roman" w:cs="Arial"/>
          <w:color w:val="333333"/>
          <w:sz w:val="20"/>
          <w:shd w:val="clear" w:color="auto" w:fill="FFFFFF"/>
        </w:rPr>
        <w:t xml:space="preserve"> 0.05, two tailed</w:t>
      </w:r>
      <w:r w:rsidR="00C53BBA">
        <w:rPr>
          <w:rFonts w:ascii="Palatino-Roman" w:hAnsi="Palatino-Roman" w:cs="Arial"/>
          <w:color w:val="333333"/>
          <w:sz w:val="20"/>
          <w:shd w:val="clear" w:color="auto" w:fill="FFFFFF"/>
        </w:rPr>
        <w:t xml:space="preserve">. </w:t>
      </w:r>
    </w:p>
    <w:p w14:paraId="1CC020ED" w14:textId="77777777" w:rsidR="00103316" w:rsidRDefault="00103316" w:rsidP="00103316">
      <w:pPr>
        <w:pStyle w:val="titlersos"/>
        <w:numPr>
          <w:ilvl w:val="0"/>
          <w:numId w:val="0"/>
        </w:numPr>
        <w:rPr>
          <w:b w:val="0"/>
        </w:rPr>
      </w:pPr>
    </w:p>
    <w:p w14:paraId="11BBDFBE" w14:textId="77777777" w:rsidR="00C53BBA" w:rsidRDefault="00C53BBA" w:rsidP="002D52E6">
      <w:pPr>
        <w:pStyle w:val="titlersos"/>
        <w:ind w:left="426" w:hanging="426"/>
        <w:rPr>
          <w:b w:val="0"/>
        </w:rPr>
      </w:pPr>
      <w:r>
        <w:rPr>
          <w:b w:val="0"/>
        </w:rPr>
        <w:t>Results</w:t>
      </w:r>
    </w:p>
    <w:p w14:paraId="6F8345FA" w14:textId="77777777" w:rsidR="003F5097" w:rsidRDefault="003F5097" w:rsidP="003F5097">
      <w:pPr>
        <w:pStyle w:val="titlersos"/>
        <w:numPr>
          <w:ilvl w:val="0"/>
          <w:numId w:val="0"/>
        </w:numPr>
        <w:rPr>
          <w:b w:val="0"/>
        </w:rPr>
      </w:pPr>
    </w:p>
    <w:p w14:paraId="1A206C60" w14:textId="77777777" w:rsidR="003F5097" w:rsidRPr="002D52E6" w:rsidRDefault="003F5097" w:rsidP="003F5097">
      <w:pPr>
        <w:jc w:val="both"/>
        <w:rPr>
          <w:rFonts w:ascii="Palatino-Roman" w:hAnsi="Palatino-Roman" w:cs="Arial"/>
          <w:b/>
          <w:color w:val="333333"/>
          <w:szCs w:val="24"/>
          <w:shd w:val="clear" w:color="auto" w:fill="FFFFFF"/>
        </w:rPr>
      </w:pPr>
      <w:r>
        <w:rPr>
          <w:rFonts w:ascii="Palatino-Roman" w:hAnsi="Palatino-Roman" w:cs="Arial"/>
          <w:b/>
          <w:color w:val="333333"/>
          <w:szCs w:val="24"/>
          <w:shd w:val="clear" w:color="auto" w:fill="FFFFFF"/>
        </w:rPr>
        <w:t>4</w:t>
      </w:r>
      <w:r w:rsidRPr="002D52E6">
        <w:rPr>
          <w:rFonts w:ascii="Palatino-Roman" w:hAnsi="Palatino-Roman" w:cs="Arial"/>
          <w:b/>
          <w:color w:val="333333"/>
          <w:szCs w:val="24"/>
          <w:shd w:val="clear" w:color="auto" w:fill="FFFFFF"/>
        </w:rPr>
        <w:t>.</w:t>
      </w:r>
      <w:r>
        <w:rPr>
          <w:rFonts w:ascii="Palatino-Roman" w:hAnsi="Palatino-Roman" w:cs="Arial"/>
          <w:b/>
          <w:color w:val="333333"/>
          <w:szCs w:val="24"/>
          <w:shd w:val="clear" w:color="auto" w:fill="FFFFFF"/>
        </w:rPr>
        <w:t>2.1</w:t>
      </w:r>
      <w:r w:rsidRPr="002D52E6">
        <w:rPr>
          <w:rFonts w:ascii="Palatino-Roman" w:hAnsi="Palatino-Roman" w:cs="Arial"/>
          <w:b/>
          <w:color w:val="333333"/>
          <w:szCs w:val="24"/>
          <w:shd w:val="clear" w:color="auto" w:fill="FFFFFF"/>
        </w:rPr>
        <w:t xml:space="preserve">. </w:t>
      </w:r>
      <w:r>
        <w:rPr>
          <w:rFonts w:ascii="Palatino-Roman" w:hAnsi="Palatino-Roman" w:cs="Arial"/>
          <w:b/>
          <w:color w:val="333333"/>
          <w:szCs w:val="24"/>
          <w:shd w:val="clear" w:color="auto" w:fill="FFFFFF"/>
        </w:rPr>
        <w:t>Gaze analyses</w:t>
      </w:r>
    </w:p>
    <w:p w14:paraId="68EA6FB8" w14:textId="77777777" w:rsidR="003F5097" w:rsidRDefault="003F5097" w:rsidP="003F5097">
      <w:pPr>
        <w:jc w:val="both"/>
        <w:rPr>
          <w:rFonts w:ascii="Palatino-Roman" w:hAnsi="Palatino-Roman" w:cs="Arial"/>
          <w:color w:val="333333"/>
          <w:sz w:val="20"/>
          <w:shd w:val="clear" w:color="auto" w:fill="FFFFFF"/>
        </w:rPr>
      </w:pPr>
    </w:p>
    <w:p w14:paraId="04CCE5AD" w14:textId="114FDE49" w:rsidR="00562145" w:rsidRDefault="003F5097" w:rsidP="003F5097">
      <w:pPr>
        <w:jc w:val="both"/>
        <w:rPr>
          <w:rFonts w:ascii="Palatino-Roman" w:hAnsi="Palatino-Roman" w:cs="Arial"/>
          <w:color w:val="333333"/>
          <w:sz w:val="20"/>
          <w:shd w:val="clear" w:color="auto" w:fill="FFFFFF"/>
        </w:rPr>
      </w:pPr>
      <w:r w:rsidRPr="006D6F03">
        <w:rPr>
          <w:rFonts w:ascii="Palatino-Roman" w:hAnsi="Palatino-Roman" w:cs="Arial"/>
          <w:color w:val="333333"/>
          <w:sz w:val="20"/>
          <w:shd w:val="clear" w:color="auto" w:fill="FFFFFF"/>
        </w:rPr>
        <w:t>A mixed</w:t>
      </w:r>
      <w:r>
        <w:rPr>
          <w:rFonts w:ascii="Palatino-Roman" w:hAnsi="Palatino-Roman" w:cs="Arial"/>
          <w:color w:val="333333"/>
          <w:sz w:val="20"/>
          <w:shd w:val="clear" w:color="auto" w:fill="FFFFFF"/>
        </w:rPr>
        <w:t xml:space="preserve"> analysis of variance</w:t>
      </w:r>
      <w:r w:rsidRPr="006D6F03">
        <w:rPr>
          <w:rFonts w:ascii="Palatino-Roman" w:hAnsi="Palatino-Roman" w:cs="Arial"/>
          <w:color w:val="333333"/>
          <w:sz w:val="20"/>
          <w:shd w:val="clear" w:color="auto" w:fill="FFFFFF"/>
        </w:rPr>
        <w:t xml:space="preserve"> with </w:t>
      </w:r>
      <w:r>
        <w:rPr>
          <w:rFonts w:ascii="Palatino-Roman" w:hAnsi="Palatino-Roman" w:cs="Arial"/>
          <w:color w:val="333333"/>
          <w:sz w:val="20"/>
          <w:shd w:val="clear" w:color="auto" w:fill="FFFFFF"/>
        </w:rPr>
        <w:t>b</w:t>
      </w:r>
      <w:r w:rsidRPr="006D6F03">
        <w:rPr>
          <w:rFonts w:ascii="Palatino-Roman" w:hAnsi="Palatino-Roman" w:cs="Arial"/>
          <w:color w:val="333333"/>
          <w:sz w:val="20"/>
          <w:shd w:val="clear" w:color="auto" w:fill="FFFFFF"/>
        </w:rPr>
        <w:t xml:space="preserve">ox (now-full, now-empty) as within-subjects factor and </w:t>
      </w:r>
      <w:r>
        <w:rPr>
          <w:rFonts w:ascii="Palatino-Roman" w:hAnsi="Palatino-Roman" w:cs="Arial"/>
          <w:color w:val="333333"/>
          <w:sz w:val="20"/>
          <w:shd w:val="clear" w:color="auto" w:fill="FFFFFF"/>
        </w:rPr>
        <w:t>c</w:t>
      </w:r>
      <w:r w:rsidRPr="006D6F03">
        <w:rPr>
          <w:rFonts w:ascii="Palatino-Roman" w:hAnsi="Palatino-Roman" w:cs="Arial"/>
          <w:color w:val="333333"/>
          <w:sz w:val="20"/>
          <w:shd w:val="clear" w:color="auto" w:fill="FFFFFF"/>
        </w:rPr>
        <w:t>ondition (</w:t>
      </w:r>
      <w:r>
        <w:rPr>
          <w:rFonts w:ascii="Palatino-Roman" w:hAnsi="Palatino-Roman" w:cs="Arial"/>
          <w:color w:val="333333"/>
          <w:sz w:val="20"/>
          <w:shd w:val="clear" w:color="auto" w:fill="FFFFFF"/>
        </w:rPr>
        <w:t>FB</w:t>
      </w:r>
      <w:r w:rsidRPr="006D6F03">
        <w:rPr>
          <w:rFonts w:ascii="Palatino-Roman" w:hAnsi="Palatino-Roman" w:cs="Arial"/>
          <w:color w:val="333333"/>
          <w:sz w:val="20"/>
          <w:shd w:val="clear" w:color="auto" w:fill="FFFFFF"/>
        </w:rPr>
        <w:t>,</w:t>
      </w:r>
      <w:r>
        <w:rPr>
          <w:rFonts w:ascii="Palatino-Roman" w:hAnsi="Palatino-Roman" w:cs="Arial"/>
          <w:color w:val="333333"/>
          <w:sz w:val="20"/>
          <w:shd w:val="clear" w:color="auto" w:fill="FFFFFF"/>
        </w:rPr>
        <w:t xml:space="preserve"> TB</w:t>
      </w:r>
      <w:r w:rsidRPr="006D6F03">
        <w:rPr>
          <w:rFonts w:ascii="Palatino-Roman" w:hAnsi="Palatino-Roman" w:cs="Arial"/>
          <w:color w:val="333333"/>
          <w:sz w:val="20"/>
          <w:shd w:val="clear" w:color="auto" w:fill="FFFFFF"/>
        </w:rPr>
        <w:t xml:space="preserve">) as between-subjects factor was performed </w:t>
      </w:r>
      <w:r w:rsidRPr="002327FA">
        <w:rPr>
          <w:rFonts w:ascii="Palatino-Roman" w:hAnsi="Palatino-Roman" w:cs="Arial"/>
          <w:color w:val="333333"/>
          <w:sz w:val="20"/>
          <w:highlight w:val="yellow"/>
          <w:shd w:val="clear" w:color="auto" w:fill="FFFFFF"/>
        </w:rPr>
        <w:t xml:space="preserve">on the </w:t>
      </w:r>
      <w:r w:rsidR="002327FA" w:rsidRPr="002327FA">
        <w:rPr>
          <w:rFonts w:ascii="Palatino-Roman" w:hAnsi="Palatino-Roman" w:cs="Arial"/>
          <w:color w:val="333333"/>
          <w:sz w:val="20"/>
          <w:highlight w:val="yellow"/>
          <w:shd w:val="clear" w:color="auto" w:fill="FFFFFF"/>
        </w:rPr>
        <w:t>proportion</w:t>
      </w:r>
      <w:r w:rsidRPr="002327FA">
        <w:rPr>
          <w:rFonts w:ascii="Palatino-Roman" w:hAnsi="Palatino-Roman" w:cs="Arial"/>
          <w:color w:val="333333"/>
          <w:sz w:val="20"/>
          <w:highlight w:val="yellow"/>
          <w:shd w:val="clear" w:color="auto" w:fill="FFFFFF"/>
        </w:rPr>
        <w:t xml:space="preserve"> of duration</w:t>
      </w:r>
      <w:r w:rsidR="002327FA" w:rsidRPr="002327FA">
        <w:rPr>
          <w:rFonts w:ascii="Palatino-Roman" w:hAnsi="Palatino-Roman" w:cs="Arial"/>
          <w:color w:val="333333"/>
          <w:sz w:val="20"/>
          <w:highlight w:val="yellow"/>
          <w:shd w:val="clear" w:color="auto" w:fill="FFFFFF"/>
        </w:rPr>
        <w:t xml:space="preserve"> (in percentage)</w:t>
      </w:r>
      <w:r>
        <w:rPr>
          <w:rFonts w:ascii="Palatino-Roman" w:hAnsi="Palatino-Roman" w:cs="Arial"/>
          <w:color w:val="333333"/>
          <w:sz w:val="20"/>
          <w:shd w:val="clear" w:color="auto" w:fill="FFFFFF"/>
        </w:rPr>
        <w:t xml:space="preserve"> that participants (</w:t>
      </w:r>
      <w:r w:rsidRPr="003F5097">
        <w:rPr>
          <w:rFonts w:ascii="Palatino-Roman" w:hAnsi="Palatino-Roman" w:cs="Arial"/>
          <w:i/>
          <w:color w:val="333333"/>
          <w:sz w:val="20"/>
          <w:shd w:val="clear" w:color="auto" w:fill="FFFFFF"/>
        </w:rPr>
        <w:t>N</w:t>
      </w:r>
      <w:r>
        <w:rPr>
          <w:rFonts w:ascii="Palatino-Roman" w:hAnsi="Palatino-Roman" w:cs="Arial"/>
          <w:color w:val="333333"/>
          <w:sz w:val="20"/>
          <w:shd w:val="clear" w:color="auto" w:fill="FFFFFF"/>
        </w:rPr>
        <w:t xml:space="preserve"> = 42)</w:t>
      </w:r>
      <w:r w:rsidRPr="006D6F03">
        <w:rPr>
          <w:rFonts w:ascii="Palatino-Roman" w:hAnsi="Palatino-Roman" w:cs="Arial"/>
          <w:color w:val="333333"/>
          <w:sz w:val="20"/>
          <w:shd w:val="clear" w:color="auto" w:fill="FFFFFF"/>
        </w:rPr>
        <w:t xml:space="preserve"> spent fixating to either box. The results showed a significant interaction between </w:t>
      </w:r>
      <w:r>
        <w:rPr>
          <w:rFonts w:ascii="Palatino-Roman" w:hAnsi="Palatino-Roman" w:cs="Arial"/>
          <w:color w:val="333333"/>
          <w:sz w:val="20"/>
          <w:shd w:val="clear" w:color="auto" w:fill="FFFFFF"/>
        </w:rPr>
        <w:t>b</w:t>
      </w:r>
      <w:r w:rsidRPr="006D6F03">
        <w:rPr>
          <w:rFonts w:ascii="Palatino-Roman" w:hAnsi="Palatino-Roman" w:cs="Arial"/>
          <w:color w:val="333333"/>
          <w:sz w:val="20"/>
          <w:shd w:val="clear" w:color="auto" w:fill="FFFFFF"/>
        </w:rPr>
        <w:t xml:space="preserve">ox and </w:t>
      </w:r>
      <w:r>
        <w:rPr>
          <w:rFonts w:ascii="Palatino-Roman" w:hAnsi="Palatino-Roman" w:cs="Arial"/>
          <w:color w:val="333333"/>
          <w:sz w:val="20"/>
          <w:shd w:val="clear" w:color="auto" w:fill="FFFFFF"/>
        </w:rPr>
        <w:t>c</w:t>
      </w:r>
      <w:r w:rsidRPr="006D6F03">
        <w:rPr>
          <w:rFonts w:ascii="Palatino-Roman" w:hAnsi="Palatino-Roman" w:cs="Arial"/>
          <w:color w:val="333333"/>
          <w:sz w:val="20"/>
          <w:shd w:val="clear" w:color="auto" w:fill="FFFFFF"/>
        </w:rPr>
        <w:t>ondition (</w:t>
      </w:r>
      <w:r w:rsidRPr="006D6F03">
        <w:rPr>
          <w:rFonts w:ascii="Palatino-Roman" w:hAnsi="Palatino-Roman" w:cs="Arial"/>
          <w:i/>
          <w:color w:val="333333"/>
          <w:sz w:val="20"/>
          <w:shd w:val="clear" w:color="auto" w:fill="FFFFFF"/>
        </w:rPr>
        <w:t>F</w:t>
      </w:r>
      <w:r w:rsidR="00161B86">
        <w:rPr>
          <w:rFonts w:ascii="Palatino-Roman" w:hAnsi="Palatino-Roman" w:cs="Arial"/>
          <w:i/>
          <w:color w:val="333333"/>
          <w:sz w:val="20"/>
          <w:shd w:val="clear" w:color="auto" w:fill="FFFFFF"/>
        </w:rPr>
        <w:t xml:space="preserve"> </w:t>
      </w:r>
      <w:r w:rsidRPr="006D6F03">
        <w:rPr>
          <w:rFonts w:ascii="Palatino-Roman" w:hAnsi="Palatino-Roman" w:cs="Arial"/>
          <w:color w:val="333333"/>
          <w:sz w:val="20"/>
          <w:shd w:val="clear" w:color="auto" w:fill="FFFFFF"/>
        </w:rPr>
        <w:t xml:space="preserve">(1,40) = 8.674, </w:t>
      </w:r>
      <w:r w:rsidRPr="006D6F03">
        <w:rPr>
          <w:rFonts w:ascii="Palatino-Roman" w:hAnsi="Palatino-Roman" w:cs="Arial"/>
          <w:i/>
          <w:color w:val="333333"/>
          <w:sz w:val="20"/>
          <w:shd w:val="clear" w:color="auto" w:fill="FFFFFF"/>
        </w:rPr>
        <w:t>p</w:t>
      </w:r>
      <w:r w:rsidR="003813E7">
        <w:rPr>
          <w:rFonts w:ascii="Palatino-Roman" w:hAnsi="Palatino-Roman" w:cs="Arial"/>
          <w:color w:val="333333"/>
          <w:sz w:val="20"/>
          <w:shd w:val="clear" w:color="auto" w:fill="FFFFFF"/>
        </w:rPr>
        <w:t xml:space="preserve"> = .005</w:t>
      </w:r>
      <w:r w:rsidRPr="006D6F03">
        <w:rPr>
          <w:rFonts w:ascii="Palatino-Roman" w:hAnsi="Palatino-Roman" w:cs="Arial"/>
          <w:color w:val="333333"/>
          <w:sz w:val="20"/>
          <w:shd w:val="clear" w:color="auto" w:fill="FFFFFF"/>
        </w:rPr>
        <w:t xml:space="preserve">, </w:t>
      </w:r>
      <m:oMath>
        <m:r>
          <w:rPr>
            <w:rFonts w:ascii="Cambria Math" w:hAnsi="Cambria Math" w:cs="Arial"/>
            <w:color w:val="333333"/>
            <w:sz w:val="20"/>
            <w:shd w:val="clear" w:color="auto" w:fill="FFFFFF"/>
          </w:rPr>
          <m:t>η</m:t>
        </m:r>
      </m:oMath>
      <w:r w:rsidRPr="0052415A">
        <w:rPr>
          <w:rFonts w:ascii="Palatino-Roman" w:hAnsi="Palatino-Roman" w:cs="Arial"/>
          <w:color w:val="333333"/>
          <w:sz w:val="20"/>
          <w:shd w:val="clear" w:color="auto" w:fill="FFFFFF"/>
          <w:vertAlign w:val="subscript"/>
        </w:rPr>
        <w:t>p</w:t>
      </w:r>
      <w:r w:rsidRPr="0052415A">
        <w:rPr>
          <w:rFonts w:ascii="Palatino-Roman" w:hAnsi="Palatino-Roman" w:cs="Arial"/>
          <w:color w:val="333333"/>
          <w:sz w:val="20"/>
          <w:shd w:val="clear" w:color="auto" w:fill="FFFFFF"/>
          <w:vertAlign w:val="superscript"/>
        </w:rPr>
        <w:t>2</w:t>
      </w:r>
      <w:r w:rsidRPr="006D6F03">
        <w:rPr>
          <w:rFonts w:ascii="Palatino-Roman" w:hAnsi="Palatino-Roman" w:cs="Arial"/>
          <w:color w:val="333333"/>
          <w:sz w:val="20"/>
          <w:shd w:val="clear" w:color="auto" w:fill="FFFFFF"/>
        </w:rPr>
        <w:t xml:space="preserve"> = .178). Specifically, post-hoc comparisons revealed that participants </w:t>
      </w:r>
      <w:r>
        <w:rPr>
          <w:rFonts w:ascii="Palatino-Roman" w:hAnsi="Palatino-Roman" w:cs="Arial"/>
          <w:color w:val="333333"/>
          <w:sz w:val="20"/>
          <w:shd w:val="clear" w:color="auto" w:fill="FFFFFF"/>
        </w:rPr>
        <w:t>in the TB</w:t>
      </w:r>
      <w:r w:rsidRPr="006D6F03">
        <w:rPr>
          <w:rFonts w:ascii="Palatino-Roman" w:hAnsi="Palatino-Roman" w:cs="Arial"/>
          <w:color w:val="333333"/>
          <w:sz w:val="20"/>
          <w:shd w:val="clear" w:color="auto" w:fill="FFFFFF"/>
        </w:rPr>
        <w:t xml:space="preserve"> condition fixated </w:t>
      </w:r>
      <w:r w:rsidRPr="00DF5968">
        <w:rPr>
          <w:rFonts w:ascii="Palatino-Roman" w:hAnsi="Palatino-Roman" w:cs="Arial"/>
          <w:color w:val="333333"/>
          <w:sz w:val="20"/>
          <w:shd w:val="clear" w:color="auto" w:fill="FFFFFF"/>
        </w:rPr>
        <w:t xml:space="preserve">longer </w:t>
      </w:r>
      <w:r w:rsidR="003D2D2C" w:rsidRPr="00DF5968">
        <w:rPr>
          <w:rFonts w:ascii="Palatino-Roman" w:hAnsi="Palatino-Roman" w:cs="Arial"/>
          <w:color w:val="333333"/>
          <w:sz w:val="20"/>
          <w:shd w:val="clear" w:color="auto" w:fill="FFFFFF"/>
        </w:rPr>
        <w:t>(</w:t>
      </w:r>
      <w:r w:rsidR="003D2D2C" w:rsidRPr="00DF5968">
        <w:rPr>
          <w:rFonts w:ascii="Palatino-Roman" w:hAnsi="Palatino-Roman" w:cs="Arial"/>
          <w:i/>
          <w:color w:val="333333"/>
          <w:sz w:val="20"/>
          <w:shd w:val="clear" w:color="auto" w:fill="FFFFFF"/>
        </w:rPr>
        <w:t>p</w:t>
      </w:r>
      <w:r w:rsidR="003D2D2C" w:rsidRPr="00DF5968">
        <w:rPr>
          <w:rFonts w:ascii="Palatino-Roman" w:hAnsi="Palatino-Roman" w:cs="Arial"/>
          <w:color w:val="333333"/>
          <w:sz w:val="20"/>
          <w:shd w:val="clear" w:color="auto" w:fill="FFFFFF"/>
        </w:rPr>
        <w:t xml:space="preserve"> = .02</w:t>
      </w:r>
      <w:r w:rsidR="00610428">
        <w:rPr>
          <w:rFonts w:ascii="Palatino-Roman" w:hAnsi="Palatino-Roman" w:cs="Arial"/>
          <w:color w:val="333333"/>
          <w:sz w:val="20"/>
          <w:shd w:val="clear" w:color="auto" w:fill="FFFFFF"/>
        </w:rPr>
        <w:t xml:space="preserve">2, </w:t>
      </w:r>
      <m:oMath>
        <m:r>
          <w:rPr>
            <w:rFonts w:ascii="Cambria Math" w:hAnsi="Cambria Math" w:cs="Arial"/>
            <w:color w:val="333333"/>
            <w:sz w:val="20"/>
            <w:highlight w:val="yellow"/>
            <w:shd w:val="clear" w:color="auto" w:fill="FFFFFF"/>
          </w:rPr>
          <m:t>η</m:t>
        </m:r>
      </m:oMath>
      <w:r w:rsidR="00610428" w:rsidRPr="00A92E2B">
        <w:rPr>
          <w:rFonts w:ascii="Palatino-Roman" w:hAnsi="Palatino-Roman" w:cs="Arial"/>
          <w:color w:val="333333"/>
          <w:sz w:val="20"/>
          <w:highlight w:val="yellow"/>
          <w:shd w:val="clear" w:color="auto" w:fill="FFFFFF"/>
          <w:vertAlign w:val="subscript"/>
        </w:rPr>
        <w:t xml:space="preserve">p </w:t>
      </w:r>
      <w:r w:rsidR="00610428" w:rsidRPr="00A92E2B">
        <w:rPr>
          <w:rFonts w:ascii="Palatino-Roman" w:hAnsi="Palatino-Roman" w:cs="Arial"/>
          <w:color w:val="333333"/>
          <w:sz w:val="20"/>
          <w:highlight w:val="yellow"/>
          <w:shd w:val="clear" w:color="auto" w:fill="FFFFFF"/>
          <w:vertAlign w:val="superscript"/>
        </w:rPr>
        <w:t>2</w:t>
      </w:r>
      <w:r w:rsidR="00610428" w:rsidRPr="00A92E2B">
        <w:rPr>
          <w:rFonts w:ascii="Palatino-Roman" w:hAnsi="Palatino-Roman" w:cs="Arial"/>
          <w:color w:val="333333"/>
          <w:sz w:val="20"/>
          <w:highlight w:val="yellow"/>
          <w:shd w:val="clear" w:color="auto" w:fill="FFFFFF"/>
        </w:rPr>
        <w:t xml:space="preserve"> = .125</w:t>
      </w:r>
      <w:r w:rsidR="00610428">
        <w:rPr>
          <w:rFonts w:ascii="Palatino-Roman" w:hAnsi="Palatino-Roman" w:cs="Arial"/>
          <w:color w:val="333333"/>
          <w:sz w:val="20"/>
          <w:shd w:val="clear" w:color="auto" w:fill="FFFFFF"/>
        </w:rPr>
        <w:t>)</w:t>
      </w:r>
      <w:r w:rsidR="003D2D2C" w:rsidRPr="00DF5968">
        <w:rPr>
          <w:rFonts w:ascii="Palatino-Roman" w:hAnsi="Palatino-Roman" w:cs="Arial"/>
          <w:color w:val="333333"/>
          <w:sz w:val="20"/>
          <w:shd w:val="clear" w:color="auto" w:fill="FFFFFF"/>
        </w:rPr>
        <w:t xml:space="preserve"> </w:t>
      </w:r>
      <w:r w:rsidRPr="00DF5968">
        <w:rPr>
          <w:rFonts w:ascii="Palatino-Roman" w:hAnsi="Palatino-Roman" w:cs="Arial"/>
          <w:color w:val="333333"/>
          <w:sz w:val="20"/>
          <w:shd w:val="clear" w:color="auto" w:fill="FFFFFF"/>
        </w:rPr>
        <w:t xml:space="preserve">to the now-full box </w:t>
      </w:r>
      <w:r w:rsidR="00D01232" w:rsidRPr="00DF5968">
        <w:rPr>
          <w:rFonts w:ascii="Palatino-Roman" w:hAnsi="Palatino-Roman" w:cs="Arial"/>
          <w:color w:val="333333"/>
          <w:sz w:val="20"/>
          <w:shd w:val="clear" w:color="auto" w:fill="FFFFFF"/>
        </w:rPr>
        <w:t>(</w:t>
      </w:r>
      <w:r w:rsidR="003D2D2C" w:rsidRPr="00864ED0">
        <w:rPr>
          <w:rFonts w:ascii="Palatino-Roman" w:hAnsi="Palatino-Roman" w:cs="Arial"/>
          <w:i/>
          <w:color w:val="333333"/>
          <w:sz w:val="20"/>
          <w:shd w:val="clear" w:color="auto" w:fill="FFFFFF"/>
        </w:rPr>
        <w:t>M</w:t>
      </w:r>
      <w:r w:rsidR="00D01232" w:rsidRPr="00DF5968">
        <w:rPr>
          <w:rFonts w:ascii="Palatino-Roman" w:hAnsi="Palatino-Roman" w:cs="Arial"/>
          <w:color w:val="333333"/>
          <w:sz w:val="20"/>
          <w:shd w:val="clear" w:color="auto" w:fill="FFFFFF"/>
        </w:rPr>
        <w:t xml:space="preserve"> =46.247; SE= 8.215; </w:t>
      </w:r>
      <w:r w:rsidR="005A1D3E" w:rsidRPr="00DF5968">
        <w:rPr>
          <w:rFonts w:ascii="Palatino-Roman" w:hAnsi="Palatino-Roman" w:cs="Arial"/>
          <w:color w:val="333333"/>
          <w:sz w:val="20"/>
          <w:shd w:val="clear" w:color="auto" w:fill="FFFFFF"/>
        </w:rPr>
        <w:t xml:space="preserve">95 % </w:t>
      </w:r>
      <w:r w:rsidR="00D01232" w:rsidRPr="00DF5968">
        <w:rPr>
          <w:rFonts w:ascii="Palatino-Roman" w:hAnsi="Palatino-Roman" w:cs="Arial"/>
          <w:color w:val="333333"/>
          <w:sz w:val="20"/>
          <w:shd w:val="clear" w:color="auto" w:fill="FFFFFF"/>
        </w:rPr>
        <w:t xml:space="preserve">CI: </w:t>
      </w:r>
      <w:r w:rsidR="003D2D2C" w:rsidRPr="00DF5968">
        <w:rPr>
          <w:rFonts w:ascii="Palatino-Roman" w:hAnsi="Palatino-Roman" w:cs="Arial"/>
          <w:color w:val="333333"/>
          <w:sz w:val="20"/>
          <w:shd w:val="clear" w:color="auto" w:fill="FFFFFF"/>
        </w:rPr>
        <w:t>29</w:t>
      </w:r>
      <w:r w:rsidR="00D01232" w:rsidRPr="00DF5968">
        <w:rPr>
          <w:rFonts w:ascii="Palatino-Roman" w:hAnsi="Palatino-Roman" w:cs="Arial"/>
          <w:color w:val="333333"/>
          <w:sz w:val="20"/>
          <w:shd w:val="clear" w:color="auto" w:fill="FFFFFF"/>
        </w:rPr>
        <w:t>.</w:t>
      </w:r>
      <w:r w:rsidR="003D2D2C" w:rsidRPr="00DF5968">
        <w:rPr>
          <w:rFonts w:ascii="Palatino-Roman" w:hAnsi="Palatino-Roman" w:cs="Arial"/>
          <w:color w:val="333333"/>
          <w:sz w:val="20"/>
          <w:shd w:val="clear" w:color="auto" w:fill="FFFFFF"/>
        </w:rPr>
        <w:t>643</w:t>
      </w:r>
      <w:r w:rsidR="005A1D3E" w:rsidRPr="00DF5968">
        <w:rPr>
          <w:rFonts w:ascii="Palatino-Roman" w:hAnsi="Palatino-Roman" w:cs="Arial"/>
          <w:color w:val="333333"/>
          <w:sz w:val="20"/>
          <w:shd w:val="clear" w:color="auto" w:fill="FFFFFF"/>
        </w:rPr>
        <w:t xml:space="preserve"> to </w:t>
      </w:r>
      <w:r w:rsidR="003D2D2C" w:rsidRPr="00DF5968">
        <w:rPr>
          <w:rFonts w:ascii="Palatino-Roman" w:hAnsi="Palatino-Roman" w:cs="Arial"/>
          <w:color w:val="333333"/>
          <w:sz w:val="20"/>
          <w:shd w:val="clear" w:color="auto" w:fill="FFFFFF"/>
        </w:rPr>
        <w:t>62.852</w:t>
      </w:r>
      <w:r w:rsidR="00D01232" w:rsidRPr="00DF5968">
        <w:rPr>
          <w:rFonts w:ascii="Palatino-Roman" w:hAnsi="Palatino-Roman" w:cs="Arial"/>
          <w:color w:val="333333"/>
          <w:sz w:val="20"/>
          <w:shd w:val="clear" w:color="auto" w:fill="FFFFFF"/>
        </w:rPr>
        <w:t>)</w:t>
      </w:r>
      <w:r w:rsidR="003D2D2C" w:rsidRPr="00DF5968">
        <w:rPr>
          <w:rFonts w:ascii="Palatino-Roman" w:hAnsi="Palatino-Roman" w:cs="Arial"/>
          <w:color w:val="333333"/>
          <w:sz w:val="20"/>
          <w:shd w:val="clear" w:color="auto" w:fill="FFFFFF"/>
        </w:rPr>
        <w:t xml:space="preserve"> </w:t>
      </w:r>
      <w:r w:rsidRPr="00DF5968">
        <w:rPr>
          <w:rFonts w:ascii="Palatino-Roman" w:hAnsi="Palatino-Roman" w:cs="Arial"/>
          <w:color w:val="333333"/>
          <w:sz w:val="20"/>
          <w:shd w:val="clear" w:color="auto" w:fill="FFFFFF"/>
        </w:rPr>
        <w:t xml:space="preserve">compared to the now-empty box </w:t>
      </w:r>
      <w:r w:rsidR="003D2D2C" w:rsidRPr="00DF5968">
        <w:rPr>
          <w:rFonts w:ascii="Palatino-Roman" w:hAnsi="Palatino-Roman" w:cs="Arial"/>
          <w:color w:val="333333"/>
          <w:sz w:val="20"/>
          <w:shd w:val="clear" w:color="auto" w:fill="FFFFFF"/>
        </w:rPr>
        <w:t>(</w:t>
      </w:r>
      <w:r w:rsidR="003D2D2C" w:rsidRPr="00864ED0">
        <w:rPr>
          <w:rFonts w:ascii="Palatino-Roman" w:hAnsi="Palatino-Roman" w:cs="Arial"/>
          <w:i/>
          <w:color w:val="333333"/>
          <w:sz w:val="20"/>
          <w:shd w:val="clear" w:color="auto" w:fill="FFFFFF"/>
        </w:rPr>
        <w:t>M</w:t>
      </w:r>
      <w:r w:rsidR="003D2D2C" w:rsidRPr="00DF5968">
        <w:rPr>
          <w:rFonts w:ascii="Palatino-Roman" w:hAnsi="Palatino-Roman" w:cs="Arial"/>
          <w:color w:val="333333"/>
          <w:sz w:val="20"/>
          <w:shd w:val="clear" w:color="auto" w:fill="FFFFFF"/>
        </w:rPr>
        <w:t xml:space="preserve"> = 16.253; SE = 8.018; </w:t>
      </w:r>
      <w:r w:rsidR="005A1D3E" w:rsidRPr="00DF5968">
        <w:rPr>
          <w:rFonts w:ascii="Palatino-Roman" w:hAnsi="Palatino-Roman" w:cs="Arial"/>
          <w:color w:val="333333"/>
          <w:sz w:val="20"/>
          <w:shd w:val="clear" w:color="auto" w:fill="FFFFFF"/>
        </w:rPr>
        <w:t xml:space="preserve">95 % </w:t>
      </w:r>
      <w:r w:rsidR="003D2D2C" w:rsidRPr="00DF5968">
        <w:rPr>
          <w:rFonts w:ascii="Palatino-Roman" w:hAnsi="Palatino-Roman" w:cs="Arial"/>
          <w:color w:val="333333"/>
          <w:sz w:val="20"/>
          <w:shd w:val="clear" w:color="auto" w:fill="FFFFFF"/>
        </w:rPr>
        <w:t>CI= .048</w:t>
      </w:r>
      <w:r w:rsidR="005A1D3E" w:rsidRPr="00DF5968">
        <w:rPr>
          <w:rFonts w:ascii="Palatino-Roman" w:hAnsi="Palatino-Roman" w:cs="Arial"/>
          <w:color w:val="333333"/>
          <w:sz w:val="20"/>
          <w:shd w:val="clear" w:color="auto" w:fill="FFFFFF"/>
        </w:rPr>
        <w:t xml:space="preserve"> to </w:t>
      </w:r>
      <w:r w:rsidR="003D2D2C" w:rsidRPr="00DF5968">
        <w:rPr>
          <w:rFonts w:ascii="Palatino-Roman" w:hAnsi="Palatino-Roman" w:cs="Arial"/>
          <w:color w:val="333333"/>
          <w:sz w:val="20"/>
          <w:shd w:val="clear" w:color="auto" w:fill="FFFFFF"/>
        </w:rPr>
        <w:t>32.457)</w:t>
      </w:r>
      <w:r w:rsidRPr="00DF5968">
        <w:rPr>
          <w:rFonts w:ascii="Palatino-Roman" w:hAnsi="Palatino-Roman" w:cs="Arial"/>
          <w:color w:val="333333"/>
          <w:sz w:val="20"/>
          <w:shd w:val="clear" w:color="auto" w:fill="FFFFFF"/>
        </w:rPr>
        <w:t xml:space="preserve"> and that the now-</w:t>
      </w:r>
      <w:r w:rsidR="003D2D2C" w:rsidRPr="00DF5968">
        <w:rPr>
          <w:rFonts w:ascii="Palatino-Roman" w:hAnsi="Palatino-Roman" w:cs="Arial"/>
          <w:color w:val="333333"/>
          <w:sz w:val="20"/>
          <w:shd w:val="clear" w:color="auto" w:fill="FFFFFF"/>
        </w:rPr>
        <w:t>full</w:t>
      </w:r>
      <w:r w:rsidRPr="00DF5968">
        <w:rPr>
          <w:rFonts w:ascii="Palatino-Roman" w:hAnsi="Palatino-Roman" w:cs="Arial"/>
          <w:color w:val="333333"/>
          <w:sz w:val="20"/>
          <w:shd w:val="clear" w:color="auto" w:fill="FFFFFF"/>
        </w:rPr>
        <w:t xml:space="preserve"> box was fixated longer </w:t>
      </w:r>
      <w:r w:rsidR="005A1D3E" w:rsidRPr="00DF5968">
        <w:rPr>
          <w:rFonts w:ascii="Palatino-Roman" w:hAnsi="Palatino-Roman" w:cs="Arial"/>
          <w:color w:val="333333"/>
          <w:sz w:val="20"/>
          <w:shd w:val="clear" w:color="auto" w:fill="FFFFFF"/>
        </w:rPr>
        <w:t>(</w:t>
      </w:r>
      <w:r w:rsidR="005A1D3E" w:rsidRPr="00DF5968">
        <w:rPr>
          <w:rFonts w:ascii="Palatino-Roman" w:hAnsi="Palatino-Roman" w:cs="Arial"/>
          <w:i/>
          <w:color w:val="333333"/>
          <w:sz w:val="20"/>
          <w:shd w:val="clear" w:color="auto" w:fill="FFFFFF"/>
        </w:rPr>
        <w:t>p</w:t>
      </w:r>
      <w:r w:rsidR="005A1D3E" w:rsidRPr="00DF5968">
        <w:rPr>
          <w:rFonts w:ascii="Palatino-Roman" w:hAnsi="Palatino-Roman" w:cs="Arial"/>
          <w:color w:val="333333"/>
          <w:sz w:val="20"/>
          <w:shd w:val="clear" w:color="auto" w:fill="FFFFFF"/>
        </w:rPr>
        <w:t xml:space="preserve"> = .009</w:t>
      </w:r>
      <w:r w:rsidR="00610428" w:rsidRPr="00A92E2B">
        <w:rPr>
          <w:rFonts w:ascii="Palatino-Roman" w:hAnsi="Palatino-Roman" w:cs="Arial"/>
          <w:color w:val="333333"/>
          <w:sz w:val="20"/>
          <w:highlight w:val="yellow"/>
          <w:shd w:val="clear" w:color="auto" w:fill="FFFFFF"/>
        </w:rPr>
        <w:t>,</w:t>
      </w:r>
      <m:oMath>
        <m:r>
          <w:rPr>
            <w:rFonts w:ascii="Cambria Math" w:hAnsi="Cambria Math" w:cs="Arial"/>
            <w:color w:val="333333"/>
            <w:sz w:val="20"/>
            <w:highlight w:val="yellow"/>
            <w:shd w:val="clear" w:color="auto" w:fill="FFFFFF"/>
          </w:rPr>
          <m:t xml:space="preserve"> η</m:t>
        </m:r>
      </m:oMath>
      <w:r w:rsidR="00610428" w:rsidRPr="00A92E2B">
        <w:rPr>
          <w:rFonts w:ascii="Palatino-Roman" w:hAnsi="Palatino-Roman" w:cs="Arial"/>
          <w:color w:val="333333"/>
          <w:sz w:val="20"/>
          <w:highlight w:val="yellow"/>
          <w:shd w:val="clear" w:color="auto" w:fill="FFFFFF"/>
          <w:vertAlign w:val="subscript"/>
        </w:rPr>
        <w:t xml:space="preserve">p </w:t>
      </w:r>
      <w:r w:rsidR="00610428" w:rsidRPr="00A92E2B">
        <w:rPr>
          <w:rFonts w:ascii="Palatino-Roman" w:hAnsi="Palatino-Roman" w:cs="Arial"/>
          <w:color w:val="333333"/>
          <w:sz w:val="20"/>
          <w:highlight w:val="yellow"/>
          <w:shd w:val="clear" w:color="auto" w:fill="FFFFFF"/>
          <w:vertAlign w:val="superscript"/>
        </w:rPr>
        <w:t>2</w:t>
      </w:r>
      <w:r w:rsidR="00610428" w:rsidRPr="00A92E2B">
        <w:rPr>
          <w:rFonts w:ascii="Palatino-Roman" w:hAnsi="Palatino-Roman" w:cs="Arial"/>
          <w:color w:val="333333"/>
          <w:sz w:val="20"/>
          <w:highlight w:val="yellow"/>
          <w:shd w:val="clear" w:color="auto" w:fill="FFFFFF"/>
        </w:rPr>
        <w:t xml:space="preserve"> = .159</w:t>
      </w:r>
      <w:r w:rsidR="005A1D3E" w:rsidRPr="00A92E2B">
        <w:rPr>
          <w:rFonts w:ascii="Palatino-Roman" w:hAnsi="Palatino-Roman" w:cs="Arial"/>
          <w:color w:val="333333"/>
          <w:sz w:val="20"/>
          <w:highlight w:val="yellow"/>
          <w:shd w:val="clear" w:color="auto" w:fill="FFFFFF"/>
        </w:rPr>
        <w:t>)</w:t>
      </w:r>
      <w:r w:rsidR="005A1D3E" w:rsidRPr="00DF5968">
        <w:rPr>
          <w:rFonts w:ascii="Palatino-Roman" w:hAnsi="Palatino-Roman" w:cs="Arial"/>
          <w:color w:val="333333"/>
          <w:sz w:val="20"/>
          <w:shd w:val="clear" w:color="auto" w:fill="FFFFFF"/>
        </w:rPr>
        <w:t xml:space="preserve"> </w:t>
      </w:r>
      <w:r w:rsidRPr="00DF5968">
        <w:rPr>
          <w:rFonts w:ascii="Palatino-Roman" w:hAnsi="Palatino-Roman" w:cs="Arial"/>
          <w:color w:val="333333"/>
          <w:sz w:val="20"/>
          <w:shd w:val="clear" w:color="auto" w:fill="FFFFFF"/>
        </w:rPr>
        <w:t xml:space="preserve">by participants in the </w:t>
      </w:r>
      <w:r w:rsidR="003D2D2C" w:rsidRPr="00DF5968">
        <w:rPr>
          <w:rFonts w:ascii="Palatino-Roman" w:hAnsi="Palatino-Roman" w:cs="Arial"/>
          <w:color w:val="333333"/>
          <w:sz w:val="20"/>
          <w:shd w:val="clear" w:color="auto" w:fill="FFFFFF"/>
        </w:rPr>
        <w:t>TB</w:t>
      </w:r>
      <w:r w:rsidRPr="00DF5968">
        <w:rPr>
          <w:rFonts w:ascii="Palatino-Roman" w:hAnsi="Palatino-Roman" w:cs="Arial"/>
          <w:color w:val="333333"/>
          <w:sz w:val="20"/>
          <w:shd w:val="clear" w:color="auto" w:fill="FFFFFF"/>
        </w:rPr>
        <w:t xml:space="preserve"> condition </w:t>
      </w:r>
      <w:r w:rsidR="003D2D2C" w:rsidRPr="00DF5968">
        <w:rPr>
          <w:rFonts w:ascii="Palatino-Roman" w:hAnsi="Palatino-Roman" w:cs="Arial"/>
          <w:color w:val="333333"/>
          <w:sz w:val="20"/>
          <w:shd w:val="clear" w:color="auto" w:fill="FFFFFF"/>
        </w:rPr>
        <w:t>(</w:t>
      </w:r>
      <w:r w:rsidR="003D2D2C" w:rsidRPr="00864ED0">
        <w:rPr>
          <w:rFonts w:ascii="Palatino-Roman" w:hAnsi="Palatino-Roman" w:cs="Arial"/>
          <w:i/>
          <w:color w:val="333333"/>
          <w:sz w:val="20"/>
          <w:shd w:val="clear" w:color="auto" w:fill="FFFFFF"/>
        </w:rPr>
        <w:t>M</w:t>
      </w:r>
      <w:r w:rsidR="003D2D2C" w:rsidRPr="00DF5968">
        <w:rPr>
          <w:rFonts w:ascii="Palatino-Roman" w:hAnsi="Palatino-Roman" w:cs="Arial"/>
          <w:color w:val="333333"/>
          <w:sz w:val="20"/>
          <w:shd w:val="clear" w:color="auto" w:fill="FFFFFF"/>
        </w:rPr>
        <w:t xml:space="preserve"> =46.247; SE= 8.215; </w:t>
      </w:r>
      <w:r w:rsidR="005A1D3E" w:rsidRPr="00DF5968">
        <w:rPr>
          <w:rFonts w:ascii="Palatino-Roman" w:hAnsi="Palatino-Roman" w:cs="Arial"/>
          <w:color w:val="333333"/>
          <w:sz w:val="20"/>
          <w:shd w:val="clear" w:color="auto" w:fill="FFFFFF"/>
        </w:rPr>
        <w:t xml:space="preserve">95% </w:t>
      </w:r>
      <w:r w:rsidR="003D2D2C" w:rsidRPr="00DF5968">
        <w:rPr>
          <w:rFonts w:ascii="Palatino-Roman" w:hAnsi="Palatino-Roman" w:cs="Arial"/>
          <w:color w:val="333333"/>
          <w:sz w:val="20"/>
          <w:shd w:val="clear" w:color="auto" w:fill="FFFFFF"/>
        </w:rPr>
        <w:t>CI: 29.643</w:t>
      </w:r>
      <w:r w:rsidR="005A1D3E" w:rsidRPr="00DF5968">
        <w:rPr>
          <w:rFonts w:ascii="Palatino-Roman" w:hAnsi="Palatino-Roman" w:cs="Arial"/>
          <w:color w:val="333333"/>
          <w:sz w:val="20"/>
          <w:shd w:val="clear" w:color="auto" w:fill="FFFFFF"/>
        </w:rPr>
        <w:t xml:space="preserve"> to </w:t>
      </w:r>
      <w:r w:rsidR="003D2D2C" w:rsidRPr="00DF5968">
        <w:rPr>
          <w:rFonts w:ascii="Palatino-Roman" w:hAnsi="Palatino-Roman" w:cs="Arial"/>
          <w:color w:val="333333"/>
          <w:sz w:val="20"/>
          <w:shd w:val="clear" w:color="auto" w:fill="FFFFFF"/>
        </w:rPr>
        <w:t>62.852</w:t>
      </w:r>
      <w:r w:rsidR="00D60585" w:rsidRPr="00DF5968">
        <w:rPr>
          <w:rFonts w:ascii="Palatino-Roman" w:hAnsi="Palatino-Roman" w:cs="Arial"/>
          <w:color w:val="333333"/>
          <w:sz w:val="20"/>
          <w:shd w:val="clear" w:color="auto" w:fill="FFFFFF"/>
        </w:rPr>
        <w:t>)</w:t>
      </w:r>
      <w:r w:rsidRPr="00DF5968">
        <w:rPr>
          <w:rFonts w:ascii="Palatino-Roman" w:hAnsi="Palatino-Roman" w:cs="Arial"/>
          <w:color w:val="333333"/>
          <w:sz w:val="20"/>
          <w:shd w:val="clear" w:color="auto" w:fill="FFFFFF"/>
        </w:rPr>
        <w:t xml:space="preserve"> compared to participants in the </w:t>
      </w:r>
      <w:r w:rsidR="003D2D2C" w:rsidRPr="00DF5968">
        <w:rPr>
          <w:rFonts w:ascii="Palatino-Roman" w:hAnsi="Palatino-Roman" w:cs="Arial"/>
          <w:color w:val="333333"/>
          <w:sz w:val="20"/>
          <w:shd w:val="clear" w:color="auto" w:fill="FFFFFF"/>
        </w:rPr>
        <w:t>F</w:t>
      </w:r>
      <w:r w:rsidRPr="00DF5968">
        <w:rPr>
          <w:rFonts w:ascii="Palatino-Roman" w:hAnsi="Palatino-Roman" w:cs="Arial"/>
          <w:color w:val="333333"/>
          <w:sz w:val="20"/>
          <w:shd w:val="clear" w:color="auto" w:fill="FFFFFF"/>
        </w:rPr>
        <w:t xml:space="preserve">B condition </w:t>
      </w:r>
      <w:r w:rsidR="003D2D2C" w:rsidRPr="00DF5968">
        <w:rPr>
          <w:rFonts w:ascii="Palatino-Roman" w:hAnsi="Palatino-Roman" w:cs="Arial"/>
          <w:color w:val="333333"/>
          <w:sz w:val="20"/>
          <w:shd w:val="clear" w:color="auto" w:fill="FFFFFF"/>
        </w:rPr>
        <w:t>(</w:t>
      </w:r>
      <w:r w:rsidR="003D2D2C" w:rsidRPr="00864ED0">
        <w:rPr>
          <w:rFonts w:ascii="Palatino-Roman" w:hAnsi="Palatino-Roman" w:cs="Arial"/>
          <w:i/>
          <w:color w:val="333333"/>
          <w:sz w:val="20"/>
          <w:shd w:val="clear" w:color="auto" w:fill="FFFFFF"/>
        </w:rPr>
        <w:t>M</w:t>
      </w:r>
      <w:r w:rsidR="003D2D2C" w:rsidRPr="00DF5968">
        <w:rPr>
          <w:rFonts w:ascii="Palatino-Roman" w:hAnsi="Palatino-Roman" w:cs="Arial"/>
          <w:color w:val="333333"/>
          <w:sz w:val="20"/>
          <w:shd w:val="clear" w:color="auto" w:fill="FFFFFF"/>
        </w:rPr>
        <w:t xml:space="preserve"> =11.715; SE= 9.486; </w:t>
      </w:r>
      <w:r w:rsidR="005A1D3E" w:rsidRPr="00DF5968">
        <w:rPr>
          <w:rFonts w:ascii="Palatino-Roman" w:hAnsi="Palatino-Roman" w:cs="Arial"/>
          <w:color w:val="333333"/>
          <w:sz w:val="20"/>
          <w:shd w:val="clear" w:color="auto" w:fill="FFFFFF"/>
        </w:rPr>
        <w:t xml:space="preserve">95 % </w:t>
      </w:r>
      <w:r w:rsidR="003D2D2C" w:rsidRPr="00DF5968">
        <w:rPr>
          <w:rFonts w:ascii="Palatino-Roman" w:hAnsi="Palatino-Roman" w:cs="Arial"/>
          <w:color w:val="333333"/>
          <w:sz w:val="20"/>
          <w:shd w:val="clear" w:color="auto" w:fill="FFFFFF"/>
        </w:rPr>
        <w:t xml:space="preserve">CI: </w:t>
      </w:r>
      <w:r w:rsidR="005A1D3E" w:rsidRPr="00DF5968">
        <w:rPr>
          <w:rFonts w:ascii="Palatino-Roman" w:hAnsi="Palatino-Roman" w:cs="Arial"/>
          <w:color w:val="333333"/>
          <w:sz w:val="20"/>
          <w:shd w:val="clear" w:color="auto" w:fill="FFFFFF"/>
        </w:rPr>
        <w:t>-7.458 to 30.888</w:t>
      </w:r>
      <w:r w:rsidR="003D2D2C" w:rsidRPr="00DF5968">
        <w:rPr>
          <w:rFonts w:ascii="Palatino-Roman" w:hAnsi="Palatino-Roman" w:cs="Arial"/>
          <w:color w:val="333333"/>
          <w:sz w:val="20"/>
          <w:shd w:val="clear" w:color="auto" w:fill="FFFFFF"/>
        </w:rPr>
        <w:t>)</w:t>
      </w:r>
      <w:r w:rsidR="005A1D3E">
        <w:rPr>
          <w:rFonts w:ascii="Palatino-Roman" w:hAnsi="Palatino-Roman" w:cs="Arial"/>
          <w:color w:val="333333"/>
          <w:sz w:val="20"/>
          <w:shd w:val="clear" w:color="auto" w:fill="FFFFFF"/>
        </w:rPr>
        <w:t xml:space="preserve"> (see figure 4</w:t>
      </w:r>
      <w:r w:rsidRPr="006D6F03">
        <w:rPr>
          <w:rFonts w:ascii="Palatino-Roman" w:hAnsi="Palatino-Roman" w:cs="Arial"/>
          <w:color w:val="333333"/>
          <w:sz w:val="20"/>
          <w:shd w:val="clear" w:color="auto" w:fill="FFFFFF"/>
        </w:rPr>
        <w:t xml:space="preserve">). </w:t>
      </w:r>
    </w:p>
    <w:p w14:paraId="4393CCAE" w14:textId="77777777" w:rsidR="00562145" w:rsidRDefault="00562145" w:rsidP="00562145">
      <w:pPr>
        <w:jc w:val="center"/>
        <w:rPr>
          <w:rFonts w:ascii="Palatino-Roman" w:hAnsi="Palatino-Roman" w:cs="Arial"/>
          <w:color w:val="333333"/>
          <w:sz w:val="20"/>
          <w:shd w:val="clear" w:color="auto" w:fill="FFFFFF"/>
        </w:rPr>
      </w:pPr>
      <w:r>
        <w:rPr>
          <w:noProof/>
          <w:lang w:val="en-NZ" w:eastAsia="en-NZ"/>
        </w:rPr>
        <w:lastRenderedPageBreak/>
        <w:drawing>
          <wp:inline distT="0" distB="0" distL="0" distR="0" wp14:anchorId="5BF85AD9" wp14:editId="61C224AD">
            <wp:extent cx="6012815" cy="3370580"/>
            <wp:effectExtent l="0" t="0" r="0" b="0"/>
            <wp:docPr id="2" name="Chart 2">
              <a:extLst xmlns:a="http://schemas.openxmlformats.org/drawingml/2006/main">
                <a:ext uri="{FF2B5EF4-FFF2-40B4-BE49-F238E27FC236}">
                  <a16:creationId xmlns:a16="http://schemas.microsoft.com/office/drawing/2014/main" id="{07A6C4B9-184C-0140-91CA-EC5C3FD0C2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1FF6D8" w14:textId="77777777" w:rsidR="00562145" w:rsidRDefault="00562145" w:rsidP="00562145">
      <w:pPr>
        <w:jc w:val="center"/>
      </w:pPr>
      <w:r w:rsidRPr="002161D0">
        <w:rPr>
          <w:rFonts w:ascii="Palatino-Roman" w:hAnsi="Palatino-Roman" w:cs="Arial"/>
          <w:b/>
          <w:i/>
          <w:color w:val="333333"/>
          <w:sz w:val="20"/>
          <w:shd w:val="clear" w:color="auto" w:fill="FFFFFF"/>
        </w:rPr>
        <w:t>Figure 4.</w:t>
      </w:r>
      <w:r w:rsidRPr="002161D0">
        <w:rPr>
          <w:rFonts w:ascii="Palatino-Roman" w:hAnsi="Palatino-Roman" w:cs="Arial"/>
          <w:i/>
          <w:color w:val="333333"/>
          <w:sz w:val="20"/>
          <w:shd w:val="clear" w:color="auto" w:fill="FFFFFF"/>
        </w:rPr>
        <w:t xml:space="preserve"> Fixation duration (in %) on each box (now-full, now-empty) in false and true belief conditions.</w:t>
      </w:r>
      <w:r w:rsidRPr="00B83460">
        <w:t xml:space="preserve"> </w:t>
      </w:r>
    </w:p>
    <w:p w14:paraId="1D4D88D3" w14:textId="77777777" w:rsidR="00562145" w:rsidRDefault="00562145" w:rsidP="00562145">
      <w:pPr>
        <w:jc w:val="center"/>
      </w:pPr>
    </w:p>
    <w:p w14:paraId="4286BDA6" w14:textId="2BCADEDD" w:rsidR="003F5097" w:rsidRDefault="003F5097" w:rsidP="003F5097">
      <w:pPr>
        <w:ind w:firstLine="720"/>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With respect to first looks, 24 participants (57%) showed a clear first fixation to either the now-empty box or the now-full box in the specific time window of interest</w:t>
      </w:r>
      <w:r w:rsidR="000324BE" w:rsidRPr="000324BE">
        <w:rPr>
          <w:rFonts w:ascii="Palatino-Roman" w:hAnsi="Palatino-Roman" w:cs="Arial"/>
          <w:color w:val="333333"/>
          <w:sz w:val="20"/>
          <w:highlight w:val="green"/>
          <w:shd w:val="clear" w:color="auto" w:fill="FFFFFF"/>
        </w:rPr>
        <w:t>; all</w:t>
      </w:r>
      <w:r w:rsidR="00B441EC">
        <w:rPr>
          <w:rFonts w:ascii="Palatino-Roman" w:hAnsi="Palatino-Roman" w:cs="Arial"/>
          <w:color w:val="333333"/>
          <w:sz w:val="20"/>
          <w:highlight w:val="green"/>
          <w:shd w:val="clear" w:color="auto" w:fill="FFFFFF"/>
        </w:rPr>
        <w:t xml:space="preserve"> of</w:t>
      </w:r>
      <w:r w:rsidR="000324BE" w:rsidRPr="000324BE">
        <w:rPr>
          <w:rFonts w:ascii="Palatino-Roman" w:hAnsi="Palatino-Roman" w:cs="Arial"/>
          <w:color w:val="333333"/>
          <w:sz w:val="20"/>
          <w:highlight w:val="green"/>
          <w:shd w:val="clear" w:color="auto" w:fill="FFFFFF"/>
        </w:rPr>
        <w:t xml:space="preserve"> these participants were gazing at the confederate’s hand at the beginning of the critical time window, so their first fixations were not the result of them already looking at one or the other box</w:t>
      </w:r>
      <w:r w:rsidR="000324BE">
        <w:rPr>
          <w:rFonts w:ascii="Palatino-Roman" w:hAnsi="Palatino-Roman" w:cs="Arial"/>
          <w:color w:val="333333"/>
          <w:sz w:val="20"/>
          <w:shd w:val="clear" w:color="auto" w:fill="FFFFFF"/>
        </w:rPr>
        <w:t>.</w:t>
      </w:r>
      <w:r>
        <w:rPr>
          <w:rFonts w:ascii="Palatino-Roman" w:hAnsi="Palatino-Roman" w:cs="Arial"/>
          <w:color w:val="333333"/>
          <w:sz w:val="20"/>
          <w:shd w:val="clear" w:color="auto" w:fill="FFFFFF"/>
        </w:rPr>
        <w:t xml:space="preserve"> </w:t>
      </w:r>
      <w:r w:rsidR="000324BE">
        <w:rPr>
          <w:rFonts w:ascii="Palatino-Roman" w:hAnsi="Palatino-Roman" w:cs="Arial"/>
          <w:color w:val="333333"/>
          <w:sz w:val="20"/>
          <w:shd w:val="clear" w:color="auto" w:fill="FFFFFF"/>
        </w:rPr>
        <w:t>T</w:t>
      </w:r>
      <w:r>
        <w:rPr>
          <w:rFonts w:ascii="Palatino-Roman" w:hAnsi="Palatino-Roman" w:cs="Arial"/>
          <w:color w:val="333333"/>
          <w:sz w:val="20"/>
          <w:shd w:val="clear" w:color="auto" w:fill="FFFFFF"/>
        </w:rPr>
        <w:t>he remaining 18 participants (43%) did not show any first looks to either box during the specific time window</w:t>
      </w:r>
      <w:r w:rsidR="000324BE" w:rsidRPr="000324BE">
        <w:rPr>
          <w:rFonts w:ascii="Palatino-Roman" w:hAnsi="Palatino-Roman" w:cs="Arial"/>
          <w:color w:val="333333"/>
          <w:sz w:val="20"/>
          <w:highlight w:val="green"/>
          <w:shd w:val="clear" w:color="auto" w:fill="FFFFFF"/>
        </w:rPr>
        <w:t>, either because they looked anywhere outside the selected AOIs (11 participants) or because the eye-movements signal was lost (7 participants</w:t>
      </w:r>
      <w:r w:rsidR="000324BE">
        <w:rPr>
          <w:rFonts w:ascii="Palatino-Roman" w:hAnsi="Palatino-Roman" w:cs="Arial"/>
          <w:color w:val="333333"/>
          <w:sz w:val="20"/>
          <w:shd w:val="clear" w:color="auto" w:fill="FFFFFF"/>
        </w:rPr>
        <w:t>)</w:t>
      </w:r>
      <w:r>
        <w:rPr>
          <w:rFonts w:ascii="Palatino-Roman" w:hAnsi="Palatino-Roman" w:cs="Arial"/>
          <w:color w:val="333333"/>
          <w:sz w:val="20"/>
          <w:shd w:val="clear" w:color="auto" w:fill="FFFFFF"/>
        </w:rPr>
        <w:t>. Amongst the 24 participants who did show a first fixation, n</w:t>
      </w:r>
      <w:r w:rsidRPr="006D6F03">
        <w:rPr>
          <w:rFonts w:ascii="Palatino-Roman" w:hAnsi="Palatino-Roman" w:cs="Arial"/>
          <w:color w:val="333333"/>
          <w:sz w:val="20"/>
          <w:shd w:val="clear" w:color="auto" w:fill="FFFFFF"/>
        </w:rPr>
        <w:t>o significant effects emerged from the Fischer Exact test to determine whether there was any relation</w:t>
      </w:r>
      <w:r>
        <w:rPr>
          <w:rFonts w:ascii="Palatino-Roman" w:hAnsi="Palatino-Roman" w:cs="Arial"/>
          <w:color w:val="333333"/>
          <w:sz w:val="20"/>
          <w:shd w:val="clear" w:color="auto" w:fill="FFFFFF"/>
        </w:rPr>
        <w:t>ship</w:t>
      </w:r>
      <w:r w:rsidRPr="006D6F03">
        <w:rPr>
          <w:rFonts w:ascii="Palatino-Roman" w:hAnsi="Palatino-Roman" w:cs="Arial"/>
          <w:color w:val="333333"/>
          <w:sz w:val="20"/>
          <w:shd w:val="clear" w:color="auto" w:fill="FFFFFF"/>
        </w:rPr>
        <w:t xml:space="preserve"> between condition (</w:t>
      </w:r>
      <w:r>
        <w:rPr>
          <w:rFonts w:ascii="Palatino-Roman" w:hAnsi="Palatino-Roman" w:cs="Arial"/>
          <w:color w:val="333333"/>
          <w:sz w:val="20"/>
          <w:shd w:val="clear" w:color="auto" w:fill="FFFFFF"/>
        </w:rPr>
        <w:t>FB</w:t>
      </w:r>
      <w:r w:rsidRPr="006D6F03">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TB</w:t>
      </w:r>
      <w:r w:rsidRPr="006D6F03">
        <w:rPr>
          <w:rFonts w:ascii="Palatino-Roman" w:hAnsi="Palatino-Roman" w:cs="Arial"/>
          <w:color w:val="333333"/>
          <w:sz w:val="20"/>
          <w:shd w:val="clear" w:color="auto" w:fill="FFFFFF"/>
        </w:rPr>
        <w:t xml:space="preserve">) and </w:t>
      </w:r>
      <w:r>
        <w:rPr>
          <w:rFonts w:ascii="Palatino-Roman" w:hAnsi="Palatino-Roman" w:cs="Arial"/>
          <w:color w:val="333333"/>
          <w:sz w:val="20"/>
          <w:shd w:val="clear" w:color="auto" w:fill="FFFFFF"/>
        </w:rPr>
        <w:t xml:space="preserve">the </w:t>
      </w:r>
      <w:r w:rsidRPr="006D6F03">
        <w:rPr>
          <w:rFonts w:ascii="Palatino-Roman" w:hAnsi="Palatino-Roman" w:cs="Arial"/>
          <w:color w:val="333333"/>
          <w:sz w:val="20"/>
          <w:shd w:val="clear" w:color="auto" w:fill="FFFFFF"/>
        </w:rPr>
        <w:t>box</w:t>
      </w:r>
      <w:r>
        <w:rPr>
          <w:rFonts w:ascii="Palatino-Roman" w:hAnsi="Palatino-Roman" w:cs="Arial"/>
          <w:color w:val="333333"/>
          <w:sz w:val="20"/>
          <w:shd w:val="clear" w:color="auto" w:fill="FFFFFF"/>
        </w:rPr>
        <w:t xml:space="preserve"> </w:t>
      </w:r>
      <w:r w:rsidRPr="006D6F03">
        <w:rPr>
          <w:rFonts w:ascii="Palatino-Roman" w:hAnsi="Palatino-Roman" w:cs="Arial"/>
          <w:color w:val="333333"/>
          <w:sz w:val="20"/>
          <w:shd w:val="clear" w:color="auto" w:fill="FFFFFF"/>
        </w:rPr>
        <w:t>(now-full box, now-empty box</w:t>
      </w:r>
      <w:r>
        <w:rPr>
          <w:rFonts w:ascii="Palatino-Roman" w:hAnsi="Palatino-Roman" w:cs="Arial"/>
          <w:color w:val="333333"/>
          <w:sz w:val="20"/>
          <w:shd w:val="clear" w:color="auto" w:fill="FFFFFF"/>
        </w:rPr>
        <w:t xml:space="preserve">) that was first fixated upon </w:t>
      </w:r>
      <w:r w:rsidRPr="006D6F03">
        <w:rPr>
          <w:rFonts w:ascii="Palatino-Roman" w:hAnsi="Palatino-Roman" w:cs="Arial"/>
          <w:color w:val="333333"/>
          <w:sz w:val="20"/>
          <w:shd w:val="clear" w:color="auto" w:fill="FFFFFF"/>
        </w:rPr>
        <w:t xml:space="preserve">(Fischer Exact test, </w:t>
      </w:r>
      <w:r w:rsidRPr="0052415A">
        <w:rPr>
          <w:rFonts w:ascii="Palatino-Roman" w:hAnsi="Palatino-Roman" w:cs="Arial"/>
          <w:i/>
          <w:color w:val="333333"/>
          <w:sz w:val="20"/>
          <w:shd w:val="clear" w:color="auto" w:fill="FFFFFF"/>
        </w:rPr>
        <w:t>p</w:t>
      </w:r>
      <w:r w:rsidRPr="006D6F03">
        <w:rPr>
          <w:rFonts w:ascii="Palatino-Roman" w:hAnsi="Palatino-Roman" w:cs="Arial"/>
          <w:color w:val="333333"/>
          <w:sz w:val="20"/>
          <w:shd w:val="clear" w:color="auto" w:fill="FFFFFF"/>
        </w:rPr>
        <w:t xml:space="preserve"> = .241)</w:t>
      </w:r>
      <w:r>
        <w:rPr>
          <w:rFonts w:ascii="Palatino-Roman" w:hAnsi="Palatino-Roman" w:cs="Arial"/>
          <w:color w:val="333333"/>
          <w:sz w:val="20"/>
          <w:shd w:val="clear" w:color="auto" w:fill="FFFFFF"/>
        </w:rPr>
        <w:t xml:space="preserve"> (</w:t>
      </w:r>
      <w:r w:rsidRPr="006D6F03">
        <w:rPr>
          <w:rFonts w:ascii="Palatino-Roman" w:hAnsi="Palatino-Roman" w:cs="Arial"/>
          <w:color w:val="333333"/>
          <w:sz w:val="20"/>
          <w:shd w:val="clear" w:color="auto" w:fill="FFFFFF"/>
        </w:rPr>
        <w:t xml:space="preserve">see </w:t>
      </w:r>
      <w:r>
        <w:rPr>
          <w:rFonts w:ascii="Palatino-Roman" w:hAnsi="Palatino-Roman" w:cs="Arial"/>
          <w:color w:val="333333"/>
          <w:sz w:val="20"/>
          <w:shd w:val="clear" w:color="auto" w:fill="FFFFFF"/>
        </w:rPr>
        <w:t>figure</w:t>
      </w:r>
      <w:r w:rsidRPr="006D6F03">
        <w:rPr>
          <w:rFonts w:ascii="Palatino-Roman" w:hAnsi="Palatino-Roman" w:cs="Arial"/>
          <w:color w:val="333333"/>
          <w:sz w:val="20"/>
          <w:shd w:val="clear" w:color="auto" w:fill="FFFFFF"/>
        </w:rPr>
        <w:t xml:space="preserve"> 5).</w:t>
      </w:r>
    </w:p>
    <w:p w14:paraId="46266F95" w14:textId="77777777" w:rsidR="00562145" w:rsidRDefault="00562145" w:rsidP="00562145">
      <w:pPr>
        <w:jc w:val="center"/>
        <w:rPr>
          <w:rFonts w:ascii="Palatino-Roman" w:hAnsi="Palatino-Roman" w:cs="Arial"/>
          <w:color w:val="333333"/>
          <w:sz w:val="20"/>
          <w:shd w:val="clear" w:color="auto" w:fill="FFFFFF"/>
        </w:rPr>
      </w:pPr>
      <w:r>
        <w:rPr>
          <w:noProof/>
          <w:lang w:val="en-NZ" w:eastAsia="en-NZ"/>
        </w:rPr>
        <w:drawing>
          <wp:inline distT="0" distB="0" distL="0" distR="0" wp14:anchorId="7005E5A0" wp14:editId="2D4710BB">
            <wp:extent cx="5676695" cy="3401317"/>
            <wp:effectExtent l="0" t="0" r="635" b="2540"/>
            <wp:docPr id="1" name="Chart 1">
              <a:extLst xmlns:a="http://schemas.openxmlformats.org/drawingml/2006/main">
                <a:ext uri="{FF2B5EF4-FFF2-40B4-BE49-F238E27FC236}">
                  <a16:creationId xmlns:a16="http://schemas.microsoft.com/office/drawing/2014/main" id="{1F79F72A-D7F4-0A45-B502-AC195113D8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B937EA5" w14:textId="77777777" w:rsidR="00562145" w:rsidRDefault="00562145" w:rsidP="00562145">
      <w:pPr>
        <w:tabs>
          <w:tab w:val="left" w:pos="2450"/>
        </w:tabs>
        <w:jc w:val="both"/>
        <w:rPr>
          <w:rFonts w:ascii="Palatino-Roman" w:hAnsi="Palatino-Roman" w:cs="Arial"/>
          <w:i/>
          <w:color w:val="333333"/>
          <w:sz w:val="20"/>
          <w:shd w:val="clear" w:color="auto" w:fill="FFFFFF"/>
        </w:rPr>
      </w:pPr>
      <w:r w:rsidRPr="007971CC">
        <w:rPr>
          <w:rFonts w:ascii="Palatino-Roman" w:hAnsi="Palatino-Roman" w:cs="Arial"/>
          <w:b/>
          <w:i/>
          <w:color w:val="333333"/>
          <w:sz w:val="20"/>
          <w:shd w:val="clear" w:color="auto" w:fill="FFFFFF"/>
        </w:rPr>
        <w:t>Figure 5.</w:t>
      </w:r>
      <w:r w:rsidRPr="007971CC">
        <w:rPr>
          <w:rFonts w:ascii="Palatino-Roman" w:hAnsi="Palatino-Roman" w:cs="Arial"/>
          <w:i/>
          <w:color w:val="333333"/>
          <w:sz w:val="20"/>
          <w:shd w:val="clear" w:color="auto" w:fill="FFFFFF"/>
        </w:rPr>
        <w:t xml:space="preserve"> </w:t>
      </w:r>
      <w:r>
        <w:rPr>
          <w:rFonts w:ascii="Palatino-Roman" w:hAnsi="Palatino-Roman" w:cs="Arial"/>
          <w:i/>
          <w:color w:val="333333"/>
          <w:sz w:val="20"/>
          <w:shd w:val="clear" w:color="auto" w:fill="FFFFFF"/>
        </w:rPr>
        <w:t>N</w:t>
      </w:r>
      <w:r w:rsidRPr="007971CC">
        <w:rPr>
          <w:rFonts w:ascii="Palatino-Roman" w:hAnsi="Palatino-Roman" w:cs="Arial"/>
          <w:i/>
          <w:color w:val="333333"/>
          <w:sz w:val="20"/>
          <w:shd w:val="clear" w:color="auto" w:fill="FFFFFF"/>
        </w:rPr>
        <w:t xml:space="preserve">umber of participants displaying a first fixation </w:t>
      </w:r>
      <w:r>
        <w:rPr>
          <w:rFonts w:ascii="Palatino-Roman" w:hAnsi="Palatino-Roman" w:cs="Arial"/>
          <w:i/>
          <w:color w:val="333333"/>
          <w:sz w:val="20"/>
          <w:shd w:val="clear" w:color="auto" w:fill="FFFFFF"/>
        </w:rPr>
        <w:t xml:space="preserve">either </w:t>
      </w:r>
      <w:r w:rsidRPr="007971CC">
        <w:rPr>
          <w:rFonts w:ascii="Palatino-Roman" w:hAnsi="Palatino-Roman" w:cs="Arial"/>
          <w:i/>
          <w:color w:val="333333"/>
          <w:sz w:val="20"/>
          <w:shd w:val="clear" w:color="auto" w:fill="FFFFFF"/>
        </w:rPr>
        <w:t>to the now-empty box or now-full box during the critical time window</w:t>
      </w:r>
      <w:r>
        <w:rPr>
          <w:rFonts w:ascii="Palatino-Roman" w:hAnsi="Palatino-Roman" w:cs="Arial"/>
          <w:i/>
          <w:color w:val="333333"/>
          <w:sz w:val="20"/>
          <w:shd w:val="clear" w:color="auto" w:fill="FFFFFF"/>
        </w:rPr>
        <w:t xml:space="preserve"> (N = 24)</w:t>
      </w:r>
      <w:r w:rsidRPr="007971CC">
        <w:rPr>
          <w:rFonts w:ascii="Palatino-Roman" w:hAnsi="Palatino-Roman" w:cs="Arial"/>
          <w:i/>
          <w:color w:val="333333"/>
          <w:sz w:val="20"/>
          <w:shd w:val="clear" w:color="auto" w:fill="FFFFFF"/>
        </w:rPr>
        <w:t xml:space="preserve"> by condition (false belief or true belief). </w:t>
      </w:r>
    </w:p>
    <w:p w14:paraId="495D14FB" w14:textId="77777777" w:rsidR="00562145" w:rsidRDefault="00562145" w:rsidP="00567A4A">
      <w:pPr>
        <w:jc w:val="both"/>
        <w:rPr>
          <w:rFonts w:ascii="Palatino-Roman" w:hAnsi="Palatino-Roman" w:cs="Arial"/>
          <w:color w:val="333333"/>
          <w:sz w:val="20"/>
          <w:shd w:val="clear" w:color="auto" w:fill="FFFFFF"/>
        </w:rPr>
      </w:pPr>
    </w:p>
    <w:p w14:paraId="12FACA50" w14:textId="77777777" w:rsidR="003F5097" w:rsidRPr="002D52E6" w:rsidRDefault="003F5097" w:rsidP="003F5097">
      <w:pPr>
        <w:jc w:val="both"/>
        <w:rPr>
          <w:rFonts w:ascii="Palatino-Roman" w:hAnsi="Palatino-Roman" w:cs="Arial"/>
          <w:b/>
          <w:color w:val="333333"/>
          <w:szCs w:val="24"/>
          <w:shd w:val="clear" w:color="auto" w:fill="FFFFFF"/>
        </w:rPr>
      </w:pPr>
      <w:r>
        <w:rPr>
          <w:rFonts w:ascii="Palatino-Roman" w:hAnsi="Palatino-Roman" w:cs="Arial"/>
          <w:b/>
          <w:color w:val="333333"/>
          <w:szCs w:val="24"/>
          <w:shd w:val="clear" w:color="auto" w:fill="FFFFFF"/>
        </w:rPr>
        <w:t>4</w:t>
      </w:r>
      <w:r w:rsidRPr="002D52E6">
        <w:rPr>
          <w:rFonts w:ascii="Palatino-Roman" w:hAnsi="Palatino-Roman" w:cs="Arial"/>
          <w:b/>
          <w:color w:val="333333"/>
          <w:szCs w:val="24"/>
          <w:shd w:val="clear" w:color="auto" w:fill="FFFFFF"/>
        </w:rPr>
        <w:t>.</w:t>
      </w:r>
      <w:r>
        <w:rPr>
          <w:rFonts w:ascii="Palatino-Roman" w:hAnsi="Palatino-Roman" w:cs="Arial"/>
          <w:b/>
          <w:color w:val="333333"/>
          <w:szCs w:val="24"/>
          <w:shd w:val="clear" w:color="auto" w:fill="FFFFFF"/>
        </w:rPr>
        <w:t>2.2</w:t>
      </w:r>
      <w:r w:rsidRPr="002D52E6">
        <w:rPr>
          <w:rFonts w:ascii="Palatino-Roman" w:hAnsi="Palatino-Roman" w:cs="Arial"/>
          <w:b/>
          <w:color w:val="333333"/>
          <w:szCs w:val="24"/>
          <w:shd w:val="clear" w:color="auto" w:fill="FFFFFF"/>
        </w:rPr>
        <w:t xml:space="preserve">. </w:t>
      </w:r>
      <w:r>
        <w:rPr>
          <w:rFonts w:ascii="Palatino-Roman" w:hAnsi="Palatino-Roman" w:cs="Arial"/>
          <w:b/>
          <w:color w:val="333333"/>
          <w:szCs w:val="24"/>
          <w:shd w:val="clear" w:color="auto" w:fill="FFFFFF"/>
        </w:rPr>
        <w:t>Balance analyses</w:t>
      </w:r>
    </w:p>
    <w:p w14:paraId="3A300C78" w14:textId="77777777" w:rsidR="003F5097" w:rsidRDefault="003F5097" w:rsidP="003F5097">
      <w:pPr>
        <w:jc w:val="both"/>
        <w:rPr>
          <w:rFonts w:ascii="Palatino-Roman" w:hAnsi="Palatino-Roman" w:cs="Arial"/>
          <w:color w:val="333333"/>
          <w:sz w:val="20"/>
          <w:shd w:val="clear" w:color="auto" w:fill="FFFFFF"/>
        </w:rPr>
      </w:pPr>
    </w:p>
    <w:p w14:paraId="605B3447" w14:textId="77777777" w:rsidR="00864ED0" w:rsidRPr="004B1444" w:rsidRDefault="00864ED0" w:rsidP="004B1444">
      <w:pPr>
        <w:rPr>
          <w:szCs w:val="24"/>
          <w:lang w:val="en-US"/>
        </w:rPr>
      </w:pPr>
      <w:r w:rsidRPr="00864ED0">
        <w:rPr>
          <w:rFonts w:ascii="Palatino-Roman" w:hAnsi="Palatino-Roman" w:cs="Arial"/>
          <w:color w:val="333333"/>
          <w:sz w:val="20"/>
          <w:shd w:val="clear" w:color="auto" w:fill="FFFFFF"/>
        </w:rPr>
        <w:t xml:space="preserve">We next examined participants’ mediolateral </w:t>
      </w:r>
      <w:r w:rsidR="00971C80">
        <w:rPr>
          <w:rFonts w:ascii="Palatino-Roman" w:hAnsi="Palatino-Roman" w:cs="Arial"/>
          <w:color w:val="333333"/>
          <w:sz w:val="20"/>
          <w:shd w:val="clear" w:color="auto" w:fill="FFFFFF"/>
        </w:rPr>
        <w:t>leaning on the WBB</w:t>
      </w:r>
      <w:r w:rsidRPr="00864ED0">
        <w:rPr>
          <w:rFonts w:ascii="Palatino-Roman" w:hAnsi="Palatino-Roman" w:cs="Arial"/>
          <w:color w:val="333333"/>
          <w:sz w:val="20"/>
          <w:shd w:val="clear" w:color="auto" w:fill="FFFFFF"/>
        </w:rPr>
        <w:t xml:space="preserve"> (</w:t>
      </w:r>
      <w:r w:rsidRPr="00864ED0">
        <w:rPr>
          <w:rFonts w:ascii="Palatino-Roman" w:hAnsi="Palatino-Roman" w:cs="Arial"/>
          <w:i/>
          <w:color w:val="333333"/>
          <w:sz w:val="20"/>
          <w:shd w:val="clear" w:color="auto" w:fill="FFFFFF"/>
        </w:rPr>
        <w:t>N</w:t>
      </w:r>
      <w:r w:rsidRPr="00864ED0">
        <w:rPr>
          <w:rFonts w:ascii="Palatino-Roman" w:hAnsi="Palatino-Roman" w:cs="Arial"/>
          <w:color w:val="333333"/>
          <w:sz w:val="20"/>
          <w:shd w:val="clear" w:color="auto" w:fill="FFFFFF"/>
        </w:rPr>
        <w:t xml:space="preserve"> = 37/42; balance board data of four participants was not acquired due to technical problems; balance board data of one participant was excluded for exceeding the mean more than 2 standard deviation</w:t>
      </w:r>
      <w:r w:rsidR="0089264C">
        <w:rPr>
          <w:rFonts w:ascii="Palatino-Roman" w:hAnsi="Palatino-Roman" w:cs="Arial"/>
          <w:color w:val="333333"/>
          <w:sz w:val="20"/>
          <w:shd w:val="clear" w:color="auto" w:fill="FFFFFF"/>
        </w:rPr>
        <w:t>s</w:t>
      </w:r>
      <w:r w:rsidRPr="00864ED0">
        <w:rPr>
          <w:rFonts w:ascii="Palatino-Roman" w:hAnsi="Palatino-Roman" w:cs="Arial"/>
          <w:color w:val="333333"/>
          <w:sz w:val="20"/>
          <w:shd w:val="clear" w:color="auto" w:fill="FFFFFF"/>
        </w:rPr>
        <w:t>). A Mann-Whitney U test was conducted to determine whether there was a difference in the average leaning between those assigned to the FB condition and those assigned to the TB condition. Results revealed a significant group difference (</w:t>
      </w:r>
      <w:r w:rsidRPr="00AC0C56">
        <w:rPr>
          <w:rFonts w:ascii="Palatino-Roman" w:hAnsi="Palatino-Roman" w:cs="Arial"/>
          <w:color w:val="333333"/>
          <w:sz w:val="20"/>
          <w:highlight w:val="yellow"/>
          <w:shd w:val="clear" w:color="auto" w:fill="FFFFFF"/>
        </w:rPr>
        <w:t xml:space="preserve">z </w:t>
      </w:r>
      <w:r w:rsidR="00103316" w:rsidRPr="00AC0C56">
        <w:rPr>
          <w:rFonts w:ascii="Palatino-Roman" w:hAnsi="Palatino-Roman" w:cs="Arial"/>
          <w:color w:val="333333"/>
          <w:sz w:val="20"/>
          <w:highlight w:val="yellow"/>
          <w:shd w:val="clear" w:color="auto" w:fill="FFFFFF"/>
        </w:rPr>
        <w:t>= -2.</w:t>
      </w:r>
      <w:r w:rsidR="004B1444" w:rsidRPr="00AC0C56">
        <w:rPr>
          <w:rFonts w:ascii="Palatino-Roman" w:hAnsi="Palatino-Roman" w:cs="Arial"/>
          <w:color w:val="333333"/>
          <w:sz w:val="20"/>
          <w:highlight w:val="yellow"/>
          <w:shd w:val="clear" w:color="auto" w:fill="FFFFFF"/>
        </w:rPr>
        <w:t>486</w:t>
      </w:r>
      <w:r w:rsidR="00103316" w:rsidRPr="00AC0C56">
        <w:rPr>
          <w:rFonts w:ascii="Palatino-Roman" w:hAnsi="Palatino-Roman" w:cs="Arial"/>
          <w:color w:val="333333"/>
          <w:sz w:val="20"/>
          <w:highlight w:val="yellow"/>
          <w:shd w:val="clear" w:color="auto" w:fill="FFFFFF"/>
        </w:rPr>
        <w:t>, p = .0</w:t>
      </w:r>
      <w:r w:rsidR="004B1444" w:rsidRPr="00AC0C56">
        <w:rPr>
          <w:rFonts w:ascii="Palatino-Roman" w:hAnsi="Palatino-Roman" w:cs="Arial"/>
          <w:color w:val="333333"/>
          <w:sz w:val="20"/>
          <w:highlight w:val="yellow"/>
          <w:shd w:val="clear" w:color="auto" w:fill="FFFFFF"/>
        </w:rPr>
        <w:t xml:space="preserve">12, </w:t>
      </w:r>
      <w:r w:rsidR="004B1444" w:rsidRPr="00F24CD9">
        <w:rPr>
          <w:rFonts w:ascii="Palatino-Roman" w:hAnsi="Palatino-Roman" w:cs="Arial"/>
          <w:color w:val="333333"/>
          <w:sz w:val="20"/>
          <w:highlight w:val="red"/>
          <w:shd w:val="clear" w:color="auto" w:fill="FFFFFF"/>
          <w:lang w:val="it-IT"/>
        </w:rPr>
        <w:t>η</w:t>
      </w:r>
      <w:r w:rsidR="004B1444" w:rsidRPr="00F24CD9">
        <w:rPr>
          <w:szCs w:val="24"/>
          <w:highlight w:val="red"/>
          <w:vertAlign w:val="superscript"/>
          <w:lang w:val="en-US"/>
        </w:rPr>
        <w:t>2</w:t>
      </w:r>
      <w:r w:rsidR="004B1444" w:rsidRPr="00AC0C56">
        <w:rPr>
          <w:rFonts w:ascii="Palatino-Roman" w:hAnsi="Palatino-Roman" w:cs="Arial"/>
          <w:color w:val="333333"/>
          <w:sz w:val="20"/>
          <w:highlight w:val="yellow"/>
          <w:shd w:val="clear" w:color="auto" w:fill="FFFFFF"/>
          <w:lang w:val="en-US"/>
        </w:rPr>
        <w:t>=0.193)</w:t>
      </w:r>
      <w:r w:rsidR="00103316" w:rsidRPr="00AC0C56">
        <w:rPr>
          <w:rFonts w:ascii="Palatino-Roman" w:hAnsi="Palatino-Roman" w:cs="Arial"/>
          <w:color w:val="333333"/>
          <w:sz w:val="20"/>
          <w:highlight w:val="yellow"/>
          <w:shd w:val="clear" w:color="auto" w:fill="FFFFFF"/>
        </w:rPr>
        <w:t>; see figure 6</w:t>
      </w:r>
      <w:r w:rsidRPr="00AC0C56">
        <w:rPr>
          <w:rFonts w:ascii="Palatino-Roman" w:hAnsi="Palatino-Roman" w:cs="Arial"/>
          <w:color w:val="333333"/>
          <w:sz w:val="20"/>
          <w:highlight w:val="yellow"/>
          <w:shd w:val="clear" w:color="auto" w:fill="FFFFFF"/>
        </w:rPr>
        <w:t>), with participants in the FB condition leaning towards the now-empty box (</w:t>
      </w:r>
      <w:r w:rsidRPr="00AC0C56">
        <w:rPr>
          <w:rFonts w:ascii="Palatino-Roman" w:hAnsi="Palatino-Roman" w:cs="Arial"/>
          <w:i/>
          <w:color w:val="333333"/>
          <w:sz w:val="20"/>
          <w:highlight w:val="yellow"/>
          <w:shd w:val="clear" w:color="auto" w:fill="FFFFFF"/>
        </w:rPr>
        <w:t>M</w:t>
      </w:r>
      <w:r w:rsidRPr="00AC0C56">
        <w:rPr>
          <w:rFonts w:ascii="Palatino-Roman" w:hAnsi="Palatino-Roman" w:cs="Arial"/>
          <w:color w:val="333333"/>
          <w:sz w:val="20"/>
          <w:highlight w:val="yellow"/>
          <w:shd w:val="clear" w:color="auto" w:fill="FFFFFF"/>
        </w:rPr>
        <w:t xml:space="preserve"> = -0.</w:t>
      </w:r>
      <w:r w:rsidR="0022172E">
        <w:rPr>
          <w:rFonts w:ascii="Palatino-Roman" w:hAnsi="Palatino-Roman" w:cs="Arial"/>
          <w:color w:val="333333"/>
          <w:sz w:val="20"/>
          <w:highlight w:val="yellow"/>
          <w:shd w:val="clear" w:color="auto" w:fill="FFFFFF"/>
        </w:rPr>
        <w:t>09</w:t>
      </w:r>
      <w:r w:rsidRPr="00AC0C56">
        <w:rPr>
          <w:rFonts w:ascii="Palatino-Roman" w:hAnsi="Palatino-Roman" w:cs="Arial"/>
          <w:color w:val="333333"/>
          <w:sz w:val="20"/>
          <w:highlight w:val="yellow"/>
          <w:shd w:val="clear" w:color="auto" w:fill="FFFFFF"/>
        </w:rPr>
        <w:t>, SD = 0.</w:t>
      </w:r>
      <w:r w:rsidR="0022172E">
        <w:rPr>
          <w:rFonts w:ascii="Palatino-Roman" w:hAnsi="Palatino-Roman" w:cs="Arial"/>
          <w:color w:val="333333"/>
          <w:sz w:val="20"/>
          <w:highlight w:val="yellow"/>
          <w:shd w:val="clear" w:color="auto" w:fill="FFFFFF"/>
        </w:rPr>
        <w:t>21</w:t>
      </w:r>
      <w:r w:rsidRPr="00AC0C56">
        <w:rPr>
          <w:rFonts w:ascii="Palatino-Roman" w:hAnsi="Palatino-Roman" w:cs="Arial"/>
          <w:color w:val="333333"/>
          <w:sz w:val="20"/>
          <w:highlight w:val="yellow"/>
          <w:shd w:val="clear" w:color="auto" w:fill="FFFFFF"/>
        </w:rPr>
        <w:t>, CI = -0.</w:t>
      </w:r>
      <w:r w:rsidR="0022172E">
        <w:rPr>
          <w:rFonts w:ascii="Palatino-Roman" w:hAnsi="Palatino-Roman" w:cs="Arial"/>
          <w:color w:val="333333"/>
          <w:sz w:val="20"/>
          <w:highlight w:val="yellow"/>
          <w:shd w:val="clear" w:color="auto" w:fill="FFFFFF"/>
        </w:rPr>
        <w:t>56</w:t>
      </w:r>
      <w:r w:rsidRPr="00AC0C56">
        <w:rPr>
          <w:rFonts w:ascii="Palatino-Roman" w:hAnsi="Palatino-Roman" w:cs="Arial"/>
          <w:color w:val="333333"/>
          <w:sz w:val="20"/>
          <w:highlight w:val="yellow"/>
          <w:shd w:val="clear" w:color="auto" w:fill="FFFFFF"/>
        </w:rPr>
        <w:t>, 0.</w:t>
      </w:r>
      <w:r w:rsidR="0022172E">
        <w:rPr>
          <w:rFonts w:ascii="Palatino-Roman" w:hAnsi="Palatino-Roman" w:cs="Arial"/>
          <w:color w:val="333333"/>
          <w:sz w:val="20"/>
          <w:highlight w:val="yellow"/>
          <w:shd w:val="clear" w:color="auto" w:fill="FFFFFF"/>
        </w:rPr>
        <w:t>18</w:t>
      </w:r>
      <w:r w:rsidRPr="00AC0C56">
        <w:rPr>
          <w:rFonts w:ascii="Palatino-Roman" w:hAnsi="Palatino-Roman" w:cs="Arial"/>
          <w:color w:val="333333"/>
          <w:sz w:val="20"/>
          <w:highlight w:val="yellow"/>
          <w:shd w:val="clear" w:color="auto" w:fill="FFFFFF"/>
        </w:rPr>
        <w:t>) and participants in the TB condition leaning towards the now-full box (</w:t>
      </w:r>
      <w:r w:rsidRPr="00AC0C56">
        <w:rPr>
          <w:rFonts w:ascii="Palatino-Roman" w:hAnsi="Palatino-Roman" w:cs="Arial"/>
          <w:i/>
          <w:color w:val="333333"/>
          <w:sz w:val="20"/>
          <w:highlight w:val="yellow"/>
          <w:shd w:val="clear" w:color="auto" w:fill="FFFFFF"/>
        </w:rPr>
        <w:t>M</w:t>
      </w:r>
      <w:r w:rsidRPr="00AC0C56">
        <w:rPr>
          <w:rFonts w:ascii="Palatino-Roman" w:hAnsi="Palatino-Roman" w:cs="Arial"/>
          <w:color w:val="333333"/>
          <w:sz w:val="20"/>
          <w:highlight w:val="yellow"/>
          <w:shd w:val="clear" w:color="auto" w:fill="FFFFFF"/>
        </w:rPr>
        <w:t xml:space="preserve"> = 0.0</w:t>
      </w:r>
      <w:r w:rsidR="0022172E">
        <w:rPr>
          <w:rFonts w:ascii="Palatino-Roman" w:hAnsi="Palatino-Roman" w:cs="Arial"/>
          <w:color w:val="333333"/>
          <w:sz w:val="20"/>
          <w:highlight w:val="yellow"/>
          <w:shd w:val="clear" w:color="auto" w:fill="FFFFFF"/>
        </w:rPr>
        <w:t>7</w:t>
      </w:r>
      <w:r w:rsidRPr="00AC0C56">
        <w:rPr>
          <w:rFonts w:ascii="Palatino-Roman" w:hAnsi="Palatino-Roman" w:cs="Arial"/>
          <w:color w:val="333333"/>
          <w:sz w:val="20"/>
          <w:highlight w:val="yellow"/>
          <w:shd w:val="clear" w:color="auto" w:fill="FFFFFF"/>
        </w:rPr>
        <w:t>, SD = 0.</w:t>
      </w:r>
      <w:r w:rsidR="0022172E">
        <w:rPr>
          <w:rFonts w:ascii="Palatino-Roman" w:hAnsi="Palatino-Roman" w:cs="Arial"/>
          <w:color w:val="333333"/>
          <w:sz w:val="20"/>
          <w:highlight w:val="yellow"/>
          <w:shd w:val="clear" w:color="auto" w:fill="FFFFFF"/>
        </w:rPr>
        <w:t>1</w:t>
      </w:r>
      <w:r w:rsidRPr="00AC0C56">
        <w:rPr>
          <w:rFonts w:ascii="Palatino-Roman" w:hAnsi="Palatino-Roman" w:cs="Arial"/>
          <w:color w:val="333333"/>
          <w:sz w:val="20"/>
          <w:highlight w:val="yellow"/>
          <w:shd w:val="clear" w:color="auto" w:fill="FFFFFF"/>
        </w:rPr>
        <w:t>4, CI = -0.</w:t>
      </w:r>
      <w:r w:rsidR="0022172E">
        <w:rPr>
          <w:rFonts w:ascii="Palatino-Roman" w:hAnsi="Palatino-Roman" w:cs="Arial"/>
          <w:color w:val="333333"/>
          <w:sz w:val="20"/>
          <w:highlight w:val="yellow"/>
          <w:shd w:val="clear" w:color="auto" w:fill="FFFFFF"/>
        </w:rPr>
        <w:t>2</w:t>
      </w:r>
      <w:r w:rsidRPr="00AC0C56">
        <w:rPr>
          <w:rFonts w:ascii="Palatino-Roman" w:hAnsi="Palatino-Roman" w:cs="Arial"/>
          <w:color w:val="333333"/>
          <w:sz w:val="20"/>
          <w:highlight w:val="yellow"/>
          <w:shd w:val="clear" w:color="auto" w:fill="FFFFFF"/>
        </w:rPr>
        <w:t>5, 0.</w:t>
      </w:r>
      <w:r w:rsidR="0022172E">
        <w:rPr>
          <w:rFonts w:ascii="Palatino-Roman" w:hAnsi="Palatino-Roman" w:cs="Arial"/>
          <w:color w:val="333333"/>
          <w:sz w:val="20"/>
          <w:highlight w:val="yellow"/>
          <w:shd w:val="clear" w:color="auto" w:fill="FFFFFF"/>
        </w:rPr>
        <w:t>30</w:t>
      </w:r>
      <w:r w:rsidRPr="00AC0C56">
        <w:rPr>
          <w:rFonts w:ascii="Palatino-Roman" w:hAnsi="Palatino-Roman" w:cs="Arial"/>
          <w:color w:val="333333"/>
          <w:sz w:val="20"/>
          <w:highlight w:val="yellow"/>
          <w:shd w:val="clear" w:color="auto" w:fill="FFFFFF"/>
        </w:rPr>
        <w:t>).</w:t>
      </w:r>
    </w:p>
    <w:p w14:paraId="25F17C15" w14:textId="77777777" w:rsidR="00711699" w:rsidRDefault="00711699" w:rsidP="00711699">
      <w:pPr>
        <w:jc w:val="both"/>
        <w:rPr>
          <w:b/>
        </w:rPr>
      </w:pPr>
    </w:p>
    <w:p w14:paraId="3C3207DF" w14:textId="77777777" w:rsidR="00562145" w:rsidRDefault="004B1444" w:rsidP="00562145">
      <w:pPr>
        <w:jc w:val="both"/>
        <w:rPr>
          <w:rFonts w:ascii="Palatino-Roman" w:hAnsi="Palatino-Roman" w:cs="Arial"/>
          <w:color w:val="333333"/>
          <w:sz w:val="20"/>
          <w:shd w:val="clear" w:color="auto" w:fill="FFFFFF"/>
        </w:rPr>
      </w:pPr>
      <w:r>
        <w:rPr>
          <w:rFonts w:ascii="Palatino-Roman" w:hAnsi="Palatino-Roman" w:cs="Arial"/>
          <w:noProof/>
          <w:color w:val="333333"/>
          <w:sz w:val="20"/>
          <w:shd w:val="clear" w:color="auto" w:fill="FFFFFF"/>
        </w:rPr>
        <w:drawing>
          <wp:inline distT="0" distB="0" distL="0" distR="0" wp14:anchorId="1A59951A" wp14:editId="79B9BEA3">
            <wp:extent cx="6241416" cy="3600893"/>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 Object]-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7956" cy="3616205"/>
                    </a:xfrm>
                    <a:prstGeom prst="rect">
                      <a:avLst/>
                    </a:prstGeom>
                  </pic:spPr>
                </pic:pic>
              </a:graphicData>
            </a:graphic>
          </wp:inline>
        </w:drawing>
      </w:r>
    </w:p>
    <w:p w14:paraId="6664D279" w14:textId="77777777" w:rsidR="00562145" w:rsidRPr="008634EE" w:rsidRDefault="00562145" w:rsidP="00562145">
      <w:pPr>
        <w:rPr>
          <w:rFonts w:ascii="Palatino-Roman" w:hAnsi="Palatino-Roman" w:cs="Arial"/>
          <w:b/>
          <w:color w:val="333333"/>
          <w:sz w:val="20"/>
          <w:shd w:val="clear" w:color="auto" w:fill="FFFFFF"/>
        </w:rPr>
      </w:pPr>
    </w:p>
    <w:p w14:paraId="44EB4B57" w14:textId="14D1B824" w:rsidR="00562145" w:rsidRDefault="00562145" w:rsidP="00562145">
      <w:pPr>
        <w:jc w:val="both"/>
        <w:rPr>
          <w:rFonts w:ascii="Palatino-Roman" w:hAnsi="Palatino-Roman" w:cs="Arial"/>
          <w:i/>
          <w:color w:val="333333"/>
          <w:sz w:val="20"/>
          <w:shd w:val="clear" w:color="auto" w:fill="FFFFFF"/>
        </w:rPr>
      </w:pPr>
      <w:r w:rsidRPr="00582A6C">
        <w:rPr>
          <w:rFonts w:ascii="Palatino-Roman" w:hAnsi="Palatino-Roman" w:cs="Arial"/>
          <w:b/>
          <w:i/>
          <w:color w:val="333333"/>
          <w:sz w:val="20"/>
          <w:highlight w:val="yellow"/>
          <w:shd w:val="clear" w:color="auto" w:fill="FFFFFF"/>
        </w:rPr>
        <w:t>Figure 6.</w:t>
      </w:r>
      <w:r w:rsidRPr="00B83460">
        <w:rPr>
          <w:rFonts w:ascii="Palatino-Roman" w:hAnsi="Palatino-Roman" w:cs="Arial"/>
          <w:i/>
          <w:color w:val="333333"/>
          <w:sz w:val="20"/>
          <w:shd w:val="clear" w:color="auto" w:fill="FFFFFF"/>
        </w:rPr>
        <w:t xml:space="preserve"> </w:t>
      </w:r>
      <w:r w:rsidRPr="00711699">
        <w:rPr>
          <w:rFonts w:ascii="Palatino-Roman" w:hAnsi="Palatino-Roman" w:cs="Arial"/>
          <w:i/>
          <w:color w:val="333333"/>
          <w:sz w:val="20"/>
          <w:shd w:val="clear" w:color="auto" w:fill="FFFFFF"/>
        </w:rPr>
        <w:t>Graphical representation of displacement from body midline (0) split for group (False-Belief, True-Belief). Positive values reflect a leaning towards the box with the object in it (now-full box); negative values reflect a leaning towards the box in which the object was initially located (now-empty box). Dotted line in the box represents the mean, continuous line represents the median</w:t>
      </w:r>
      <w:r w:rsidR="00F55D12">
        <w:rPr>
          <w:rFonts w:ascii="Palatino-Roman" w:hAnsi="Palatino-Roman" w:cs="Arial"/>
          <w:i/>
          <w:color w:val="333333"/>
          <w:sz w:val="20"/>
          <w:shd w:val="clear" w:color="auto" w:fill="FFFFFF"/>
        </w:rPr>
        <w:t xml:space="preserve">, </w:t>
      </w:r>
      <w:r w:rsidR="00F55D12" w:rsidRPr="000324BE">
        <w:rPr>
          <w:rFonts w:ascii="Palatino-Roman" w:hAnsi="Palatino-Roman" w:cs="Arial"/>
          <w:i/>
          <w:color w:val="333333"/>
          <w:sz w:val="20"/>
          <w:highlight w:val="green"/>
          <w:shd w:val="clear" w:color="auto" w:fill="FFFFFF"/>
        </w:rPr>
        <w:t xml:space="preserve">length of the box represents the </w:t>
      </w:r>
      <w:r w:rsidR="00567A4A">
        <w:rPr>
          <w:rFonts w:ascii="Palatino-Roman" w:hAnsi="Palatino-Roman" w:cs="Arial"/>
          <w:i/>
          <w:color w:val="333333"/>
          <w:sz w:val="20"/>
          <w:highlight w:val="green"/>
          <w:shd w:val="clear" w:color="auto" w:fill="FFFFFF"/>
        </w:rPr>
        <w:t>i</w:t>
      </w:r>
      <w:r w:rsidR="00F55D12" w:rsidRPr="000324BE">
        <w:rPr>
          <w:rFonts w:ascii="Palatino-Roman" w:hAnsi="Palatino-Roman" w:cs="Arial"/>
          <w:i/>
          <w:color w:val="333333"/>
          <w:sz w:val="20"/>
          <w:highlight w:val="green"/>
          <w:shd w:val="clear" w:color="auto" w:fill="FFFFFF"/>
        </w:rPr>
        <w:t>nterquartile range</w:t>
      </w:r>
      <w:r w:rsidR="00F55D12">
        <w:rPr>
          <w:rFonts w:ascii="Palatino-Roman" w:hAnsi="Palatino-Roman" w:cs="Arial"/>
          <w:i/>
          <w:color w:val="333333"/>
          <w:sz w:val="20"/>
          <w:shd w:val="clear" w:color="auto" w:fill="FFFFFF"/>
        </w:rPr>
        <w:t>,</w:t>
      </w:r>
      <w:r w:rsidRPr="00711699">
        <w:rPr>
          <w:rFonts w:ascii="Palatino-Roman" w:hAnsi="Palatino-Roman" w:cs="Arial"/>
          <w:i/>
          <w:color w:val="333333"/>
          <w:sz w:val="20"/>
          <w:shd w:val="clear" w:color="auto" w:fill="FFFFFF"/>
        </w:rPr>
        <w:t xml:space="preserve"> and the whiskers extend to the highest and lowest observations.</w:t>
      </w:r>
    </w:p>
    <w:p w14:paraId="11B62B37" w14:textId="77777777" w:rsidR="00562145" w:rsidRDefault="00562145" w:rsidP="00562145">
      <w:pPr>
        <w:jc w:val="both"/>
        <w:rPr>
          <w:rFonts w:ascii="Palatino-Roman" w:hAnsi="Palatino-Roman" w:cs="Arial"/>
          <w:i/>
          <w:color w:val="333333"/>
          <w:sz w:val="20"/>
          <w:shd w:val="clear" w:color="auto" w:fill="FFFFFF"/>
        </w:rPr>
      </w:pPr>
    </w:p>
    <w:p w14:paraId="14A491F5" w14:textId="77777777" w:rsidR="003F5097" w:rsidRPr="002D52E6" w:rsidRDefault="003F5097" w:rsidP="003F5097">
      <w:pPr>
        <w:jc w:val="both"/>
        <w:rPr>
          <w:rFonts w:ascii="Palatino-Roman" w:hAnsi="Palatino-Roman" w:cs="Arial"/>
          <w:b/>
          <w:color w:val="333333"/>
          <w:szCs w:val="24"/>
          <w:shd w:val="clear" w:color="auto" w:fill="FFFFFF"/>
        </w:rPr>
      </w:pPr>
      <w:r>
        <w:rPr>
          <w:rFonts w:ascii="Palatino-Roman" w:hAnsi="Palatino-Roman" w:cs="Arial"/>
          <w:b/>
          <w:color w:val="333333"/>
          <w:szCs w:val="24"/>
          <w:shd w:val="clear" w:color="auto" w:fill="FFFFFF"/>
        </w:rPr>
        <w:t>4</w:t>
      </w:r>
      <w:r w:rsidRPr="002D52E6">
        <w:rPr>
          <w:rFonts w:ascii="Palatino-Roman" w:hAnsi="Palatino-Roman" w:cs="Arial"/>
          <w:b/>
          <w:color w:val="333333"/>
          <w:szCs w:val="24"/>
          <w:shd w:val="clear" w:color="auto" w:fill="FFFFFF"/>
        </w:rPr>
        <w:t>.</w:t>
      </w:r>
      <w:r>
        <w:rPr>
          <w:rFonts w:ascii="Palatino-Roman" w:hAnsi="Palatino-Roman" w:cs="Arial"/>
          <w:b/>
          <w:color w:val="333333"/>
          <w:szCs w:val="24"/>
          <w:shd w:val="clear" w:color="auto" w:fill="FFFFFF"/>
        </w:rPr>
        <w:t>2.3</w:t>
      </w:r>
      <w:r w:rsidRPr="002D52E6">
        <w:rPr>
          <w:rFonts w:ascii="Palatino-Roman" w:hAnsi="Palatino-Roman" w:cs="Arial"/>
          <w:b/>
          <w:color w:val="333333"/>
          <w:szCs w:val="24"/>
          <w:shd w:val="clear" w:color="auto" w:fill="FFFFFF"/>
        </w:rPr>
        <w:t xml:space="preserve">. </w:t>
      </w:r>
      <w:r>
        <w:rPr>
          <w:rFonts w:ascii="Palatino-Roman" w:hAnsi="Palatino-Roman" w:cs="Arial"/>
          <w:b/>
          <w:color w:val="333333"/>
          <w:szCs w:val="24"/>
          <w:shd w:val="clear" w:color="auto" w:fill="FFFFFF"/>
        </w:rPr>
        <w:t>Final helping action analyses</w:t>
      </w:r>
    </w:p>
    <w:p w14:paraId="08802798" w14:textId="77777777" w:rsidR="003F5097" w:rsidRDefault="003F5097" w:rsidP="003F5097">
      <w:pPr>
        <w:pStyle w:val="titlersos"/>
        <w:numPr>
          <w:ilvl w:val="0"/>
          <w:numId w:val="0"/>
        </w:numPr>
        <w:rPr>
          <w:rFonts w:ascii="Palatino-Roman" w:hAnsi="Palatino-Roman" w:cs="Arial"/>
          <w:b w:val="0"/>
          <w:color w:val="333333"/>
          <w:sz w:val="20"/>
          <w:shd w:val="clear" w:color="auto" w:fill="FFFFFF"/>
        </w:rPr>
      </w:pPr>
    </w:p>
    <w:p w14:paraId="377B9F8D" w14:textId="7AA865D1" w:rsidR="00562145" w:rsidRDefault="003F5097" w:rsidP="00A93F9D">
      <w:pPr>
        <w:pStyle w:val="titlersos"/>
        <w:numPr>
          <w:ilvl w:val="0"/>
          <w:numId w:val="0"/>
        </w:numPr>
        <w:jc w:val="both"/>
        <w:rPr>
          <w:rFonts w:ascii="Palatino-Roman" w:hAnsi="Palatino-Roman" w:cs="Arial"/>
          <w:b w:val="0"/>
          <w:color w:val="333333"/>
          <w:sz w:val="20"/>
          <w:shd w:val="clear" w:color="auto" w:fill="FFFFFF"/>
        </w:rPr>
      </w:pPr>
      <w:r>
        <w:rPr>
          <w:rFonts w:ascii="Palatino-Roman" w:hAnsi="Palatino-Roman" w:cs="Arial"/>
          <w:b w:val="0"/>
          <w:color w:val="333333"/>
          <w:sz w:val="20"/>
          <w:shd w:val="clear" w:color="auto" w:fill="FFFFFF"/>
        </w:rPr>
        <w:t>A c</w:t>
      </w:r>
      <w:r w:rsidRPr="00B83460">
        <w:rPr>
          <w:rFonts w:ascii="Palatino-Roman" w:hAnsi="Palatino-Roman" w:cs="Arial"/>
          <w:b w:val="0"/>
          <w:color w:val="333333"/>
          <w:sz w:val="20"/>
          <w:shd w:val="clear" w:color="auto" w:fill="FFFFFF"/>
        </w:rPr>
        <w:t>hi-squared test</w:t>
      </w:r>
      <w:r>
        <w:rPr>
          <w:rFonts w:ascii="Palatino-Roman" w:hAnsi="Palatino-Roman" w:cs="Arial"/>
          <w:b w:val="0"/>
          <w:color w:val="333333"/>
          <w:sz w:val="20"/>
          <w:shd w:val="clear" w:color="auto" w:fill="FFFFFF"/>
        </w:rPr>
        <w:t xml:space="preserve"> performed</w:t>
      </w:r>
      <w:r w:rsidRPr="00B83460">
        <w:rPr>
          <w:rFonts w:ascii="Palatino-Roman" w:hAnsi="Palatino-Roman" w:cs="Arial"/>
          <w:b w:val="0"/>
          <w:color w:val="333333"/>
          <w:sz w:val="20"/>
          <w:shd w:val="clear" w:color="auto" w:fill="FFFFFF"/>
        </w:rPr>
        <w:t xml:space="preserve"> on which box participants chose to help with (either by opening or touching), showed that </w:t>
      </w:r>
      <w:r>
        <w:rPr>
          <w:rFonts w:ascii="Palatino-Roman" w:hAnsi="Palatino-Roman" w:cs="Arial"/>
          <w:b w:val="0"/>
          <w:color w:val="333333"/>
          <w:sz w:val="20"/>
          <w:shd w:val="clear" w:color="auto" w:fill="FFFFFF"/>
        </w:rPr>
        <w:t>final helping action</w:t>
      </w:r>
      <w:r w:rsidRPr="00B83460">
        <w:rPr>
          <w:rFonts w:ascii="Palatino-Roman" w:hAnsi="Palatino-Roman" w:cs="Arial"/>
          <w:b w:val="0"/>
          <w:color w:val="333333"/>
          <w:sz w:val="20"/>
          <w:shd w:val="clear" w:color="auto" w:fill="FFFFFF"/>
        </w:rPr>
        <w:t xml:space="preserve"> was not significantly different between conditions, </w:t>
      </w:r>
      <w:r w:rsidR="00B2109F" w:rsidRPr="00B2109F">
        <w:rPr>
          <w:rFonts w:ascii="Palatino-Roman" w:hAnsi="Palatino-Roman" w:cs="Arial"/>
          <w:b w:val="0"/>
          <w:color w:val="333333"/>
          <w:sz w:val="20"/>
          <w:shd w:val="clear" w:color="auto" w:fill="FFFFFF"/>
        </w:rPr>
        <w:t>(</w:t>
      </w:r>
      <w:r w:rsidR="00B2109F" w:rsidRPr="00B2109F">
        <w:rPr>
          <w:rFonts w:ascii="Segoe UI Historic" w:hAnsi="Segoe UI Historic" w:cs="Segoe UI Historic"/>
          <w:b w:val="0"/>
          <w:color w:val="333333"/>
          <w:sz w:val="20"/>
          <w:shd w:val="clear" w:color="auto" w:fill="FFFFFF"/>
        </w:rPr>
        <w:t>Ⲭ</w:t>
      </w:r>
      <w:r w:rsidR="00B2109F" w:rsidRPr="00B2109F">
        <w:rPr>
          <w:rFonts w:ascii="Palatino-Roman" w:hAnsi="Palatino-Roman" w:cs="Arial"/>
          <w:b w:val="0"/>
          <w:color w:val="333333"/>
          <w:sz w:val="20"/>
          <w:shd w:val="clear" w:color="auto" w:fill="FFFFFF"/>
          <w:vertAlign w:val="superscript"/>
        </w:rPr>
        <w:t>2</w:t>
      </w:r>
      <w:r w:rsidR="00B2109F" w:rsidRPr="00B2109F">
        <w:rPr>
          <w:rFonts w:ascii="Palatino-Roman" w:hAnsi="Palatino-Roman" w:cs="Arial"/>
          <w:b w:val="0"/>
          <w:color w:val="333333"/>
          <w:sz w:val="20"/>
          <w:shd w:val="clear" w:color="auto" w:fill="FFFFFF"/>
        </w:rPr>
        <w:t xml:space="preserve">(1, </w:t>
      </w:r>
      <w:r w:rsidR="00B2109F" w:rsidRPr="007D75AE">
        <w:rPr>
          <w:rFonts w:ascii="Palatino-Roman" w:hAnsi="Palatino-Roman" w:cs="Arial"/>
          <w:b w:val="0"/>
          <w:i/>
          <w:color w:val="333333"/>
          <w:sz w:val="20"/>
          <w:shd w:val="clear" w:color="auto" w:fill="FFFFFF"/>
        </w:rPr>
        <w:t>N</w:t>
      </w:r>
      <w:r w:rsidR="007D75AE">
        <w:rPr>
          <w:rFonts w:ascii="Palatino-Roman" w:hAnsi="Palatino-Roman" w:cs="Arial"/>
          <w:b w:val="0"/>
          <w:color w:val="333333"/>
          <w:sz w:val="20"/>
          <w:shd w:val="clear" w:color="auto" w:fill="FFFFFF"/>
        </w:rPr>
        <w:t xml:space="preserve"> </w:t>
      </w:r>
      <w:r w:rsidR="00B2109F" w:rsidRPr="00B2109F">
        <w:rPr>
          <w:rFonts w:ascii="Palatino-Roman" w:hAnsi="Palatino-Roman" w:cs="Arial"/>
          <w:b w:val="0"/>
          <w:color w:val="333333"/>
          <w:sz w:val="20"/>
          <w:shd w:val="clear" w:color="auto" w:fill="FFFFFF"/>
        </w:rPr>
        <w:t>=</w:t>
      </w:r>
      <w:r w:rsidR="007D75AE">
        <w:rPr>
          <w:rFonts w:ascii="Palatino-Roman" w:hAnsi="Palatino-Roman" w:cs="Arial"/>
          <w:b w:val="0"/>
          <w:color w:val="333333"/>
          <w:sz w:val="20"/>
          <w:shd w:val="clear" w:color="auto" w:fill="FFFFFF"/>
        </w:rPr>
        <w:t xml:space="preserve"> </w:t>
      </w:r>
      <w:r w:rsidR="00B2109F" w:rsidRPr="00B2109F">
        <w:rPr>
          <w:rFonts w:ascii="Palatino-Roman" w:hAnsi="Palatino-Roman" w:cs="Arial"/>
          <w:b w:val="0"/>
          <w:color w:val="333333"/>
          <w:sz w:val="20"/>
          <w:shd w:val="clear" w:color="auto" w:fill="FFFFFF"/>
        </w:rPr>
        <w:t xml:space="preserve">42) = .146, </w:t>
      </w:r>
      <w:r w:rsidR="00B2109F" w:rsidRPr="00B2109F">
        <w:rPr>
          <w:rFonts w:ascii="Palatino-Roman" w:hAnsi="Palatino-Roman" w:cs="Arial"/>
          <w:b w:val="0"/>
          <w:i/>
          <w:color w:val="333333"/>
          <w:sz w:val="20"/>
          <w:shd w:val="clear" w:color="auto" w:fill="FFFFFF"/>
        </w:rPr>
        <w:t>p</w:t>
      </w:r>
      <w:r w:rsidR="00B2109F" w:rsidRPr="00B2109F">
        <w:rPr>
          <w:rFonts w:ascii="Palatino-Roman" w:hAnsi="Palatino-Roman" w:cs="Arial"/>
          <w:b w:val="0"/>
          <w:color w:val="333333"/>
          <w:sz w:val="20"/>
          <w:shd w:val="clear" w:color="auto" w:fill="FFFFFF"/>
        </w:rPr>
        <w:t xml:space="preserve"> = .703</w:t>
      </w:r>
      <w:r w:rsidR="00B2109F">
        <w:rPr>
          <w:rFonts w:ascii="Palatino-Roman" w:hAnsi="Palatino-Roman" w:cs="Arial"/>
          <w:b w:val="0"/>
          <w:color w:val="333333"/>
          <w:sz w:val="20"/>
          <w:shd w:val="clear" w:color="auto" w:fill="FFFFFF"/>
        </w:rPr>
        <w:t xml:space="preserve">, </w:t>
      </w:r>
      <w:r w:rsidRPr="00B83460">
        <w:rPr>
          <w:rFonts w:ascii="Palatino-Roman" w:hAnsi="Palatino-Roman" w:cs="Arial"/>
          <w:b w:val="0"/>
          <w:color w:val="333333"/>
          <w:sz w:val="20"/>
          <w:shd w:val="clear" w:color="auto" w:fill="FFFFFF"/>
        </w:rPr>
        <w:t>see</w:t>
      </w:r>
      <w:r>
        <w:rPr>
          <w:rFonts w:ascii="Palatino-Roman" w:hAnsi="Palatino-Roman" w:cs="Arial"/>
          <w:b w:val="0"/>
          <w:color w:val="333333"/>
          <w:sz w:val="20"/>
          <w:shd w:val="clear" w:color="auto" w:fill="FFFFFF"/>
        </w:rPr>
        <w:t xml:space="preserve"> f</w:t>
      </w:r>
      <w:r w:rsidRPr="00B83460">
        <w:rPr>
          <w:rFonts w:ascii="Palatino-Roman" w:hAnsi="Palatino-Roman" w:cs="Arial"/>
          <w:b w:val="0"/>
          <w:color w:val="333333"/>
          <w:sz w:val="20"/>
          <w:shd w:val="clear" w:color="auto" w:fill="FFFFFF"/>
        </w:rPr>
        <w:t>ig</w:t>
      </w:r>
      <w:r>
        <w:rPr>
          <w:rFonts w:ascii="Palatino-Roman" w:hAnsi="Palatino-Roman" w:cs="Arial"/>
          <w:b w:val="0"/>
          <w:color w:val="333333"/>
          <w:sz w:val="20"/>
          <w:shd w:val="clear" w:color="auto" w:fill="FFFFFF"/>
        </w:rPr>
        <w:t>ure 7)</w:t>
      </w:r>
      <w:r w:rsidRPr="00B83460">
        <w:rPr>
          <w:rFonts w:ascii="Palatino-Roman" w:hAnsi="Palatino-Roman" w:cs="Arial"/>
          <w:b w:val="0"/>
          <w:color w:val="333333"/>
          <w:sz w:val="20"/>
          <w:shd w:val="clear" w:color="auto" w:fill="FFFFFF"/>
        </w:rPr>
        <w:t xml:space="preserve">. In general, </w:t>
      </w:r>
      <w:r>
        <w:rPr>
          <w:rFonts w:ascii="Palatino-Roman" w:hAnsi="Palatino-Roman" w:cs="Arial"/>
          <w:b w:val="0"/>
          <w:color w:val="333333"/>
          <w:sz w:val="20"/>
          <w:shd w:val="clear" w:color="auto" w:fill="FFFFFF"/>
        </w:rPr>
        <w:t>most</w:t>
      </w:r>
      <w:r w:rsidRPr="00B83460">
        <w:rPr>
          <w:rFonts w:ascii="Palatino-Roman" w:hAnsi="Palatino-Roman" w:cs="Arial"/>
          <w:b w:val="0"/>
          <w:color w:val="333333"/>
          <w:sz w:val="20"/>
          <w:shd w:val="clear" w:color="auto" w:fill="FFFFFF"/>
        </w:rPr>
        <w:t xml:space="preserve"> participants (</w:t>
      </w:r>
      <w:r w:rsidRPr="00366995">
        <w:rPr>
          <w:rFonts w:ascii="Palatino-Roman" w:hAnsi="Palatino-Roman" w:cs="Arial"/>
          <w:b w:val="0"/>
          <w:i/>
          <w:color w:val="333333"/>
          <w:sz w:val="20"/>
          <w:shd w:val="clear" w:color="auto" w:fill="FFFFFF"/>
        </w:rPr>
        <w:t>N</w:t>
      </w:r>
      <w:r>
        <w:rPr>
          <w:rFonts w:ascii="Palatino-Roman" w:hAnsi="Palatino-Roman" w:cs="Arial"/>
          <w:b w:val="0"/>
          <w:color w:val="333333"/>
          <w:sz w:val="20"/>
          <w:shd w:val="clear" w:color="auto" w:fill="FFFFFF"/>
        </w:rPr>
        <w:t xml:space="preserve"> = 36/42, </w:t>
      </w:r>
      <w:r w:rsidRPr="00B83460">
        <w:rPr>
          <w:rFonts w:ascii="Palatino-Roman" w:hAnsi="Palatino-Roman" w:cs="Arial"/>
          <w:b w:val="0"/>
          <w:color w:val="333333"/>
          <w:sz w:val="20"/>
          <w:shd w:val="clear" w:color="auto" w:fill="FFFFFF"/>
        </w:rPr>
        <w:t xml:space="preserve">86%) decided to help with the box that </w:t>
      </w:r>
      <w:r>
        <w:rPr>
          <w:rFonts w:ascii="Palatino-Roman" w:hAnsi="Palatino-Roman" w:cs="Arial"/>
          <w:b w:val="0"/>
          <w:color w:val="333333"/>
          <w:sz w:val="20"/>
          <w:shd w:val="clear" w:color="auto" w:fill="FFFFFF"/>
        </w:rPr>
        <w:t>the confederate agent</w:t>
      </w:r>
      <w:r w:rsidRPr="00B83460">
        <w:rPr>
          <w:rFonts w:ascii="Palatino-Roman" w:hAnsi="Palatino-Roman" w:cs="Arial"/>
          <w:b w:val="0"/>
          <w:color w:val="333333"/>
          <w:sz w:val="20"/>
          <w:shd w:val="clear" w:color="auto" w:fill="FFFFFF"/>
        </w:rPr>
        <w:t xml:space="preserve"> was struggling to open (i.e. </w:t>
      </w:r>
      <w:r>
        <w:rPr>
          <w:rFonts w:ascii="Palatino-Roman" w:hAnsi="Palatino-Roman" w:cs="Arial"/>
          <w:b w:val="0"/>
          <w:color w:val="333333"/>
          <w:sz w:val="20"/>
          <w:shd w:val="clear" w:color="auto" w:fill="FFFFFF"/>
        </w:rPr>
        <w:t xml:space="preserve">the </w:t>
      </w:r>
      <w:r w:rsidRPr="00B83460">
        <w:rPr>
          <w:rFonts w:ascii="Palatino-Roman" w:hAnsi="Palatino-Roman" w:cs="Arial"/>
          <w:b w:val="0"/>
          <w:color w:val="333333"/>
          <w:sz w:val="20"/>
          <w:shd w:val="clear" w:color="auto" w:fill="FFFFFF"/>
        </w:rPr>
        <w:t>now-empty box</w:t>
      </w:r>
      <w:r>
        <w:rPr>
          <w:rFonts w:ascii="Palatino-Roman" w:hAnsi="Palatino-Roman" w:cs="Arial"/>
          <w:b w:val="0"/>
          <w:color w:val="333333"/>
          <w:sz w:val="20"/>
          <w:shd w:val="clear" w:color="auto" w:fill="FFFFFF"/>
        </w:rPr>
        <w:t xml:space="preserve"> in the FB and in the TB conditions, 83% and </w:t>
      </w:r>
      <w:r>
        <w:rPr>
          <w:rFonts w:ascii="Palatino-Roman" w:hAnsi="Palatino-Roman" w:cs="Arial"/>
          <w:b w:val="0"/>
          <w:color w:val="333333"/>
          <w:sz w:val="20"/>
          <w:shd w:val="clear" w:color="auto" w:fill="FFFFFF"/>
        </w:rPr>
        <w:lastRenderedPageBreak/>
        <w:t>87%, respectively)</w:t>
      </w:r>
      <w:r w:rsidRPr="00B83460">
        <w:rPr>
          <w:rFonts w:ascii="Palatino-Roman" w:hAnsi="Palatino-Roman" w:cs="Arial"/>
          <w:b w:val="0"/>
          <w:color w:val="333333"/>
          <w:sz w:val="20"/>
          <w:shd w:val="clear" w:color="auto" w:fill="FFFFFF"/>
        </w:rPr>
        <w:t xml:space="preserve">. </w:t>
      </w:r>
      <w:r>
        <w:rPr>
          <w:rFonts w:ascii="Palatino-Roman" w:hAnsi="Palatino-Roman" w:cs="Arial"/>
          <w:b w:val="0"/>
          <w:color w:val="333333"/>
          <w:sz w:val="20"/>
          <w:shd w:val="clear" w:color="auto" w:fill="FFFFFF"/>
        </w:rPr>
        <w:t xml:space="preserve">The </w:t>
      </w:r>
      <w:r w:rsidRPr="006246DC">
        <w:rPr>
          <w:rFonts w:ascii="Palatino-Roman" w:hAnsi="Palatino-Roman" w:cs="Arial"/>
          <w:b w:val="0"/>
          <w:color w:val="333333"/>
          <w:sz w:val="20"/>
          <w:shd w:val="clear" w:color="auto" w:fill="FFFFFF"/>
        </w:rPr>
        <w:t>percentages</w:t>
      </w:r>
      <w:r>
        <w:rPr>
          <w:rFonts w:ascii="Palatino-Roman" w:hAnsi="Palatino-Roman" w:cs="Arial"/>
          <w:b w:val="0"/>
          <w:color w:val="333333"/>
          <w:sz w:val="20"/>
          <w:shd w:val="clear" w:color="auto" w:fill="FFFFFF"/>
        </w:rPr>
        <w:t xml:space="preserve"> of participants selecting to help open the now-empty box in the FB and TB conditions</w:t>
      </w:r>
      <w:r w:rsidRPr="006246DC">
        <w:rPr>
          <w:rFonts w:ascii="Palatino-Roman" w:hAnsi="Palatino-Roman" w:cs="Arial"/>
          <w:b w:val="0"/>
          <w:color w:val="333333"/>
          <w:sz w:val="20"/>
          <w:shd w:val="clear" w:color="auto" w:fill="FFFFFF"/>
        </w:rPr>
        <w:t xml:space="preserve"> were different from chance by a binomial test (</w:t>
      </w:r>
      <w:r w:rsidRPr="00AD44B5">
        <w:rPr>
          <w:rFonts w:ascii="Palatino-Roman" w:hAnsi="Palatino-Roman" w:cs="Arial"/>
          <w:b w:val="0"/>
          <w:i/>
          <w:color w:val="333333"/>
          <w:sz w:val="20"/>
          <w:highlight w:val="yellow"/>
          <w:shd w:val="clear" w:color="auto" w:fill="FFFFFF"/>
        </w:rPr>
        <w:t>p</w:t>
      </w:r>
      <w:r w:rsidRPr="00AD44B5">
        <w:rPr>
          <w:rFonts w:ascii="Palatino-Roman" w:hAnsi="Palatino-Roman" w:cs="Arial"/>
          <w:b w:val="0"/>
          <w:color w:val="333333"/>
          <w:sz w:val="20"/>
          <w:highlight w:val="yellow"/>
          <w:shd w:val="clear" w:color="auto" w:fill="FFFFFF"/>
        </w:rPr>
        <w:t xml:space="preserve"> = .003</w:t>
      </w:r>
      <w:r w:rsidR="00AD44B5" w:rsidRPr="00AD44B5">
        <w:rPr>
          <w:rFonts w:ascii="Palatino-Roman" w:hAnsi="Palatino-Roman" w:cs="Arial"/>
          <w:b w:val="0"/>
          <w:color w:val="333333"/>
          <w:sz w:val="20"/>
          <w:highlight w:val="yellow"/>
          <w:shd w:val="clear" w:color="auto" w:fill="FFFFFF"/>
        </w:rPr>
        <w:t xml:space="preserve"> </w:t>
      </w:r>
      <w:r w:rsidR="00AD44B5" w:rsidRPr="00F55D12">
        <w:rPr>
          <w:rFonts w:ascii="Palatino-Roman" w:hAnsi="Palatino-Roman" w:cs="Arial"/>
          <w:b w:val="0"/>
          <w:color w:val="333333"/>
          <w:sz w:val="20"/>
          <w:highlight w:val="green"/>
          <w:shd w:val="clear" w:color="auto" w:fill="FFFFFF"/>
        </w:rPr>
        <w:t xml:space="preserve">with Cohen's </w:t>
      </w:r>
      <w:r w:rsidR="00AD44B5" w:rsidRPr="00F55D12">
        <w:rPr>
          <w:rFonts w:ascii="Palatino-Roman" w:hAnsi="Palatino-Roman" w:cs="Arial"/>
          <w:b w:val="0"/>
          <w:i/>
          <w:color w:val="333333"/>
          <w:sz w:val="20"/>
          <w:highlight w:val="green"/>
          <w:shd w:val="clear" w:color="auto" w:fill="FFFFFF"/>
        </w:rPr>
        <w:t>g</w:t>
      </w:r>
      <w:r w:rsidR="00AD44B5" w:rsidRPr="00F55D12">
        <w:rPr>
          <w:rFonts w:ascii="Palatino-Roman" w:hAnsi="Palatino-Roman" w:cs="Arial"/>
          <w:b w:val="0"/>
          <w:color w:val="333333"/>
          <w:sz w:val="20"/>
          <w:highlight w:val="green"/>
          <w:shd w:val="clear" w:color="auto" w:fill="FFFFFF"/>
        </w:rPr>
        <w:t xml:space="preserve"> = 0.33</w:t>
      </w:r>
      <w:r w:rsidR="00AD44B5" w:rsidRPr="00AD44B5">
        <w:rPr>
          <w:rFonts w:ascii="Palatino-Roman" w:hAnsi="Palatino-Roman" w:cs="Arial"/>
          <w:b w:val="0"/>
          <w:color w:val="333333"/>
          <w:sz w:val="20"/>
          <w:highlight w:val="yellow"/>
          <w:shd w:val="clear" w:color="auto" w:fill="FFFFFF"/>
        </w:rPr>
        <w:t>,</w:t>
      </w:r>
      <w:r w:rsidRPr="00AD44B5">
        <w:rPr>
          <w:rFonts w:ascii="Palatino-Roman" w:hAnsi="Palatino-Roman" w:cs="Arial"/>
          <w:b w:val="0"/>
          <w:color w:val="333333"/>
          <w:sz w:val="20"/>
          <w:highlight w:val="yellow"/>
          <w:shd w:val="clear" w:color="auto" w:fill="FFFFFF"/>
        </w:rPr>
        <w:t xml:space="preserve"> and </w:t>
      </w:r>
      <w:r w:rsidRPr="00AD44B5">
        <w:rPr>
          <w:rFonts w:ascii="Palatino-Roman" w:hAnsi="Palatino-Roman" w:cs="Arial"/>
          <w:b w:val="0"/>
          <w:i/>
          <w:color w:val="333333"/>
          <w:sz w:val="20"/>
          <w:highlight w:val="yellow"/>
          <w:shd w:val="clear" w:color="auto" w:fill="FFFFFF"/>
        </w:rPr>
        <w:t>p</w:t>
      </w:r>
      <w:r w:rsidRPr="00AD44B5">
        <w:rPr>
          <w:rFonts w:ascii="Palatino-Roman" w:hAnsi="Palatino-Roman" w:cs="Arial"/>
          <w:b w:val="0"/>
          <w:color w:val="333333"/>
          <w:sz w:val="20"/>
          <w:highlight w:val="yellow"/>
          <w:shd w:val="clear" w:color="auto" w:fill="FFFFFF"/>
        </w:rPr>
        <w:t xml:space="preserve"> = .001</w:t>
      </w:r>
      <w:r w:rsidR="00AD44B5" w:rsidRPr="00AD44B5">
        <w:rPr>
          <w:rFonts w:ascii="Palatino-Roman" w:hAnsi="Palatino-Roman" w:cs="Arial"/>
          <w:b w:val="0"/>
          <w:color w:val="333333"/>
          <w:sz w:val="20"/>
          <w:highlight w:val="yellow"/>
          <w:shd w:val="clear" w:color="auto" w:fill="FFFFFF"/>
        </w:rPr>
        <w:t xml:space="preserve"> </w:t>
      </w:r>
      <w:r w:rsidR="00AD44B5" w:rsidRPr="00F55D12">
        <w:rPr>
          <w:rFonts w:ascii="Palatino-Roman" w:hAnsi="Palatino-Roman" w:cs="Arial"/>
          <w:b w:val="0"/>
          <w:color w:val="333333"/>
          <w:sz w:val="20"/>
          <w:highlight w:val="green"/>
          <w:shd w:val="clear" w:color="auto" w:fill="FFFFFF"/>
        </w:rPr>
        <w:t xml:space="preserve">with Cohen's </w:t>
      </w:r>
      <w:r w:rsidR="00AD44B5" w:rsidRPr="00F55D12">
        <w:rPr>
          <w:rFonts w:ascii="Palatino-Roman" w:hAnsi="Palatino-Roman" w:cs="Arial"/>
          <w:b w:val="0"/>
          <w:i/>
          <w:color w:val="333333"/>
          <w:sz w:val="20"/>
          <w:highlight w:val="green"/>
          <w:shd w:val="clear" w:color="auto" w:fill="FFFFFF"/>
        </w:rPr>
        <w:t>g</w:t>
      </w:r>
      <w:r w:rsidR="00AD44B5" w:rsidRPr="00F55D12">
        <w:rPr>
          <w:rFonts w:ascii="Palatino-Roman" w:hAnsi="Palatino-Roman" w:cs="Arial"/>
          <w:b w:val="0"/>
          <w:color w:val="333333"/>
          <w:sz w:val="20"/>
          <w:highlight w:val="green"/>
          <w:shd w:val="clear" w:color="auto" w:fill="FFFFFF"/>
        </w:rPr>
        <w:t xml:space="preserve"> = 0.37</w:t>
      </w:r>
      <w:r w:rsidRPr="00AD44B5">
        <w:rPr>
          <w:rFonts w:ascii="Palatino-Roman" w:hAnsi="Palatino-Roman" w:cs="Arial"/>
          <w:b w:val="0"/>
          <w:color w:val="333333"/>
          <w:sz w:val="20"/>
          <w:highlight w:val="yellow"/>
          <w:shd w:val="clear" w:color="auto" w:fill="FFFFFF"/>
        </w:rPr>
        <w:t>, respectively</w:t>
      </w:r>
      <w:r>
        <w:rPr>
          <w:rFonts w:ascii="Palatino-Roman" w:hAnsi="Palatino-Roman" w:cs="Arial"/>
          <w:b w:val="0"/>
          <w:color w:val="333333"/>
          <w:sz w:val="20"/>
          <w:shd w:val="clear" w:color="auto" w:fill="FFFFFF"/>
        </w:rPr>
        <w:t xml:space="preserve">). </w:t>
      </w:r>
      <w:r w:rsidRPr="00B83460">
        <w:rPr>
          <w:rFonts w:ascii="Palatino-Roman" w:hAnsi="Palatino-Roman" w:cs="Arial"/>
          <w:b w:val="0"/>
          <w:color w:val="333333"/>
          <w:sz w:val="20"/>
          <w:shd w:val="clear" w:color="auto" w:fill="FFFFFF"/>
        </w:rPr>
        <w:t xml:space="preserve">Further, no significant effects emerged from a Fischer Exact test that we ran to investigate whether there was any relation between the first fixated box and the box participants ultimately chose to help with (Fischer Exact test, </w:t>
      </w:r>
      <w:r w:rsidRPr="00AD207A">
        <w:rPr>
          <w:rFonts w:ascii="Palatino-Roman" w:hAnsi="Palatino-Roman" w:cs="Arial"/>
          <w:b w:val="0"/>
          <w:i/>
          <w:color w:val="333333"/>
          <w:sz w:val="20"/>
          <w:shd w:val="clear" w:color="auto" w:fill="FFFFFF"/>
        </w:rPr>
        <w:t>p</w:t>
      </w:r>
      <w:r w:rsidRPr="00B83460">
        <w:rPr>
          <w:rFonts w:ascii="Palatino-Roman" w:hAnsi="Palatino-Roman" w:cs="Arial"/>
          <w:b w:val="0"/>
          <w:color w:val="333333"/>
          <w:sz w:val="20"/>
          <w:shd w:val="clear" w:color="auto" w:fill="FFFFFF"/>
        </w:rPr>
        <w:t xml:space="preserve"> = .634)</w:t>
      </w:r>
      <w:r>
        <w:rPr>
          <w:rFonts w:ascii="Palatino-Roman" w:hAnsi="Palatino-Roman" w:cs="Arial"/>
          <w:b w:val="0"/>
          <w:color w:val="333333"/>
          <w:sz w:val="20"/>
          <w:shd w:val="clear" w:color="auto" w:fill="FFFFFF"/>
        </w:rPr>
        <w:t>.</w:t>
      </w:r>
    </w:p>
    <w:p w14:paraId="1CA4B9F1" w14:textId="77777777" w:rsidR="00562145" w:rsidRDefault="00562145" w:rsidP="00562145">
      <w:pPr>
        <w:pStyle w:val="titlersos"/>
        <w:numPr>
          <w:ilvl w:val="0"/>
          <w:numId w:val="0"/>
        </w:numPr>
        <w:jc w:val="center"/>
        <w:rPr>
          <w:rFonts w:ascii="Palatino-Roman" w:hAnsi="Palatino-Roman" w:cs="Arial"/>
          <w:b w:val="0"/>
          <w:color w:val="333333"/>
          <w:sz w:val="20"/>
          <w:shd w:val="clear" w:color="auto" w:fill="FFFFFF"/>
        </w:rPr>
      </w:pPr>
      <w:r>
        <w:rPr>
          <w:noProof/>
          <w:lang w:val="en-NZ" w:eastAsia="en-NZ"/>
        </w:rPr>
        <w:drawing>
          <wp:inline distT="0" distB="0" distL="0" distR="0" wp14:anchorId="65D37C42" wp14:editId="7D52D25B">
            <wp:extent cx="5364881" cy="3260993"/>
            <wp:effectExtent l="0" t="0" r="7620" b="0"/>
            <wp:docPr id="3" name="Chart 3">
              <a:extLst xmlns:a="http://schemas.openxmlformats.org/drawingml/2006/main">
                <a:ext uri="{FF2B5EF4-FFF2-40B4-BE49-F238E27FC236}">
                  <a16:creationId xmlns:a16="http://schemas.microsoft.com/office/drawing/2014/main" id="{674E69FF-32DF-2F48-AA97-979EBCC28B6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67E2498" w14:textId="77777777" w:rsidR="00562145" w:rsidRDefault="00562145" w:rsidP="00562145">
      <w:pPr>
        <w:jc w:val="both"/>
      </w:pPr>
      <w:r w:rsidRPr="002161D0">
        <w:rPr>
          <w:rFonts w:ascii="Palatino-Roman" w:hAnsi="Palatino-Roman" w:cs="Arial"/>
          <w:b/>
          <w:i/>
          <w:color w:val="333333"/>
          <w:sz w:val="20"/>
          <w:shd w:val="clear" w:color="auto" w:fill="FFFFFF"/>
        </w:rPr>
        <w:t xml:space="preserve">Figure </w:t>
      </w:r>
      <w:r>
        <w:rPr>
          <w:rFonts w:ascii="Palatino-Roman" w:hAnsi="Palatino-Roman" w:cs="Arial"/>
          <w:b/>
          <w:i/>
          <w:color w:val="333333"/>
          <w:sz w:val="20"/>
          <w:shd w:val="clear" w:color="auto" w:fill="FFFFFF"/>
        </w:rPr>
        <w:t>7</w:t>
      </w:r>
      <w:r w:rsidRPr="002161D0">
        <w:rPr>
          <w:rFonts w:ascii="Palatino-Roman" w:hAnsi="Palatino-Roman" w:cs="Arial"/>
          <w:b/>
          <w:i/>
          <w:color w:val="333333"/>
          <w:sz w:val="20"/>
          <w:shd w:val="clear" w:color="auto" w:fill="FFFFFF"/>
        </w:rPr>
        <w:t>.</w:t>
      </w:r>
      <w:r w:rsidRPr="002161D0">
        <w:rPr>
          <w:rFonts w:ascii="Palatino-Roman" w:hAnsi="Palatino-Roman" w:cs="Arial"/>
          <w:i/>
          <w:color w:val="333333"/>
          <w:sz w:val="20"/>
          <w:shd w:val="clear" w:color="auto" w:fill="FFFFFF"/>
        </w:rPr>
        <w:t xml:space="preserve"> </w:t>
      </w:r>
      <w:r w:rsidRPr="00E42B25">
        <w:rPr>
          <w:rFonts w:ascii="Palatino-Roman" w:hAnsi="Palatino-Roman" w:cs="Arial"/>
          <w:i/>
          <w:color w:val="333333"/>
          <w:sz w:val="20"/>
          <w:shd w:val="clear" w:color="auto" w:fill="FFFFFF"/>
        </w:rPr>
        <w:t>Number of participants who helped with either the now-empty or the now-full box (N = 42) by condition (false belief or true belief)</w:t>
      </w:r>
      <w:r>
        <w:rPr>
          <w:rFonts w:ascii="Palatino-Roman" w:hAnsi="Palatino-Roman" w:cs="Arial"/>
          <w:i/>
          <w:color w:val="333333"/>
          <w:sz w:val="20"/>
          <w:shd w:val="clear" w:color="auto" w:fill="FFFFFF"/>
        </w:rPr>
        <w:t>.</w:t>
      </w:r>
    </w:p>
    <w:p w14:paraId="604ED773" w14:textId="77777777" w:rsidR="00562145" w:rsidRDefault="00562145" w:rsidP="00562145">
      <w:pPr>
        <w:pStyle w:val="titlersos"/>
        <w:numPr>
          <w:ilvl w:val="0"/>
          <w:numId w:val="0"/>
        </w:numPr>
        <w:jc w:val="both"/>
        <w:rPr>
          <w:rFonts w:ascii="Palatino-Roman" w:hAnsi="Palatino-Roman" w:cs="Arial"/>
          <w:b w:val="0"/>
          <w:color w:val="333333"/>
          <w:sz w:val="20"/>
          <w:shd w:val="clear" w:color="auto" w:fill="FFFFFF"/>
          <w:lang w:val="en-NZ"/>
        </w:rPr>
      </w:pPr>
    </w:p>
    <w:p w14:paraId="4BAC36E9" w14:textId="40A9EF25" w:rsidR="00FB18C7" w:rsidRDefault="00FB18C7" w:rsidP="00103316">
      <w:pPr>
        <w:pStyle w:val="titlersos"/>
        <w:numPr>
          <w:ilvl w:val="0"/>
          <w:numId w:val="0"/>
        </w:numPr>
        <w:ind w:firstLine="709"/>
        <w:jc w:val="both"/>
        <w:rPr>
          <w:rFonts w:ascii="Palatino-Roman" w:hAnsi="Palatino-Roman" w:cs="Arial"/>
          <w:b w:val="0"/>
          <w:color w:val="333333"/>
          <w:sz w:val="20"/>
          <w:shd w:val="clear" w:color="auto" w:fill="FFFFFF"/>
          <w:lang w:val="en-NZ"/>
        </w:rPr>
      </w:pPr>
      <w:r w:rsidRPr="00FB18C7">
        <w:rPr>
          <w:rFonts w:ascii="Palatino-Roman" w:hAnsi="Palatino-Roman" w:cs="Arial"/>
          <w:b w:val="0"/>
          <w:color w:val="333333"/>
          <w:sz w:val="20"/>
          <w:shd w:val="clear" w:color="auto" w:fill="FFFFFF"/>
          <w:lang w:val="en-NZ"/>
        </w:rPr>
        <w:t xml:space="preserve">We analysed the reasons participants offered for their final helping action. </w:t>
      </w:r>
      <w:r w:rsidR="002327FA" w:rsidRPr="002327FA">
        <w:rPr>
          <w:rFonts w:ascii="Palatino-Roman" w:hAnsi="Palatino-Roman" w:cs="Arial"/>
          <w:b w:val="0"/>
          <w:color w:val="333333"/>
          <w:sz w:val="20"/>
          <w:highlight w:val="yellow"/>
          <w:shd w:val="clear" w:color="auto" w:fill="FFFFFF"/>
          <w:lang w:val="en-NZ"/>
        </w:rPr>
        <w:t>Following a common practice in theory-of-mind studies that work with narrative-based or categorical responses</w:t>
      </w:r>
      <w:r w:rsidR="002327FA" w:rsidRPr="00243650">
        <w:rPr>
          <w:rFonts w:ascii="Palatino-Roman" w:hAnsi="Palatino-Roman" w:cs="Arial"/>
          <w:b w:val="0"/>
          <w:color w:val="333333"/>
          <w:sz w:val="20"/>
          <w:shd w:val="clear" w:color="auto" w:fill="FFFFFF"/>
          <w:lang w:val="en-NZ"/>
        </w:rPr>
        <w:t xml:space="preserve"> </w:t>
      </w:r>
      <w:r w:rsidR="00243650" w:rsidRPr="00E30803">
        <w:rPr>
          <w:rFonts w:ascii="Palatino-Roman" w:hAnsi="Palatino-Roman" w:cs="Arial"/>
          <w:b w:val="0"/>
          <w:color w:val="333333"/>
          <w:sz w:val="20"/>
          <w:shd w:val="clear" w:color="auto" w:fill="FFFFFF"/>
          <w:lang w:val="en-NZ"/>
        </w:rPr>
        <w:fldChar w:fldCharType="begin"/>
      </w:r>
      <w:r w:rsidR="00243650" w:rsidRPr="00E30803">
        <w:rPr>
          <w:rFonts w:ascii="Palatino-Roman" w:hAnsi="Palatino-Roman" w:cs="Arial"/>
          <w:b w:val="0"/>
          <w:color w:val="333333"/>
          <w:sz w:val="20"/>
          <w:shd w:val="clear" w:color="auto" w:fill="FFFFFF"/>
          <w:lang w:val="en-NZ"/>
        </w:rPr>
        <w:instrText xml:space="preserve"> ADDIN ZOTERO_ITEM CSL_CITATION {"citationID":"LefjIgcY","properties":{"formattedCitation":"[32\\uc0\\u8211{}34]","plainCitation":"[32–34]","noteIndex":0},"citationItems":[{"id":163,"uris":["http://zotero.org/users/4995944/items/88Z8QTZR"],"uri":["http://zotero.org/users/4995944/items/88Z8QTZR"],"itemData":{"id":163,"type":"article-journal","title":"Are there signature limits in early theory of mind?","container-title":"Journal of Experimental Child Psychology","page":"209-224","volume":"162","source":"CrossRef","abstract":"Current theory-of-mind research faces the challenge of reconciling two sets of seemingly incompatible ﬁndings: Whereas children come to solve explicit verbal false belief (FB) tasks from around 4 years of age, recent studies with various less explicit measures such as looking time, anticipatory looking, and spontaneous behavior suggest that even infants can succeed on some FB tasks. In response to this tension, two-systems theories propose to distinguish between an early-developing system, tracking simple forms of mental states, and a later-developing system, based on fully developed concepts of belief and other propositional attitudes. One prediction of such theories is that the early-developing system has signature limits concerning aspectuality. We tested this prediction in two experiments. The ﬁrst experiment showed (in line with previous ﬁndings) that 2- and 3-year-olds take into account a protagonist’s true or false belief about the location of an object in their active helping behavior. In contrast, toddlers’ helping behavior did not differentiate between true and false belief conditions when the protagonist’s belief essentially involved aspectuality. Experiment 2 replicated these ﬁndings with a more stringent method designed to rule out more parsimonious explanations. Taken together, the current ﬁndings are compatible with the possibility that early theoryof-mind reasoning is subject to signature limits as predicted by the two-systems account.","DOI":"10.1016/j.jecp.2017.05.005","ISSN":"00220965","language":"en","author":[{"family":"Fizke","given":"Ella"},{"family":"Butterfill","given":"Stephen"},{"family":"Loo","given":"Lea","non-dropping-particle":"van de"},{"family":"Reindl","given":"Eva"},{"family":"Rakoczy","given":"Hannes"}],"issued":{"date-parts":[["2017",10]]}}},{"id":167,"uris":["http://zotero.org/users/4995944/items/8CB24YVL"],"uri":["http://zotero.org/users/4995944/items/8CB24YVL"],"itemData":{"id":167,"type":"article-journal","title":"The curious case of adults’ interpretations of violation-of-expectation false belief scenarios","container-title":"Cognitive Development","source":"CrossRef","abstract":"The interpretations of infants’ non-verbal responses in violation-of-expectation (VOE) false belief scenarios are subject to intense theoretical debate. In Experiment 1, adults provided online narratives for VOE scenarios meant to tap understanding of false beliefs about object location, perception and identity. Adults provided cognitively-oriented narratives for the location scenario when instructed to track beliefs and, for this scenario only, participants evaluated the unexpected outcome as unexpected and the expected outcome as expected. Adults had mixed views about the perception scenario, and judged the identity scenario where the agent acted in violation of his belief as being reasonable. Experiment 2 conﬁrmed that when the identity scenario was turned into an action task that was time-pressured, adults failed to act in a belief-based manner. We should be cautious in drawing ﬁrm conclusions about mentalizing in infancy when adults’ narratives and estimates of the expectedness of outcome events suggest that only certain VOE scenarios were interpreted in their intended fashion.","URL":"http://linkinghub.elsevier.com/retrieve/pii/S0885201416302210","DOI":"10.1016/j.cogdev.2017.07.004","ISSN":"08852014","language":"en","author":[{"family":"Low","given":"Jason"},{"family":"Edwards","given":"Katheryn"}],"issued":{"date-parts":[["2017",8]]},"accessed":{"date-parts":[["2018",3,16]]}}},{"id":456,"uris":["http://zotero.org/users/4995944/items/3QSCIP4H"],"uri":["http://zotero.org/users/4995944/items/3QSCIP4H"],"itemData":{"id":456,"type":"article-journal","title":"Theory of mind plasticity in aging: The role of baseline, verbal knowledge, and executive functions","container-title":"Neuropsychological Rehabilitation","page":"440-455","volume":"29","issue":"3","source":"Taylor and Francis+NEJM","abstract":"Theory of Mind (ToM) refers to the ability to attribute mental states to the self and others in order to explain and predict social behaviour. Meta-analytic results have shown a decline in ToM abilities in healthy older adults. Recent research has also highlighted the possibility of enhancing older adults’ ToM performance through group conversations focused on mental states. Our aim was to determine whether the extent to which older people benefited from a ToM training was predicted by performance on a battery of executive functioning tasks, on baselines in ToM tasks, on verbal knowledge. Forty-three older adults (60–84 years) participated in a three-session ToM training programme that has previously shown to be effective in improving ToM ability. Results showed that verbal knowledge predicted training gains in practiced ToM tasks. In addition, age, executive functions and baseline performance predicted training gains in non-practiced ToM tasks. Results are discussed in light of the amplification model.","DOI":"10.1080/09602011.2017.1308871","ISSN":"0960-2011","note":"PMID: 28385110","title-short":"Theory of mind plasticity in aging","author":[{"family":"Lecce","given":"Serena"},{"family":"Ceccato","given":"Irene"},{"family":"Rosi","given":"Alessia"},{"family":"Bianco","given":"Federica"},{"family":"Bottiroli","given":"Sara"},{"family":"Cavallini","given":"Elena"}],"issued":{"date-parts":[["2019",3,16]]}}}],"schema":"https://github.com/citation-style-language/schema/raw/master/csl-citation.json"} </w:instrText>
      </w:r>
      <w:r w:rsidR="00243650" w:rsidRPr="00E30803">
        <w:rPr>
          <w:rFonts w:ascii="Palatino-Roman" w:hAnsi="Palatino-Roman" w:cs="Arial"/>
          <w:b w:val="0"/>
          <w:color w:val="333333"/>
          <w:sz w:val="20"/>
          <w:shd w:val="clear" w:color="auto" w:fill="FFFFFF"/>
          <w:lang w:val="en-NZ"/>
        </w:rPr>
        <w:fldChar w:fldCharType="separate"/>
      </w:r>
      <w:r w:rsidR="00243650" w:rsidRPr="00E30803">
        <w:rPr>
          <w:rFonts w:ascii="Palatino-Roman" w:hAnsi="Palatino-Roman"/>
          <w:b w:val="0"/>
          <w:color w:val="000000"/>
          <w:sz w:val="20"/>
        </w:rPr>
        <w:t>[32–34]</w:t>
      </w:r>
      <w:r w:rsidR="00243650" w:rsidRPr="00E30803">
        <w:rPr>
          <w:rFonts w:ascii="Palatino-Roman" w:hAnsi="Palatino-Roman" w:cs="Arial"/>
          <w:b w:val="0"/>
          <w:color w:val="333333"/>
          <w:sz w:val="20"/>
          <w:shd w:val="clear" w:color="auto" w:fill="FFFFFF"/>
          <w:lang w:val="en-NZ"/>
        </w:rPr>
        <w:fldChar w:fldCharType="end"/>
      </w:r>
      <w:r w:rsidR="00E30803">
        <w:rPr>
          <w:rFonts w:ascii="Palatino-Roman" w:hAnsi="Palatino-Roman" w:cs="Arial"/>
          <w:b w:val="0"/>
          <w:color w:val="333333"/>
          <w:sz w:val="20"/>
          <w:shd w:val="clear" w:color="auto" w:fill="FFFFFF"/>
          <w:lang w:val="en-NZ"/>
        </w:rPr>
        <w:t xml:space="preserve">, </w:t>
      </w:r>
      <w:r w:rsidR="002327FA">
        <w:rPr>
          <w:rFonts w:ascii="Palatino-Roman" w:hAnsi="Palatino-Roman" w:cs="Arial"/>
          <w:b w:val="0"/>
          <w:color w:val="333333"/>
          <w:sz w:val="20"/>
          <w:shd w:val="clear" w:color="auto" w:fill="FFFFFF"/>
          <w:lang w:val="en-NZ"/>
        </w:rPr>
        <w:t>t</w:t>
      </w:r>
      <w:r w:rsidRPr="00FB18C7">
        <w:rPr>
          <w:rFonts w:ascii="Palatino-Roman" w:hAnsi="Palatino-Roman" w:cs="Arial"/>
          <w:b w:val="0"/>
          <w:color w:val="333333"/>
          <w:sz w:val="20"/>
          <w:shd w:val="clear" w:color="auto" w:fill="FFFFFF"/>
          <w:lang w:val="en-NZ"/>
        </w:rPr>
        <w:t xml:space="preserve">wo </w:t>
      </w:r>
      <w:proofErr w:type="spellStart"/>
      <w:r w:rsidRPr="00FB18C7">
        <w:rPr>
          <w:rFonts w:ascii="Palatino-Roman" w:hAnsi="Palatino-Roman" w:cs="Arial"/>
          <w:b w:val="0"/>
          <w:color w:val="333333"/>
          <w:sz w:val="20"/>
          <w:shd w:val="clear" w:color="auto" w:fill="FFFFFF"/>
          <w:lang w:val="en-NZ"/>
        </w:rPr>
        <w:t>raters</w:t>
      </w:r>
      <w:proofErr w:type="spellEnd"/>
      <w:r w:rsidRPr="00FB18C7">
        <w:rPr>
          <w:rFonts w:ascii="Palatino-Roman" w:hAnsi="Palatino-Roman" w:cs="Arial"/>
          <w:b w:val="0"/>
          <w:color w:val="333333"/>
          <w:sz w:val="20"/>
          <w:shd w:val="clear" w:color="auto" w:fill="FFFFFF"/>
          <w:lang w:val="en-NZ"/>
        </w:rPr>
        <w:t xml:space="preserve"> independently coded 24% (n = 10) of participants’ reasons for their final helping action, given to question #1 (‘Explain why you went to that box’) and question #2 (‘Explain why you didn’t go to the alternative box’). Both </w:t>
      </w:r>
      <w:proofErr w:type="spellStart"/>
      <w:r w:rsidRPr="00FB18C7">
        <w:rPr>
          <w:rFonts w:ascii="Palatino-Roman" w:hAnsi="Palatino-Roman" w:cs="Arial"/>
          <w:b w:val="0"/>
          <w:color w:val="333333"/>
          <w:sz w:val="20"/>
          <w:shd w:val="clear" w:color="auto" w:fill="FFFFFF"/>
          <w:lang w:val="en-NZ"/>
        </w:rPr>
        <w:t>raters</w:t>
      </w:r>
      <w:proofErr w:type="spellEnd"/>
      <w:r w:rsidRPr="00FB18C7">
        <w:rPr>
          <w:rFonts w:ascii="Palatino-Roman" w:hAnsi="Palatino-Roman" w:cs="Arial"/>
          <w:b w:val="0"/>
          <w:color w:val="333333"/>
          <w:sz w:val="20"/>
          <w:shd w:val="clear" w:color="auto" w:fill="FFFFFF"/>
          <w:lang w:val="en-NZ"/>
        </w:rPr>
        <w:t xml:space="preserve"> were blind to the condition (TB or FB) that the participants’ answers belonged to. The </w:t>
      </w:r>
      <w:proofErr w:type="spellStart"/>
      <w:r w:rsidRPr="00FB18C7">
        <w:rPr>
          <w:rFonts w:ascii="Palatino-Roman" w:hAnsi="Palatino-Roman" w:cs="Arial"/>
          <w:b w:val="0"/>
          <w:color w:val="333333"/>
          <w:sz w:val="20"/>
          <w:shd w:val="clear" w:color="auto" w:fill="FFFFFF"/>
          <w:lang w:val="en-NZ"/>
        </w:rPr>
        <w:t>raters</w:t>
      </w:r>
      <w:proofErr w:type="spellEnd"/>
      <w:r w:rsidRPr="00FB18C7">
        <w:rPr>
          <w:rFonts w:ascii="Palatino-Roman" w:hAnsi="Palatino-Roman" w:cs="Arial"/>
          <w:b w:val="0"/>
          <w:color w:val="333333"/>
          <w:sz w:val="20"/>
          <w:shd w:val="clear" w:color="auto" w:fill="FFFFFF"/>
          <w:lang w:val="en-NZ"/>
        </w:rPr>
        <w:t xml:space="preserve"> independently coded the explanations into one of three categories. One category picked up on matters of fact (e.g., “Because that was [the box] that wasn’t being used”; “It was the box that the item was originally placed in”). Another category picked up on explanations </w:t>
      </w:r>
      <w:r w:rsidR="00DF5968">
        <w:rPr>
          <w:rFonts w:ascii="Palatino-Roman" w:hAnsi="Palatino-Roman" w:cs="Arial"/>
          <w:b w:val="0"/>
          <w:color w:val="333333"/>
          <w:sz w:val="20"/>
          <w:shd w:val="clear" w:color="auto" w:fill="FFFFFF"/>
          <w:lang w:val="en-NZ"/>
        </w:rPr>
        <w:t>that referred to someone's</w:t>
      </w:r>
      <w:r w:rsidRPr="00FB18C7">
        <w:rPr>
          <w:rFonts w:ascii="Palatino-Roman" w:hAnsi="Palatino-Roman" w:cs="Arial"/>
          <w:b w:val="0"/>
          <w:color w:val="333333"/>
          <w:sz w:val="20"/>
          <w:shd w:val="clear" w:color="auto" w:fill="FFFFFF"/>
          <w:lang w:val="en-NZ"/>
        </w:rPr>
        <w:t xml:space="preserve"> general ability to try to open a box (e.g., “This was the one she was struggling with”; “Because it was the other box that the person was having trouble with”). The final category picked up on </w:t>
      </w:r>
      <w:r w:rsidR="009F5864">
        <w:rPr>
          <w:rFonts w:ascii="Palatino-Roman" w:hAnsi="Palatino-Roman" w:cs="Arial"/>
          <w:b w:val="0"/>
          <w:color w:val="333333"/>
          <w:sz w:val="20"/>
          <w:shd w:val="clear" w:color="auto" w:fill="FFFFFF"/>
          <w:lang w:val="en-NZ"/>
        </w:rPr>
        <w:t xml:space="preserve">any </w:t>
      </w:r>
      <w:r w:rsidR="00541FA9">
        <w:rPr>
          <w:rFonts w:ascii="Palatino-Roman" w:hAnsi="Palatino-Roman" w:cs="Arial"/>
          <w:b w:val="0"/>
          <w:color w:val="333333"/>
          <w:sz w:val="20"/>
          <w:shd w:val="clear" w:color="auto" w:fill="FFFFFF"/>
          <w:lang w:val="en-NZ"/>
        </w:rPr>
        <w:t>mental states</w:t>
      </w:r>
      <w:r w:rsidRPr="00FB18C7">
        <w:rPr>
          <w:rFonts w:ascii="Palatino-Roman" w:hAnsi="Palatino-Roman" w:cs="Arial"/>
          <w:b w:val="0"/>
          <w:color w:val="333333"/>
          <w:sz w:val="20"/>
          <w:shd w:val="clear" w:color="auto" w:fill="FFFFFF"/>
          <w:lang w:val="en-NZ"/>
        </w:rPr>
        <w:t xml:space="preserve"> relating to desires, </w:t>
      </w:r>
      <w:r w:rsidR="0097619D">
        <w:rPr>
          <w:rFonts w:ascii="Palatino-Roman" w:hAnsi="Palatino-Roman" w:cs="Arial"/>
          <w:b w:val="0"/>
          <w:color w:val="333333"/>
          <w:sz w:val="20"/>
          <w:shd w:val="clear" w:color="auto" w:fill="FFFFFF"/>
          <w:lang w:val="en-NZ"/>
        </w:rPr>
        <w:t xml:space="preserve">knowledge, </w:t>
      </w:r>
      <w:r w:rsidRPr="00FB18C7">
        <w:rPr>
          <w:rFonts w:ascii="Palatino-Roman" w:hAnsi="Palatino-Roman" w:cs="Arial"/>
          <w:b w:val="0"/>
          <w:color w:val="333333"/>
          <w:sz w:val="20"/>
          <w:shd w:val="clear" w:color="auto" w:fill="FFFFFF"/>
          <w:lang w:val="en-NZ"/>
        </w:rPr>
        <w:t xml:space="preserve">perceptions or thoughts (e.g., “Because I need to help get the item and I know it was in that box”; “Because I was helping the person open the box they thought the item was in”). The average of the two </w:t>
      </w:r>
      <w:proofErr w:type="spellStart"/>
      <w:r w:rsidRPr="00FB18C7">
        <w:rPr>
          <w:rFonts w:ascii="Palatino-Roman" w:hAnsi="Palatino-Roman" w:cs="Arial"/>
          <w:b w:val="0"/>
          <w:color w:val="333333"/>
          <w:sz w:val="20"/>
          <w:shd w:val="clear" w:color="auto" w:fill="FFFFFF"/>
          <w:lang w:val="en-NZ"/>
        </w:rPr>
        <w:t>raters’</w:t>
      </w:r>
      <w:proofErr w:type="spellEnd"/>
      <w:r w:rsidRPr="00FB18C7">
        <w:rPr>
          <w:rFonts w:ascii="Palatino-Roman" w:hAnsi="Palatino-Roman" w:cs="Arial"/>
          <w:b w:val="0"/>
          <w:color w:val="333333"/>
          <w:sz w:val="20"/>
          <w:shd w:val="clear" w:color="auto" w:fill="FFFFFF"/>
          <w:lang w:val="en-NZ"/>
        </w:rPr>
        <w:t xml:space="preserve"> classifications of the participants’ explanations produced an inter-correlation coefficient of 0.91, </w:t>
      </w:r>
      <w:r w:rsidRPr="00DF5968">
        <w:rPr>
          <w:rFonts w:ascii="Palatino-Roman" w:hAnsi="Palatino-Roman" w:cs="Arial"/>
          <w:b w:val="0"/>
          <w:i/>
          <w:color w:val="333333"/>
          <w:sz w:val="20"/>
          <w:shd w:val="clear" w:color="auto" w:fill="FFFFFF"/>
          <w:lang w:val="en-NZ"/>
        </w:rPr>
        <w:t>p</w:t>
      </w:r>
      <w:r w:rsidRPr="00FB18C7">
        <w:rPr>
          <w:rFonts w:ascii="Palatino-Roman" w:hAnsi="Palatino-Roman" w:cs="Arial"/>
          <w:b w:val="0"/>
          <w:color w:val="333333"/>
          <w:sz w:val="20"/>
          <w:shd w:val="clear" w:color="auto" w:fill="FFFFFF"/>
          <w:lang w:val="en-NZ"/>
        </w:rPr>
        <w:t xml:space="preserve"> &lt; .001, which represented excellent reliability. One of the </w:t>
      </w:r>
      <w:proofErr w:type="spellStart"/>
      <w:r w:rsidRPr="00FB18C7">
        <w:rPr>
          <w:rFonts w:ascii="Palatino-Roman" w:hAnsi="Palatino-Roman" w:cs="Arial"/>
          <w:b w:val="0"/>
          <w:color w:val="333333"/>
          <w:sz w:val="20"/>
          <w:shd w:val="clear" w:color="auto" w:fill="FFFFFF"/>
          <w:lang w:val="en-NZ"/>
        </w:rPr>
        <w:t>raters</w:t>
      </w:r>
      <w:proofErr w:type="spellEnd"/>
      <w:r w:rsidRPr="00FB18C7">
        <w:rPr>
          <w:rFonts w:ascii="Palatino-Roman" w:hAnsi="Palatino-Roman" w:cs="Arial"/>
          <w:b w:val="0"/>
          <w:color w:val="333333"/>
          <w:sz w:val="20"/>
          <w:shd w:val="clear" w:color="auto" w:fill="FFFFFF"/>
          <w:lang w:val="en-NZ"/>
        </w:rPr>
        <w:t xml:space="preserve"> then coded the remaining explanations. The results w</w:t>
      </w:r>
      <w:r w:rsidR="00DF5968">
        <w:rPr>
          <w:rFonts w:ascii="Palatino-Roman" w:hAnsi="Palatino-Roman" w:cs="Arial"/>
          <w:b w:val="0"/>
          <w:color w:val="333333"/>
          <w:sz w:val="20"/>
          <w:shd w:val="clear" w:color="auto" w:fill="FFFFFF"/>
          <w:lang w:val="en-NZ"/>
        </w:rPr>
        <w:t>ere straightforward (see Table 1</w:t>
      </w:r>
      <w:r w:rsidRPr="00FB18C7">
        <w:rPr>
          <w:rFonts w:ascii="Palatino-Roman" w:hAnsi="Palatino-Roman" w:cs="Arial"/>
          <w:b w:val="0"/>
          <w:color w:val="333333"/>
          <w:sz w:val="20"/>
          <w:shd w:val="clear" w:color="auto" w:fill="FFFFFF"/>
          <w:lang w:val="en-NZ"/>
        </w:rPr>
        <w:t>). Most participants in the TB condition (83%, n = 19/23) and FB condition (72%, n = 13/18) referred to facts or the agent’s general ability to open a box when explaining why they went to help open the now-empty box (e.g., “They were struggling with that box, so I showed them how to do it”). Many participants in the TB condition who opened the now-empty box (65%, 15/23) also talked about facts or the agent’s general ability when explaining why they did not open the alternative (now-full) box (e.g., “It felt more natural to walk over to where the person was standing”; “Because the person was not trying to open that one”). With respect to those participants opening the now-empty box in the FB condition,</w:t>
      </w:r>
      <w:r w:rsidR="00DF5968">
        <w:rPr>
          <w:rFonts w:ascii="Palatino-Roman" w:hAnsi="Palatino-Roman" w:cs="Arial"/>
          <w:b w:val="0"/>
          <w:color w:val="333333"/>
          <w:sz w:val="20"/>
          <w:shd w:val="clear" w:color="auto" w:fill="FFFFFF"/>
          <w:lang w:val="en-NZ"/>
        </w:rPr>
        <w:t xml:space="preserve"> the participants provided fact or </w:t>
      </w:r>
      <w:r w:rsidRPr="00FB18C7">
        <w:rPr>
          <w:rFonts w:ascii="Palatino-Roman" w:hAnsi="Palatino-Roman" w:cs="Arial"/>
          <w:b w:val="0"/>
          <w:color w:val="333333"/>
          <w:sz w:val="20"/>
          <w:shd w:val="clear" w:color="auto" w:fill="FFFFFF"/>
          <w:lang w:val="en-NZ"/>
        </w:rPr>
        <w:t xml:space="preserve">ability-based explanations (53%, 8/15) or mental state </w:t>
      </w:r>
      <w:r w:rsidRPr="00FB18C7">
        <w:rPr>
          <w:rFonts w:ascii="Palatino-Roman" w:hAnsi="Palatino-Roman" w:cs="Arial"/>
          <w:b w:val="0"/>
          <w:color w:val="333333"/>
          <w:sz w:val="20"/>
          <w:shd w:val="clear" w:color="auto" w:fill="FFFFFF"/>
          <w:lang w:val="en-NZ"/>
        </w:rPr>
        <w:lastRenderedPageBreak/>
        <w:t>explanations (47%, 7/15) for not opening the alternative (now-full) box. Those mental state explanations could suggest that some adults may also not necessarily use their ability to rapidly track belief for personally correcting an agent’s false-belief during the final helping action.</w:t>
      </w:r>
    </w:p>
    <w:p w14:paraId="28C36435" w14:textId="77777777" w:rsidR="00103316" w:rsidRDefault="00103316" w:rsidP="00FB18C7">
      <w:pPr>
        <w:pStyle w:val="titlersos"/>
        <w:numPr>
          <w:ilvl w:val="0"/>
          <w:numId w:val="0"/>
        </w:numPr>
        <w:jc w:val="both"/>
        <w:rPr>
          <w:rFonts w:ascii="Palatino-Roman" w:hAnsi="Palatino-Roman" w:cs="Arial"/>
          <w:b w:val="0"/>
          <w:color w:val="333333"/>
          <w:sz w:val="20"/>
          <w:shd w:val="clear" w:color="auto" w:fill="FFFFFF"/>
          <w:lang w:val="en-NZ"/>
        </w:rPr>
      </w:pPr>
    </w:p>
    <w:p w14:paraId="6AE81DBE" w14:textId="77777777" w:rsidR="00562145" w:rsidRDefault="00562145" w:rsidP="00562145">
      <w:pPr>
        <w:rPr>
          <w:rFonts w:ascii="MyriadPro-Cond" w:hAnsi="MyriadPro-Cond"/>
          <w:b/>
          <w:sz w:val="18"/>
          <w:szCs w:val="18"/>
        </w:rPr>
      </w:pPr>
    </w:p>
    <w:p w14:paraId="65C9EFB7" w14:textId="77777777" w:rsidR="00562145" w:rsidRDefault="00562145" w:rsidP="00562145">
      <w:pPr>
        <w:jc w:val="both"/>
        <w:rPr>
          <w:rFonts w:ascii="Palatino-Roman" w:hAnsi="Palatino-Roman" w:cs="Arial"/>
          <w:i/>
          <w:color w:val="333333"/>
          <w:sz w:val="20"/>
          <w:shd w:val="clear" w:color="auto" w:fill="FFFFFF"/>
        </w:rPr>
      </w:pPr>
      <w:r w:rsidRPr="0002011C">
        <w:rPr>
          <w:rFonts w:ascii="Palatino-Roman" w:hAnsi="Palatino-Roman" w:cs="Arial"/>
          <w:b/>
          <w:i/>
          <w:color w:val="333333"/>
          <w:sz w:val="20"/>
          <w:shd w:val="clear" w:color="auto" w:fill="FFFFFF"/>
        </w:rPr>
        <w:t>Table 1.</w:t>
      </w:r>
      <w:r w:rsidRPr="0002011C">
        <w:rPr>
          <w:rFonts w:ascii="Palatino-Roman" w:hAnsi="Palatino-Roman" w:cs="Arial"/>
          <w:i/>
          <w:color w:val="333333"/>
          <w:sz w:val="20"/>
          <w:shd w:val="clear" w:color="auto" w:fill="FFFFFF"/>
        </w:rPr>
        <w:t xml:space="preserve"> Numbers of participants in the TB and FB conditions (n = 23 and n = 18, respectively) who provided fact-based, ability-based, or mental-state-based reasons for the questions that sought explanations of why they went to open one box and did not go to open the alternative box. </w:t>
      </w:r>
      <w:r>
        <w:rPr>
          <w:rFonts w:ascii="Palatino-Roman" w:hAnsi="Palatino-Roman" w:cs="Arial"/>
          <w:i/>
          <w:color w:val="333333"/>
          <w:sz w:val="20"/>
          <w:shd w:val="clear" w:color="auto" w:fill="FFFFFF"/>
        </w:rPr>
        <w:t>O</w:t>
      </w:r>
      <w:r w:rsidRPr="0002011C">
        <w:rPr>
          <w:rFonts w:ascii="Palatino-Roman" w:hAnsi="Palatino-Roman" w:cs="Arial"/>
          <w:i/>
          <w:color w:val="333333"/>
          <w:sz w:val="20"/>
          <w:shd w:val="clear" w:color="auto" w:fill="FFFFFF"/>
        </w:rPr>
        <w:t>ne participant in the TB condition did not answer these questions, and hence the coding of reasons in TB condition was based on data from 23 participants.</w:t>
      </w:r>
    </w:p>
    <w:p w14:paraId="0EFE3CB0" w14:textId="77777777" w:rsidR="00562145" w:rsidRPr="00B015DD" w:rsidRDefault="00562145" w:rsidP="00562145">
      <w:pPr>
        <w:pStyle w:val="Caption"/>
        <w:keepNext/>
        <w:jc w:val="both"/>
        <w:rPr>
          <w:rFonts w:ascii="Palatino" w:hAnsi="Palatino"/>
          <w:color w:val="000000" w:themeColor="text1"/>
          <w:sz w:val="20"/>
          <w:szCs w:val="20"/>
        </w:rPr>
      </w:pPr>
    </w:p>
    <w:tbl>
      <w:tblPr>
        <w:tblStyle w:val="TableGrid"/>
        <w:tblW w:w="0" w:type="auto"/>
        <w:tblLook w:val="04A0" w:firstRow="1" w:lastRow="0" w:firstColumn="1" w:lastColumn="0" w:noHBand="0" w:noVBand="1"/>
      </w:tblPr>
      <w:tblGrid>
        <w:gridCol w:w="1138"/>
        <w:gridCol w:w="1090"/>
        <w:gridCol w:w="1311"/>
        <w:gridCol w:w="1559"/>
        <w:gridCol w:w="1134"/>
        <w:gridCol w:w="1276"/>
        <w:gridCol w:w="1508"/>
      </w:tblGrid>
      <w:tr w:rsidR="00562145" w14:paraId="7035A9E8" w14:textId="77777777" w:rsidTr="002A4E5B">
        <w:tc>
          <w:tcPr>
            <w:tcW w:w="1138" w:type="dxa"/>
            <w:tcBorders>
              <w:top w:val="single" w:sz="4" w:space="0" w:color="auto"/>
              <w:left w:val="single" w:sz="4" w:space="0" w:color="auto"/>
              <w:bottom w:val="single" w:sz="4" w:space="0" w:color="auto"/>
              <w:right w:val="nil"/>
            </w:tcBorders>
            <w:vAlign w:val="center"/>
          </w:tcPr>
          <w:p w14:paraId="4A6AF36B" w14:textId="77777777" w:rsidR="00562145" w:rsidRDefault="00562145" w:rsidP="002A4E5B">
            <w:pPr>
              <w:spacing w:line="360" w:lineRule="auto"/>
              <w:jc w:val="center"/>
            </w:pPr>
          </w:p>
        </w:tc>
        <w:tc>
          <w:tcPr>
            <w:tcW w:w="7878" w:type="dxa"/>
            <w:gridSpan w:val="6"/>
            <w:tcBorders>
              <w:top w:val="single" w:sz="4" w:space="0" w:color="auto"/>
              <w:left w:val="nil"/>
              <w:right w:val="single" w:sz="4" w:space="0" w:color="auto"/>
            </w:tcBorders>
          </w:tcPr>
          <w:p w14:paraId="040934A7" w14:textId="77777777" w:rsidR="00562145" w:rsidRPr="00D858B9" w:rsidRDefault="00562145" w:rsidP="002A4E5B">
            <w:pPr>
              <w:spacing w:before="120" w:line="360" w:lineRule="auto"/>
              <w:jc w:val="center"/>
              <w:rPr>
                <w:b/>
                <w:sz w:val="20"/>
                <w:szCs w:val="20"/>
              </w:rPr>
            </w:pPr>
            <w:r w:rsidRPr="00D858B9">
              <w:rPr>
                <w:b/>
                <w:sz w:val="20"/>
                <w:szCs w:val="20"/>
              </w:rPr>
              <w:t>Question 1: Explain why you went to that box.</w:t>
            </w:r>
          </w:p>
        </w:tc>
      </w:tr>
      <w:tr w:rsidR="00562145" w14:paraId="1CC5CCBB" w14:textId="77777777" w:rsidTr="002A4E5B">
        <w:tc>
          <w:tcPr>
            <w:tcW w:w="1138" w:type="dxa"/>
            <w:tcBorders>
              <w:left w:val="single" w:sz="4" w:space="0" w:color="auto"/>
              <w:right w:val="single" w:sz="4" w:space="0" w:color="auto"/>
            </w:tcBorders>
            <w:vAlign w:val="center"/>
          </w:tcPr>
          <w:p w14:paraId="55C40ECF" w14:textId="77777777" w:rsidR="00562145" w:rsidRPr="00D858B9" w:rsidRDefault="00562145" w:rsidP="002A4E5B">
            <w:pPr>
              <w:spacing w:line="360" w:lineRule="auto"/>
              <w:jc w:val="center"/>
              <w:rPr>
                <w:sz w:val="20"/>
                <w:szCs w:val="20"/>
              </w:rPr>
            </w:pPr>
          </w:p>
        </w:tc>
        <w:tc>
          <w:tcPr>
            <w:tcW w:w="3960" w:type="dxa"/>
            <w:gridSpan w:val="3"/>
            <w:tcBorders>
              <w:left w:val="single" w:sz="4" w:space="0" w:color="auto"/>
            </w:tcBorders>
          </w:tcPr>
          <w:p w14:paraId="5D78F9D5" w14:textId="77777777" w:rsidR="00562145" w:rsidRPr="00D858B9" w:rsidRDefault="00562145" w:rsidP="002A4E5B">
            <w:pPr>
              <w:spacing w:before="120" w:line="360" w:lineRule="auto"/>
              <w:jc w:val="center"/>
              <w:rPr>
                <w:sz w:val="20"/>
                <w:szCs w:val="20"/>
              </w:rPr>
            </w:pPr>
            <w:r w:rsidRPr="00D858B9">
              <w:rPr>
                <w:sz w:val="20"/>
                <w:szCs w:val="20"/>
              </w:rPr>
              <w:t>Those Who Opened Now-Empty Box</w:t>
            </w:r>
          </w:p>
        </w:tc>
        <w:tc>
          <w:tcPr>
            <w:tcW w:w="3918" w:type="dxa"/>
            <w:gridSpan w:val="3"/>
            <w:tcBorders>
              <w:right w:val="single" w:sz="4" w:space="0" w:color="auto"/>
            </w:tcBorders>
          </w:tcPr>
          <w:p w14:paraId="05154A08" w14:textId="77777777" w:rsidR="00562145" w:rsidRPr="00D858B9" w:rsidRDefault="00562145" w:rsidP="002A4E5B">
            <w:pPr>
              <w:spacing w:before="120" w:line="360" w:lineRule="auto"/>
              <w:jc w:val="center"/>
              <w:rPr>
                <w:sz w:val="20"/>
                <w:szCs w:val="20"/>
              </w:rPr>
            </w:pPr>
            <w:r w:rsidRPr="00D858B9">
              <w:rPr>
                <w:sz w:val="20"/>
                <w:szCs w:val="20"/>
              </w:rPr>
              <w:t>Those Who Opened Now-Full Box</w:t>
            </w:r>
          </w:p>
        </w:tc>
      </w:tr>
      <w:tr w:rsidR="00562145" w14:paraId="3D04CD3D" w14:textId="77777777" w:rsidTr="002A4E5B">
        <w:tc>
          <w:tcPr>
            <w:tcW w:w="1138" w:type="dxa"/>
            <w:tcBorders>
              <w:left w:val="single" w:sz="4" w:space="0" w:color="auto"/>
              <w:bottom w:val="single" w:sz="4" w:space="0" w:color="auto"/>
              <w:right w:val="single" w:sz="4" w:space="0" w:color="auto"/>
            </w:tcBorders>
            <w:vAlign w:val="center"/>
          </w:tcPr>
          <w:p w14:paraId="6B4BE1C5" w14:textId="77777777" w:rsidR="00562145" w:rsidRPr="00D858B9" w:rsidRDefault="00562145" w:rsidP="002A4E5B">
            <w:pPr>
              <w:spacing w:before="120" w:line="360" w:lineRule="auto"/>
              <w:jc w:val="center"/>
              <w:rPr>
                <w:sz w:val="20"/>
                <w:szCs w:val="20"/>
              </w:rPr>
            </w:pPr>
            <w:r w:rsidRPr="00D858B9">
              <w:rPr>
                <w:sz w:val="20"/>
                <w:szCs w:val="20"/>
              </w:rPr>
              <w:t>Reason</w:t>
            </w:r>
          </w:p>
        </w:tc>
        <w:tc>
          <w:tcPr>
            <w:tcW w:w="1090" w:type="dxa"/>
            <w:tcBorders>
              <w:left w:val="single" w:sz="4" w:space="0" w:color="auto"/>
              <w:bottom w:val="single" w:sz="4" w:space="0" w:color="auto"/>
              <w:right w:val="single" w:sz="4" w:space="0" w:color="auto"/>
            </w:tcBorders>
            <w:vAlign w:val="center"/>
          </w:tcPr>
          <w:p w14:paraId="5921397A" w14:textId="77777777" w:rsidR="00562145" w:rsidRPr="00D858B9" w:rsidRDefault="00562145" w:rsidP="002A4E5B">
            <w:pPr>
              <w:spacing w:before="120" w:line="360" w:lineRule="auto"/>
              <w:jc w:val="center"/>
              <w:rPr>
                <w:sz w:val="20"/>
                <w:szCs w:val="20"/>
              </w:rPr>
            </w:pPr>
            <w:r w:rsidRPr="00D858B9">
              <w:rPr>
                <w:sz w:val="20"/>
                <w:szCs w:val="20"/>
              </w:rPr>
              <w:t>Fact</w:t>
            </w:r>
          </w:p>
        </w:tc>
        <w:tc>
          <w:tcPr>
            <w:tcW w:w="1311" w:type="dxa"/>
            <w:tcBorders>
              <w:left w:val="single" w:sz="4" w:space="0" w:color="auto"/>
              <w:bottom w:val="single" w:sz="4" w:space="0" w:color="auto"/>
              <w:right w:val="single" w:sz="4" w:space="0" w:color="auto"/>
            </w:tcBorders>
            <w:vAlign w:val="center"/>
          </w:tcPr>
          <w:p w14:paraId="6AA6E159" w14:textId="77777777" w:rsidR="00562145" w:rsidRPr="00D858B9" w:rsidRDefault="00562145" w:rsidP="002A4E5B">
            <w:pPr>
              <w:spacing w:before="120" w:line="360" w:lineRule="auto"/>
              <w:jc w:val="center"/>
              <w:rPr>
                <w:sz w:val="20"/>
                <w:szCs w:val="20"/>
              </w:rPr>
            </w:pPr>
            <w:r w:rsidRPr="00D858B9">
              <w:rPr>
                <w:sz w:val="20"/>
                <w:szCs w:val="20"/>
              </w:rPr>
              <w:t>Ability</w:t>
            </w:r>
          </w:p>
        </w:tc>
        <w:tc>
          <w:tcPr>
            <w:tcW w:w="1559" w:type="dxa"/>
            <w:tcBorders>
              <w:left w:val="single" w:sz="4" w:space="0" w:color="auto"/>
              <w:bottom w:val="single" w:sz="4" w:space="0" w:color="auto"/>
            </w:tcBorders>
            <w:vAlign w:val="center"/>
          </w:tcPr>
          <w:p w14:paraId="1F1FFFFB" w14:textId="77777777" w:rsidR="00562145" w:rsidRPr="00D858B9" w:rsidRDefault="00562145" w:rsidP="002A4E5B">
            <w:pPr>
              <w:spacing w:before="120" w:line="360" w:lineRule="auto"/>
              <w:jc w:val="center"/>
              <w:rPr>
                <w:sz w:val="20"/>
                <w:szCs w:val="20"/>
              </w:rPr>
            </w:pPr>
            <w:r w:rsidRPr="00D858B9">
              <w:rPr>
                <w:sz w:val="20"/>
                <w:szCs w:val="20"/>
              </w:rPr>
              <w:t>Mental State</w:t>
            </w:r>
          </w:p>
        </w:tc>
        <w:tc>
          <w:tcPr>
            <w:tcW w:w="1134" w:type="dxa"/>
            <w:tcBorders>
              <w:bottom w:val="single" w:sz="4" w:space="0" w:color="auto"/>
            </w:tcBorders>
            <w:vAlign w:val="center"/>
          </w:tcPr>
          <w:p w14:paraId="29AC0232" w14:textId="77777777" w:rsidR="00562145" w:rsidRPr="00D858B9" w:rsidRDefault="00562145" w:rsidP="002A4E5B">
            <w:pPr>
              <w:spacing w:before="120" w:line="360" w:lineRule="auto"/>
              <w:jc w:val="center"/>
              <w:rPr>
                <w:sz w:val="20"/>
                <w:szCs w:val="20"/>
              </w:rPr>
            </w:pPr>
            <w:r w:rsidRPr="00D858B9">
              <w:rPr>
                <w:sz w:val="20"/>
                <w:szCs w:val="20"/>
              </w:rPr>
              <w:t>Fact</w:t>
            </w:r>
          </w:p>
        </w:tc>
        <w:tc>
          <w:tcPr>
            <w:tcW w:w="1276" w:type="dxa"/>
            <w:tcBorders>
              <w:bottom w:val="single" w:sz="4" w:space="0" w:color="auto"/>
              <w:right w:val="single" w:sz="4" w:space="0" w:color="auto"/>
            </w:tcBorders>
            <w:vAlign w:val="center"/>
          </w:tcPr>
          <w:p w14:paraId="46DD12FA" w14:textId="77777777" w:rsidR="00562145" w:rsidRPr="00D858B9" w:rsidRDefault="00562145" w:rsidP="002A4E5B">
            <w:pPr>
              <w:spacing w:before="120" w:line="360" w:lineRule="auto"/>
              <w:jc w:val="center"/>
              <w:rPr>
                <w:sz w:val="20"/>
                <w:szCs w:val="20"/>
              </w:rPr>
            </w:pPr>
            <w:r w:rsidRPr="00D858B9">
              <w:rPr>
                <w:sz w:val="20"/>
                <w:szCs w:val="20"/>
              </w:rPr>
              <w:t>Ability</w:t>
            </w:r>
          </w:p>
        </w:tc>
        <w:tc>
          <w:tcPr>
            <w:tcW w:w="1508" w:type="dxa"/>
            <w:tcBorders>
              <w:left w:val="single" w:sz="4" w:space="0" w:color="auto"/>
              <w:bottom w:val="single" w:sz="4" w:space="0" w:color="auto"/>
              <w:right w:val="single" w:sz="4" w:space="0" w:color="auto"/>
            </w:tcBorders>
            <w:vAlign w:val="center"/>
          </w:tcPr>
          <w:p w14:paraId="2A2DE05B" w14:textId="77777777" w:rsidR="00562145" w:rsidRPr="00D858B9" w:rsidRDefault="00562145" w:rsidP="002A4E5B">
            <w:pPr>
              <w:spacing w:before="120" w:line="360" w:lineRule="auto"/>
              <w:jc w:val="center"/>
              <w:rPr>
                <w:sz w:val="20"/>
                <w:szCs w:val="20"/>
              </w:rPr>
            </w:pPr>
            <w:r w:rsidRPr="00D858B9">
              <w:rPr>
                <w:sz w:val="20"/>
                <w:szCs w:val="20"/>
              </w:rPr>
              <w:t>Mental State</w:t>
            </w:r>
          </w:p>
        </w:tc>
      </w:tr>
      <w:tr w:rsidR="00562145" w14:paraId="3132C5BC" w14:textId="77777777" w:rsidTr="002A4E5B">
        <w:tc>
          <w:tcPr>
            <w:tcW w:w="1138" w:type="dxa"/>
            <w:tcBorders>
              <w:left w:val="single" w:sz="4" w:space="0" w:color="auto"/>
              <w:bottom w:val="nil"/>
              <w:right w:val="single" w:sz="4" w:space="0" w:color="auto"/>
            </w:tcBorders>
            <w:vAlign w:val="center"/>
          </w:tcPr>
          <w:p w14:paraId="7C427041" w14:textId="77777777" w:rsidR="00562145" w:rsidRPr="00D858B9" w:rsidRDefault="00562145" w:rsidP="002A4E5B">
            <w:pPr>
              <w:spacing w:before="120" w:line="360" w:lineRule="auto"/>
              <w:jc w:val="center"/>
              <w:rPr>
                <w:sz w:val="20"/>
                <w:szCs w:val="20"/>
              </w:rPr>
            </w:pPr>
            <w:r w:rsidRPr="00D858B9">
              <w:rPr>
                <w:sz w:val="20"/>
                <w:szCs w:val="20"/>
              </w:rPr>
              <w:t>TB</w:t>
            </w:r>
          </w:p>
        </w:tc>
        <w:tc>
          <w:tcPr>
            <w:tcW w:w="1090" w:type="dxa"/>
            <w:tcBorders>
              <w:left w:val="single" w:sz="4" w:space="0" w:color="auto"/>
              <w:bottom w:val="nil"/>
              <w:right w:val="single" w:sz="4" w:space="0" w:color="auto"/>
            </w:tcBorders>
          </w:tcPr>
          <w:p w14:paraId="1BD95850" w14:textId="77777777" w:rsidR="00562145" w:rsidRPr="00D858B9" w:rsidRDefault="00562145" w:rsidP="002A4E5B">
            <w:pPr>
              <w:spacing w:before="120" w:line="360" w:lineRule="auto"/>
              <w:jc w:val="center"/>
              <w:rPr>
                <w:sz w:val="20"/>
                <w:szCs w:val="20"/>
              </w:rPr>
            </w:pPr>
            <w:r w:rsidRPr="00D858B9">
              <w:rPr>
                <w:sz w:val="20"/>
                <w:szCs w:val="20"/>
              </w:rPr>
              <w:t>8</w:t>
            </w:r>
          </w:p>
        </w:tc>
        <w:tc>
          <w:tcPr>
            <w:tcW w:w="1311" w:type="dxa"/>
            <w:tcBorders>
              <w:left w:val="single" w:sz="4" w:space="0" w:color="auto"/>
              <w:bottom w:val="nil"/>
              <w:right w:val="single" w:sz="4" w:space="0" w:color="auto"/>
            </w:tcBorders>
            <w:vAlign w:val="center"/>
          </w:tcPr>
          <w:p w14:paraId="7C1DC1B6" w14:textId="77777777" w:rsidR="00562145" w:rsidRPr="00D858B9" w:rsidRDefault="00562145" w:rsidP="002A4E5B">
            <w:pPr>
              <w:spacing w:before="120" w:line="360" w:lineRule="auto"/>
              <w:jc w:val="center"/>
              <w:rPr>
                <w:sz w:val="20"/>
                <w:szCs w:val="20"/>
              </w:rPr>
            </w:pPr>
            <w:r w:rsidRPr="00D858B9">
              <w:rPr>
                <w:sz w:val="20"/>
                <w:szCs w:val="20"/>
              </w:rPr>
              <w:t>11</w:t>
            </w:r>
          </w:p>
        </w:tc>
        <w:tc>
          <w:tcPr>
            <w:tcW w:w="1559" w:type="dxa"/>
            <w:tcBorders>
              <w:left w:val="single" w:sz="4" w:space="0" w:color="auto"/>
              <w:bottom w:val="nil"/>
              <w:right w:val="single" w:sz="4" w:space="0" w:color="auto"/>
            </w:tcBorders>
            <w:vAlign w:val="center"/>
          </w:tcPr>
          <w:p w14:paraId="1C9D5C5B" w14:textId="77777777" w:rsidR="00562145" w:rsidRPr="00D858B9" w:rsidRDefault="00562145" w:rsidP="002A4E5B">
            <w:pPr>
              <w:spacing w:before="120" w:line="360" w:lineRule="auto"/>
              <w:jc w:val="center"/>
              <w:rPr>
                <w:sz w:val="20"/>
                <w:szCs w:val="20"/>
              </w:rPr>
            </w:pPr>
            <w:r w:rsidRPr="00D858B9">
              <w:rPr>
                <w:sz w:val="20"/>
                <w:szCs w:val="20"/>
              </w:rPr>
              <w:t>1</w:t>
            </w:r>
          </w:p>
        </w:tc>
        <w:tc>
          <w:tcPr>
            <w:tcW w:w="1134" w:type="dxa"/>
            <w:tcBorders>
              <w:left w:val="single" w:sz="4" w:space="0" w:color="auto"/>
              <w:bottom w:val="nil"/>
              <w:right w:val="single" w:sz="4" w:space="0" w:color="auto"/>
            </w:tcBorders>
          </w:tcPr>
          <w:p w14:paraId="5BECBEA3" w14:textId="77777777" w:rsidR="00562145" w:rsidRPr="00D858B9" w:rsidRDefault="00562145" w:rsidP="002A4E5B">
            <w:pPr>
              <w:spacing w:before="120" w:line="360" w:lineRule="auto"/>
              <w:jc w:val="center"/>
              <w:rPr>
                <w:sz w:val="20"/>
                <w:szCs w:val="20"/>
              </w:rPr>
            </w:pPr>
            <w:r w:rsidRPr="00D858B9">
              <w:rPr>
                <w:sz w:val="20"/>
                <w:szCs w:val="20"/>
              </w:rPr>
              <w:t>0</w:t>
            </w:r>
          </w:p>
        </w:tc>
        <w:tc>
          <w:tcPr>
            <w:tcW w:w="1276" w:type="dxa"/>
            <w:tcBorders>
              <w:left w:val="single" w:sz="4" w:space="0" w:color="auto"/>
              <w:bottom w:val="nil"/>
              <w:right w:val="single" w:sz="4" w:space="0" w:color="auto"/>
            </w:tcBorders>
            <w:vAlign w:val="center"/>
          </w:tcPr>
          <w:p w14:paraId="245A5A2B" w14:textId="77777777" w:rsidR="00562145" w:rsidRPr="00D858B9" w:rsidRDefault="00562145" w:rsidP="002A4E5B">
            <w:pPr>
              <w:spacing w:before="120" w:line="360" w:lineRule="auto"/>
              <w:jc w:val="center"/>
              <w:rPr>
                <w:sz w:val="20"/>
                <w:szCs w:val="20"/>
              </w:rPr>
            </w:pPr>
            <w:r w:rsidRPr="00D858B9">
              <w:rPr>
                <w:sz w:val="20"/>
                <w:szCs w:val="20"/>
              </w:rPr>
              <w:t>0</w:t>
            </w:r>
          </w:p>
        </w:tc>
        <w:tc>
          <w:tcPr>
            <w:tcW w:w="1508" w:type="dxa"/>
            <w:tcBorders>
              <w:left w:val="single" w:sz="4" w:space="0" w:color="auto"/>
              <w:bottom w:val="nil"/>
              <w:right w:val="single" w:sz="4" w:space="0" w:color="auto"/>
            </w:tcBorders>
            <w:vAlign w:val="center"/>
          </w:tcPr>
          <w:p w14:paraId="3941ED20" w14:textId="77777777" w:rsidR="00562145" w:rsidRPr="00D858B9" w:rsidRDefault="00562145" w:rsidP="002A4E5B">
            <w:pPr>
              <w:spacing w:before="120" w:line="360" w:lineRule="auto"/>
              <w:jc w:val="center"/>
              <w:rPr>
                <w:sz w:val="20"/>
                <w:szCs w:val="20"/>
              </w:rPr>
            </w:pPr>
            <w:r w:rsidRPr="00D858B9">
              <w:rPr>
                <w:sz w:val="20"/>
                <w:szCs w:val="20"/>
              </w:rPr>
              <w:t>3</w:t>
            </w:r>
          </w:p>
        </w:tc>
      </w:tr>
      <w:tr w:rsidR="00562145" w14:paraId="0B3B07A8" w14:textId="77777777" w:rsidTr="002A4E5B">
        <w:tc>
          <w:tcPr>
            <w:tcW w:w="1138" w:type="dxa"/>
            <w:tcBorders>
              <w:top w:val="nil"/>
              <w:left w:val="single" w:sz="4" w:space="0" w:color="auto"/>
              <w:bottom w:val="single" w:sz="4" w:space="0" w:color="auto"/>
              <w:right w:val="single" w:sz="4" w:space="0" w:color="auto"/>
            </w:tcBorders>
            <w:vAlign w:val="center"/>
          </w:tcPr>
          <w:p w14:paraId="03D8805D" w14:textId="77777777" w:rsidR="00562145" w:rsidRPr="00D858B9" w:rsidRDefault="00562145" w:rsidP="002A4E5B">
            <w:pPr>
              <w:spacing w:before="120" w:line="360" w:lineRule="auto"/>
              <w:jc w:val="center"/>
              <w:rPr>
                <w:sz w:val="20"/>
                <w:szCs w:val="20"/>
              </w:rPr>
            </w:pPr>
            <w:r w:rsidRPr="00D858B9">
              <w:rPr>
                <w:sz w:val="20"/>
                <w:szCs w:val="20"/>
              </w:rPr>
              <w:t>FB</w:t>
            </w:r>
          </w:p>
        </w:tc>
        <w:tc>
          <w:tcPr>
            <w:tcW w:w="1090" w:type="dxa"/>
            <w:tcBorders>
              <w:top w:val="nil"/>
              <w:left w:val="single" w:sz="4" w:space="0" w:color="auto"/>
              <w:bottom w:val="single" w:sz="4" w:space="0" w:color="auto"/>
              <w:right w:val="single" w:sz="4" w:space="0" w:color="auto"/>
            </w:tcBorders>
          </w:tcPr>
          <w:p w14:paraId="23C112B4" w14:textId="77777777" w:rsidR="00562145" w:rsidRPr="00D858B9" w:rsidRDefault="00562145" w:rsidP="002A4E5B">
            <w:pPr>
              <w:spacing w:before="120" w:line="360" w:lineRule="auto"/>
              <w:jc w:val="center"/>
              <w:rPr>
                <w:sz w:val="20"/>
                <w:szCs w:val="20"/>
              </w:rPr>
            </w:pPr>
            <w:r w:rsidRPr="00D858B9">
              <w:rPr>
                <w:sz w:val="20"/>
                <w:szCs w:val="20"/>
              </w:rPr>
              <w:t>2</w:t>
            </w:r>
          </w:p>
        </w:tc>
        <w:tc>
          <w:tcPr>
            <w:tcW w:w="1311" w:type="dxa"/>
            <w:tcBorders>
              <w:top w:val="nil"/>
              <w:left w:val="single" w:sz="4" w:space="0" w:color="auto"/>
              <w:bottom w:val="single" w:sz="4" w:space="0" w:color="auto"/>
              <w:right w:val="single" w:sz="4" w:space="0" w:color="auto"/>
            </w:tcBorders>
            <w:vAlign w:val="center"/>
          </w:tcPr>
          <w:p w14:paraId="40F74F98" w14:textId="77777777" w:rsidR="00562145" w:rsidRPr="00D858B9" w:rsidRDefault="00562145" w:rsidP="002A4E5B">
            <w:pPr>
              <w:spacing w:before="120" w:line="360" w:lineRule="auto"/>
              <w:jc w:val="center"/>
              <w:rPr>
                <w:sz w:val="20"/>
                <w:szCs w:val="20"/>
              </w:rPr>
            </w:pPr>
            <w:r w:rsidRPr="00D858B9">
              <w:rPr>
                <w:sz w:val="20"/>
                <w:szCs w:val="20"/>
              </w:rPr>
              <w:t>11</w:t>
            </w:r>
          </w:p>
        </w:tc>
        <w:tc>
          <w:tcPr>
            <w:tcW w:w="1559" w:type="dxa"/>
            <w:tcBorders>
              <w:top w:val="nil"/>
              <w:left w:val="single" w:sz="4" w:space="0" w:color="auto"/>
              <w:bottom w:val="single" w:sz="4" w:space="0" w:color="auto"/>
              <w:right w:val="single" w:sz="4" w:space="0" w:color="auto"/>
            </w:tcBorders>
            <w:vAlign w:val="center"/>
          </w:tcPr>
          <w:p w14:paraId="6AB549A4" w14:textId="77777777" w:rsidR="00562145" w:rsidRPr="00D858B9" w:rsidRDefault="00562145" w:rsidP="002A4E5B">
            <w:pPr>
              <w:spacing w:before="120" w:line="360" w:lineRule="auto"/>
              <w:jc w:val="center"/>
              <w:rPr>
                <w:sz w:val="20"/>
                <w:szCs w:val="20"/>
              </w:rPr>
            </w:pPr>
            <w:r w:rsidRPr="00D858B9">
              <w:rPr>
                <w:sz w:val="20"/>
                <w:szCs w:val="20"/>
              </w:rPr>
              <w:t>2</w:t>
            </w:r>
          </w:p>
        </w:tc>
        <w:tc>
          <w:tcPr>
            <w:tcW w:w="1134" w:type="dxa"/>
            <w:tcBorders>
              <w:top w:val="nil"/>
              <w:left w:val="single" w:sz="4" w:space="0" w:color="auto"/>
              <w:bottom w:val="single" w:sz="4" w:space="0" w:color="auto"/>
              <w:right w:val="single" w:sz="4" w:space="0" w:color="auto"/>
            </w:tcBorders>
          </w:tcPr>
          <w:p w14:paraId="47D70719" w14:textId="77777777" w:rsidR="00562145" w:rsidRPr="00D858B9" w:rsidRDefault="00562145" w:rsidP="002A4E5B">
            <w:pPr>
              <w:spacing w:before="120" w:line="360" w:lineRule="auto"/>
              <w:jc w:val="center"/>
              <w:rPr>
                <w:sz w:val="20"/>
                <w:szCs w:val="20"/>
              </w:rPr>
            </w:pPr>
            <w:r w:rsidRPr="00D858B9">
              <w:rPr>
                <w:sz w:val="20"/>
                <w:szCs w:val="20"/>
              </w:rPr>
              <w:t>1</w:t>
            </w:r>
          </w:p>
        </w:tc>
        <w:tc>
          <w:tcPr>
            <w:tcW w:w="1276" w:type="dxa"/>
            <w:tcBorders>
              <w:top w:val="nil"/>
              <w:left w:val="single" w:sz="4" w:space="0" w:color="auto"/>
              <w:bottom w:val="single" w:sz="4" w:space="0" w:color="auto"/>
              <w:right w:val="single" w:sz="4" w:space="0" w:color="auto"/>
            </w:tcBorders>
            <w:vAlign w:val="center"/>
          </w:tcPr>
          <w:p w14:paraId="1F3820DA" w14:textId="77777777" w:rsidR="00562145" w:rsidRPr="00D858B9" w:rsidRDefault="00562145" w:rsidP="002A4E5B">
            <w:pPr>
              <w:spacing w:before="120" w:line="360" w:lineRule="auto"/>
              <w:jc w:val="center"/>
              <w:rPr>
                <w:sz w:val="20"/>
                <w:szCs w:val="20"/>
              </w:rPr>
            </w:pPr>
            <w:r w:rsidRPr="00D858B9">
              <w:rPr>
                <w:sz w:val="20"/>
                <w:szCs w:val="20"/>
              </w:rPr>
              <w:t>0</w:t>
            </w:r>
          </w:p>
        </w:tc>
        <w:tc>
          <w:tcPr>
            <w:tcW w:w="1508" w:type="dxa"/>
            <w:tcBorders>
              <w:top w:val="nil"/>
              <w:left w:val="single" w:sz="4" w:space="0" w:color="auto"/>
              <w:bottom w:val="single" w:sz="4" w:space="0" w:color="auto"/>
              <w:right w:val="single" w:sz="4" w:space="0" w:color="auto"/>
            </w:tcBorders>
            <w:vAlign w:val="center"/>
          </w:tcPr>
          <w:p w14:paraId="47510BB5" w14:textId="77777777" w:rsidR="00562145" w:rsidRPr="00D858B9" w:rsidRDefault="00562145" w:rsidP="002A4E5B">
            <w:pPr>
              <w:spacing w:before="120" w:line="360" w:lineRule="auto"/>
              <w:jc w:val="center"/>
              <w:rPr>
                <w:sz w:val="20"/>
                <w:szCs w:val="20"/>
              </w:rPr>
            </w:pPr>
            <w:r w:rsidRPr="00D858B9">
              <w:rPr>
                <w:sz w:val="20"/>
                <w:szCs w:val="20"/>
              </w:rPr>
              <w:t>2</w:t>
            </w:r>
          </w:p>
        </w:tc>
      </w:tr>
      <w:tr w:rsidR="00562145" w:rsidRPr="005B2341" w14:paraId="3CBDCF7A" w14:textId="77777777" w:rsidTr="002A4E5B">
        <w:tc>
          <w:tcPr>
            <w:tcW w:w="1138" w:type="dxa"/>
            <w:tcBorders>
              <w:top w:val="single" w:sz="4" w:space="0" w:color="auto"/>
              <w:left w:val="single" w:sz="4" w:space="0" w:color="auto"/>
              <w:bottom w:val="single" w:sz="4" w:space="0" w:color="auto"/>
              <w:right w:val="nil"/>
            </w:tcBorders>
            <w:vAlign w:val="center"/>
          </w:tcPr>
          <w:p w14:paraId="72A176E5" w14:textId="77777777" w:rsidR="00562145" w:rsidRPr="00D858B9" w:rsidRDefault="00562145" w:rsidP="002A4E5B">
            <w:pPr>
              <w:spacing w:line="360" w:lineRule="auto"/>
              <w:jc w:val="center"/>
              <w:rPr>
                <w:sz w:val="20"/>
                <w:szCs w:val="20"/>
              </w:rPr>
            </w:pPr>
          </w:p>
        </w:tc>
        <w:tc>
          <w:tcPr>
            <w:tcW w:w="7878" w:type="dxa"/>
            <w:gridSpan w:val="6"/>
            <w:tcBorders>
              <w:top w:val="single" w:sz="4" w:space="0" w:color="auto"/>
              <w:left w:val="nil"/>
              <w:right w:val="single" w:sz="4" w:space="0" w:color="auto"/>
            </w:tcBorders>
          </w:tcPr>
          <w:p w14:paraId="375B183E" w14:textId="77777777" w:rsidR="00562145" w:rsidRPr="00D858B9" w:rsidRDefault="00562145" w:rsidP="002A4E5B">
            <w:pPr>
              <w:spacing w:before="120" w:line="360" w:lineRule="auto"/>
              <w:jc w:val="center"/>
              <w:rPr>
                <w:b/>
                <w:sz w:val="20"/>
                <w:szCs w:val="20"/>
              </w:rPr>
            </w:pPr>
            <w:r w:rsidRPr="00D858B9">
              <w:rPr>
                <w:b/>
                <w:sz w:val="20"/>
                <w:szCs w:val="20"/>
              </w:rPr>
              <w:t>Question 2: Explain why you didn’t go to the alternative box.</w:t>
            </w:r>
          </w:p>
        </w:tc>
      </w:tr>
      <w:tr w:rsidR="00562145" w14:paraId="190DEE29" w14:textId="77777777" w:rsidTr="002A4E5B">
        <w:tc>
          <w:tcPr>
            <w:tcW w:w="1138" w:type="dxa"/>
            <w:tcBorders>
              <w:left w:val="single" w:sz="4" w:space="0" w:color="auto"/>
              <w:right w:val="single" w:sz="4" w:space="0" w:color="auto"/>
            </w:tcBorders>
            <w:vAlign w:val="center"/>
          </w:tcPr>
          <w:p w14:paraId="58CD43B3" w14:textId="77777777" w:rsidR="00562145" w:rsidRPr="00D858B9" w:rsidRDefault="00562145" w:rsidP="002A4E5B">
            <w:pPr>
              <w:spacing w:line="360" w:lineRule="auto"/>
              <w:jc w:val="center"/>
              <w:rPr>
                <w:sz w:val="20"/>
                <w:szCs w:val="20"/>
              </w:rPr>
            </w:pPr>
          </w:p>
        </w:tc>
        <w:tc>
          <w:tcPr>
            <w:tcW w:w="3960" w:type="dxa"/>
            <w:gridSpan w:val="3"/>
            <w:tcBorders>
              <w:left w:val="single" w:sz="4" w:space="0" w:color="auto"/>
            </w:tcBorders>
          </w:tcPr>
          <w:p w14:paraId="55AB15B3" w14:textId="77777777" w:rsidR="00562145" w:rsidRPr="00D858B9" w:rsidRDefault="00562145" w:rsidP="002A4E5B">
            <w:pPr>
              <w:spacing w:before="120" w:line="360" w:lineRule="auto"/>
              <w:jc w:val="center"/>
              <w:rPr>
                <w:sz w:val="20"/>
                <w:szCs w:val="20"/>
              </w:rPr>
            </w:pPr>
            <w:r w:rsidRPr="00D858B9">
              <w:rPr>
                <w:sz w:val="20"/>
                <w:szCs w:val="20"/>
              </w:rPr>
              <w:t>Those Who Opened Now-Empty Box</w:t>
            </w:r>
          </w:p>
        </w:tc>
        <w:tc>
          <w:tcPr>
            <w:tcW w:w="3918" w:type="dxa"/>
            <w:gridSpan w:val="3"/>
            <w:tcBorders>
              <w:right w:val="single" w:sz="4" w:space="0" w:color="auto"/>
            </w:tcBorders>
          </w:tcPr>
          <w:p w14:paraId="1F6C4E8B" w14:textId="77777777" w:rsidR="00562145" w:rsidRPr="00D858B9" w:rsidRDefault="00562145" w:rsidP="002A4E5B">
            <w:pPr>
              <w:spacing w:before="120" w:line="360" w:lineRule="auto"/>
              <w:jc w:val="center"/>
              <w:rPr>
                <w:sz w:val="20"/>
                <w:szCs w:val="20"/>
              </w:rPr>
            </w:pPr>
            <w:r w:rsidRPr="00D858B9">
              <w:rPr>
                <w:sz w:val="20"/>
                <w:szCs w:val="20"/>
              </w:rPr>
              <w:t>Those Who Opened Now-Full Box</w:t>
            </w:r>
          </w:p>
        </w:tc>
      </w:tr>
      <w:tr w:rsidR="00562145" w14:paraId="44033A4C" w14:textId="77777777" w:rsidTr="002A4E5B">
        <w:tc>
          <w:tcPr>
            <w:tcW w:w="1138" w:type="dxa"/>
            <w:tcBorders>
              <w:left w:val="single" w:sz="4" w:space="0" w:color="auto"/>
              <w:bottom w:val="single" w:sz="4" w:space="0" w:color="auto"/>
              <w:right w:val="single" w:sz="4" w:space="0" w:color="auto"/>
            </w:tcBorders>
            <w:vAlign w:val="center"/>
          </w:tcPr>
          <w:p w14:paraId="46764F32" w14:textId="77777777" w:rsidR="00562145" w:rsidRPr="00D858B9" w:rsidRDefault="00562145" w:rsidP="002A4E5B">
            <w:pPr>
              <w:spacing w:before="120" w:line="360" w:lineRule="auto"/>
              <w:jc w:val="center"/>
              <w:rPr>
                <w:sz w:val="20"/>
                <w:szCs w:val="20"/>
              </w:rPr>
            </w:pPr>
            <w:r w:rsidRPr="00D858B9">
              <w:rPr>
                <w:sz w:val="20"/>
                <w:szCs w:val="20"/>
              </w:rPr>
              <w:t>Reason</w:t>
            </w:r>
          </w:p>
        </w:tc>
        <w:tc>
          <w:tcPr>
            <w:tcW w:w="1090" w:type="dxa"/>
            <w:tcBorders>
              <w:left w:val="single" w:sz="4" w:space="0" w:color="auto"/>
              <w:bottom w:val="single" w:sz="4" w:space="0" w:color="auto"/>
              <w:right w:val="single" w:sz="4" w:space="0" w:color="auto"/>
            </w:tcBorders>
            <w:vAlign w:val="center"/>
          </w:tcPr>
          <w:p w14:paraId="43C902C3" w14:textId="77777777" w:rsidR="00562145" w:rsidRPr="00D858B9" w:rsidRDefault="00562145" w:rsidP="002A4E5B">
            <w:pPr>
              <w:spacing w:before="120" w:line="360" w:lineRule="auto"/>
              <w:jc w:val="center"/>
              <w:rPr>
                <w:sz w:val="20"/>
                <w:szCs w:val="20"/>
              </w:rPr>
            </w:pPr>
            <w:r w:rsidRPr="00D858B9">
              <w:rPr>
                <w:sz w:val="20"/>
                <w:szCs w:val="20"/>
              </w:rPr>
              <w:t>Fact</w:t>
            </w:r>
          </w:p>
        </w:tc>
        <w:tc>
          <w:tcPr>
            <w:tcW w:w="1311" w:type="dxa"/>
            <w:tcBorders>
              <w:left w:val="single" w:sz="4" w:space="0" w:color="auto"/>
              <w:bottom w:val="single" w:sz="4" w:space="0" w:color="auto"/>
              <w:right w:val="single" w:sz="4" w:space="0" w:color="auto"/>
            </w:tcBorders>
            <w:vAlign w:val="center"/>
          </w:tcPr>
          <w:p w14:paraId="117BC544" w14:textId="77777777" w:rsidR="00562145" w:rsidRPr="00D858B9" w:rsidRDefault="00562145" w:rsidP="002A4E5B">
            <w:pPr>
              <w:spacing w:before="120" w:line="360" w:lineRule="auto"/>
              <w:jc w:val="center"/>
              <w:rPr>
                <w:sz w:val="20"/>
                <w:szCs w:val="20"/>
              </w:rPr>
            </w:pPr>
            <w:r w:rsidRPr="00D858B9">
              <w:rPr>
                <w:sz w:val="20"/>
                <w:szCs w:val="20"/>
              </w:rPr>
              <w:t>Ability</w:t>
            </w:r>
          </w:p>
        </w:tc>
        <w:tc>
          <w:tcPr>
            <w:tcW w:w="1559" w:type="dxa"/>
            <w:tcBorders>
              <w:left w:val="single" w:sz="4" w:space="0" w:color="auto"/>
              <w:bottom w:val="single" w:sz="4" w:space="0" w:color="auto"/>
            </w:tcBorders>
            <w:vAlign w:val="center"/>
          </w:tcPr>
          <w:p w14:paraId="544B6DAF" w14:textId="77777777" w:rsidR="00562145" w:rsidRPr="00D858B9" w:rsidRDefault="00562145" w:rsidP="002A4E5B">
            <w:pPr>
              <w:spacing w:before="120" w:line="360" w:lineRule="auto"/>
              <w:jc w:val="center"/>
              <w:rPr>
                <w:sz w:val="20"/>
                <w:szCs w:val="20"/>
              </w:rPr>
            </w:pPr>
            <w:r w:rsidRPr="00D858B9">
              <w:rPr>
                <w:sz w:val="20"/>
                <w:szCs w:val="20"/>
              </w:rPr>
              <w:t>Mental State</w:t>
            </w:r>
          </w:p>
        </w:tc>
        <w:tc>
          <w:tcPr>
            <w:tcW w:w="1134" w:type="dxa"/>
            <w:tcBorders>
              <w:bottom w:val="single" w:sz="4" w:space="0" w:color="auto"/>
            </w:tcBorders>
            <w:vAlign w:val="center"/>
          </w:tcPr>
          <w:p w14:paraId="6CBBC450" w14:textId="77777777" w:rsidR="00562145" w:rsidRPr="00D858B9" w:rsidRDefault="00562145" w:rsidP="002A4E5B">
            <w:pPr>
              <w:spacing w:before="120" w:line="360" w:lineRule="auto"/>
              <w:jc w:val="center"/>
              <w:rPr>
                <w:sz w:val="20"/>
                <w:szCs w:val="20"/>
              </w:rPr>
            </w:pPr>
            <w:r w:rsidRPr="00D858B9">
              <w:rPr>
                <w:sz w:val="20"/>
                <w:szCs w:val="20"/>
              </w:rPr>
              <w:t>Fact</w:t>
            </w:r>
          </w:p>
        </w:tc>
        <w:tc>
          <w:tcPr>
            <w:tcW w:w="1276" w:type="dxa"/>
            <w:tcBorders>
              <w:bottom w:val="single" w:sz="4" w:space="0" w:color="auto"/>
              <w:right w:val="single" w:sz="4" w:space="0" w:color="auto"/>
            </w:tcBorders>
            <w:vAlign w:val="center"/>
          </w:tcPr>
          <w:p w14:paraId="7A6726EC" w14:textId="77777777" w:rsidR="00562145" w:rsidRPr="00D858B9" w:rsidRDefault="00562145" w:rsidP="002A4E5B">
            <w:pPr>
              <w:spacing w:before="120" w:line="360" w:lineRule="auto"/>
              <w:jc w:val="center"/>
              <w:rPr>
                <w:sz w:val="20"/>
                <w:szCs w:val="20"/>
              </w:rPr>
            </w:pPr>
            <w:r w:rsidRPr="00D858B9">
              <w:rPr>
                <w:sz w:val="20"/>
                <w:szCs w:val="20"/>
              </w:rPr>
              <w:t>Ability</w:t>
            </w:r>
          </w:p>
        </w:tc>
        <w:tc>
          <w:tcPr>
            <w:tcW w:w="1508" w:type="dxa"/>
            <w:tcBorders>
              <w:left w:val="single" w:sz="4" w:space="0" w:color="auto"/>
              <w:bottom w:val="single" w:sz="4" w:space="0" w:color="auto"/>
              <w:right w:val="single" w:sz="4" w:space="0" w:color="auto"/>
            </w:tcBorders>
            <w:vAlign w:val="center"/>
          </w:tcPr>
          <w:p w14:paraId="624D214C" w14:textId="77777777" w:rsidR="00562145" w:rsidRPr="00D858B9" w:rsidRDefault="00562145" w:rsidP="002A4E5B">
            <w:pPr>
              <w:spacing w:before="120" w:line="360" w:lineRule="auto"/>
              <w:jc w:val="center"/>
              <w:rPr>
                <w:sz w:val="20"/>
                <w:szCs w:val="20"/>
              </w:rPr>
            </w:pPr>
            <w:r w:rsidRPr="00D858B9">
              <w:rPr>
                <w:sz w:val="20"/>
                <w:szCs w:val="20"/>
              </w:rPr>
              <w:t>Mental State</w:t>
            </w:r>
          </w:p>
        </w:tc>
      </w:tr>
      <w:tr w:rsidR="00562145" w14:paraId="7BA4C34D" w14:textId="77777777" w:rsidTr="002A4E5B">
        <w:trPr>
          <w:trHeight w:val="34"/>
        </w:trPr>
        <w:tc>
          <w:tcPr>
            <w:tcW w:w="1138" w:type="dxa"/>
            <w:tcBorders>
              <w:left w:val="single" w:sz="4" w:space="0" w:color="auto"/>
              <w:bottom w:val="nil"/>
              <w:right w:val="single" w:sz="4" w:space="0" w:color="auto"/>
            </w:tcBorders>
            <w:vAlign w:val="center"/>
          </w:tcPr>
          <w:p w14:paraId="4AE05FB5" w14:textId="77777777" w:rsidR="00562145" w:rsidRPr="00D858B9" w:rsidRDefault="00562145" w:rsidP="002A4E5B">
            <w:pPr>
              <w:spacing w:before="120" w:line="360" w:lineRule="auto"/>
              <w:jc w:val="center"/>
              <w:rPr>
                <w:sz w:val="20"/>
                <w:szCs w:val="20"/>
              </w:rPr>
            </w:pPr>
            <w:r w:rsidRPr="00D858B9">
              <w:rPr>
                <w:sz w:val="20"/>
                <w:szCs w:val="20"/>
              </w:rPr>
              <w:t>TB</w:t>
            </w:r>
          </w:p>
        </w:tc>
        <w:tc>
          <w:tcPr>
            <w:tcW w:w="1090" w:type="dxa"/>
            <w:tcBorders>
              <w:left w:val="single" w:sz="4" w:space="0" w:color="auto"/>
              <w:bottom w:val="nil"/>
              <w:right w:val="single" w:sz="4" w:space="0" w:color="auto"/>
            </w:tcBorders>
          </w:tcPr>
          <w:p w14:paraId="1CC48463" w14:textId="77777777" w:rsidR="00562145" w:rsidRPr="00D858B9" w:rsidRDefault="00562145" w:rsidP="002A4E5B">
            <w:pPr>
              <w:spacing w:before="120" w:line="360" w:lineRule="auto"/>
              <w:jc w:val="center"/>
              <w:rPr>
                <w:sz w:val="20"/>
                <w:szCs w:val="20"/>
              </w:rPr>
            </w:pPr>
            <w:r w:rsidRPr="00D858B9">
              <w:rPr>
                <w:sz w:val="20"/>
                <w:szCs w:val="20"/>
              </w:rPr>
              <w:t>10</w:t>
            </w:r>
          </w:p>
        </w:tc>
        <w:tc>
          <w:tcPr>
            <w:tcW w:w="1311" w:type="dxa"/>
            <w:tcBorders>
              <w:left w:val="single" w:sz="4" w:space="0" w:color="auto"/>
              <w:bottom w:val="nil"/>
              <w:right w:val="single" w:sz="4" w:space="0" w:color="auto"/>
            </w:tcBorders>
            <w:vAlign w:val="center"/>
          </w:tcPr>
          <w:p w14:paraId="3A179771" w14:textId="77777777" w:rsidR="00562145" w:rsidRPr="00D858B9" w:rsidRDefault="00562145" w:rsidP="002A4E5B">
            <w:pPr>
              <w:spacing w:before="120" w:line="360" w:lineRule="auto"/>
              <w:jc w:val="center"/>
              <w:rPr>
                <w:sz w:val="20"/>
                <w:szCs w:val="20"/>
              </w:rPr>
            </w:pPr>
            <w:r w:rsidRPr="00D858B9">
              <w:rPr>
                <w:sz w:val="20"/>
                <w:szCs w:val="20"/>
              </w:rPr>
              <w:t>5</w:t>
            </w:r>
          </w:p>
        </w:tc>
        <w:tc>
          <w:tcPr>
            <w:tcW w:w="1559" w:type="dxa"/>
            <w:tcBorders>
              <w:left w:val="single" w:sz="4" w:space="0" w:color="auto"/>
              <w:bottom w:val="nil"/>
              <w:right w:val="single" w:sz="4" w:space="0" w:color="auto"/>
            </w:tcBorders>
            <w:vAlign w:val="center"/>
          </w:tcPr>
          <w:p w14:paraId="36199CD9" w14:textId="77777777" w:rsidR="00562145" w:rsidRPr="00D858B9" w:rsidRDefault="00562145" w:rsidP="002A4E5B">
            <w:pPr>
              <w:spacing w:before="120" w:line="360" w:lineRule="auto"/>
              <w:jc w:val="center"/>
              <w:rPr>
                <w:sz w:val="20"/>
                <w:szCs w:val="20"/>
              </w:rPr>
            </w:pPr>
            <w:r w:rsidRPr="00D858B9">
              <w:rPr>
                <w:sz w:val="20"/>
                <w:szCs w:val="20"/>
              </w:rPr>
              <w:t>5</w:t>
            </w:r>
          </w:p>
        </w:tc>
        <w:tc>
          <w:tcPr>
            <w:tcW w:w="1134" w:type="dxa"/>
            <w:tcBorders>
              <w:left w:val="single" w:sz="4" w:space="0" w:color="auto"/>
              <w:bottom w:val="nil"/>
              <w:right w:val="single" w:sz="4" w:space="0" w:color="auto"/>
            </w:tcBorders>
          </w:tcPr>
          <w:p w14:paraId="0FA2FFA9" w14:textId="77777777" w:rsidR="00562145" w:rsidRPr="00D858B9" w:rsidRDefault="00562145" w:rsidP="002A4E5B">
            <w:pPr>
              <w:spacing w:before="120" w:line="360" w:lineRule="auto"/>
              <w:jc w:val="center"/>
              <w:rPr>
                <w:sz w:val="20"/>
                <w:szCs w:val="20"/>
              </w:rPr>
            </w:pPr>
            <w:r w:rsidRPr="00D858B9">
              <w:rPr>
                <w:sz w:val="20"/>
                <w:szCs w:val="20"/>
              </w:rPr>
              <w:t>1</w:t>
            </w:r>
          </w:p>
        </w:tc>
        <w:tc>
          <w:tcPr>
            <w:tcW w:w="1276" w:type="dxa"/>
            <w:tcBorders>
              <w:left w:val="single" w:sz="4" w:space="0" w:color="auto"/>
              <w:bottom w:val="nil"/>
              <w:right w:val="single" w:sz="4" w:space="0" w:color="auto"/>
            </w:tcBorders>
            <w:vAlign w:val="center"/>
          </w:tcPr>
          <w:p w14:paraId="7B36AD2A" w14:textId="77777777" w:rsidR="00562145" w:rsidRPr="00D858B9" w:rsidRDefault="00562145" w:rsidP="002A4E5B">
            <w:pPr>
              <w:spacing w:before="120" w:line="360" w:lineRule="auto"/>
              <w:jc w:val="center"/>
              <w:rPr>
                <w:sz w:val="20"/>
                <w:szCs w:val="20"/>
              </w:rPr>
            </w:pPr>
            <w:r w:rsidRPr="00D858B9">
              <w:rPr>
                <w:sz w:val="20"/>
                <w:szCs w:val="20"/>
              </w:rPr>
              <w:t>0</w:t>
            </w:r>
          </w:p>
        </w:tc>
        <w:tc>
          <w:tcPr>
            <w:tcW w:w="1508" w:type="dxa"/>
            <w:tcBorders>
              <w:left w:val="single" w:sz="4" w:space="0" w:color="auto"/>
              <w:bottom w:val="nil"/>
              <w:right w:val="single" w:sz="4" w:space="0" w:color="auto"/>
            </w:tcBorders>
            <w:vAlign w:val="center"/>
          </w:tcPr>
          <w:p w14:paraId="7B9E1BFD" w14:textId="77777777" w:rsidR="00562145" w:rsidRPr="00D858B9" w:rsidRDefault="00562145" w:rsidP="002A4E5B">
            <w:pPr>
              <w:spacing w:before="120" w:line="360" w:lineRule="auto"/>
              <w:jc w:val="center"/>
              <w:rPr>
                <w:sz w:val="20"/>
                <w:szCs w:val="20"/>
              </w:rPr>
            </w:pPr>
            <w:r w:rsidRPr="00D858B9">
              <w:rPr>
                <w:sz w:val="20"/>
                <w:szCs w:val="20"/>
              </w:rPr>
              <w:t>2</w:t>
            </w:r>
          </w:p>
        </w:tc>
      </w:tr>
      <w:tr w:rsidR="00562145" w14:paraId="0ACD6C28" w14:textId="77777777" w:rsidTr="002A4E5B">
        <w:tc>
          <w:tcPr>
            <w:tcW w:w="1138" w:type="dxa"/>
            <w:tcBorders>
              <w:top w:val="nil"/>
              <w:left w:val="single" w:sz="4" w:space="0" w:color="auto"/>
              <w:bottom w:val="single" w:sz="4" w:space="0" w:color="auto"/>
              <w:right w:val="single" w:sz="4" w:space="0" w:color="auto"/>
            </w:tcBorders>
            <w:vAlign w:val="center"/>
          </w:tcPr>
          <w:p w14:paraId="7AE54DB1" w14:textId="77777777" w:rsidR="00562145" w:rsidRPr="00D858B9" w:rsidRDefault="00562145" w:rsidP="002A4E5B">
            <w:pPr>
              <w:spacing w:before="120" w:line="360" w:lineRule="auto"/>
              <w:jc w:val="center"/>
              <w:rPr>
                <w:sz w:val="20"/>
                <w:szCs w:val="20"/>
              </w:rPr>
            </w:pPr>
            <w:r w:rsidRPr="00D858B9">
              <w:rPr>
                <w:sz w:val="20"/>
                <w:szCs w:val="20"/>
              </w:rPr>
              <w:t>FB</w:t>
            </w:r>
          </w:p>
        </w:tc>
        <w:tc>
          <w:tcPr>
            <w:tcW w:w="1090" w:type="dxa"/>
            <w:tcBorders>
              <w:top w:val="nil"/>
              <w:left w:val="single" w:sz="4" w:space="0" w:color="auto"/>
              <w:bottom w:val="single" w:sz="4" w:space="0" w:color="auto"/>
              <w:right w:val="single" w:sz="4" w:space="0" w:color="auto"/>
            </w:tcBorders>
          </w:tcPr>
          <w:p w14:paraId="49E26EB8" w14:textId="77777777" w:rsidR="00562145" w:rsidRPr="00D858B9" w:rsidRDefault="00562145" w:rsidP="002A4E5B">
            <w:pPr>
              <w:spacing w:before="120" w:line="360" w:lineRule="auto"/>
              <w:jc w:val="center"/>
              <w:rPr>
                <w:sz w:val="20"/>
                <w:szCs w:val="20"/>
              </w:rPr>
            </w:pPr>
            <w:r w:rsidRPr="00D858B9">
              <w:rPr>
                <w:sz w:val="20"/>
                <w:szCs w:val="20"/>
              </w:rPr>
              <w:t>4</w:t>
            </w:r>
          </w:p>
        </w:tc>
        <w:tc>
          <w:tcPr>
            <w:tcW w:w="1311" w:type="dxa"/>
            <w:tcBorders>
              <w:top w:val="nil"/>
              <w:left w:val="single" w:sz="4" w:space="0" w:color="auto"/>
              <w:bottom w:val="single" w:sz="4" w:space="0" w:color="auto"/>
              <w:right w:val="single" w:sz="4" w:space="0" w:color="auto"/>
            </w:tcBorders>
            <w:vAlign w:val="center"/>
          </w:tcPr>
          <w:p w14:paraId="0EBE6695" w14:textId="77777777" w:rsidR="00562145" w:rsidRPr="00D858B9" w:rsidRDefault="00562145" w:rsidP="002A4E5B">
            <w:pPr>
              <w:spacing w:before="120" w:line="360" w:lineRule="auto"/>
              <w:jc w:val="center"/>
              <w:rPr>
                <w:sz w:val="20"/>
                <w:szCs w:val="20"/>
              </w:rPr>
            </w:pPr>
            <w:r w:rsidRPr="00D858B9">
              <w:rPr>
                <w:sz w:val="20"/>
                <w:szCs w:val="20"/>
              </w:rPr>
              <w:t>4</w:t>
            </w:r>
          </w:p>
        </w:tc>
        <w:tc>
          <w:tcPr>
            <w:tcW w:w="1559" w:type="dxa"/>
            <w:tcBorders>
              <w:top w:val="nil"/>
              <w:left w:val="single" w:sz="4" w:space="0" w:color="auto"/>
              <w:bottom w:val="single" w:sz="4" w:space="0" w:color="auto"/>
              <w:right w:val="single" w:sz="4" w:space="0" w:color="auto"/>
            </w:tcBorders>
            <w:vAlign w:val="center"/>
          </w:tcPr>
          <w:p w14:paraId="39721E86" w14:textId="77777777" w:rsidR="00562145" w:rsidRPr="00D858B9" w:rsidRDefault="00562145" w:rsidP="002A4E5B">
            <w:pPr>
              <w:spacing w:before="120" w:line="360" w:lineRule="auto"/>
              <w:jc w:val="center"/>
              <w:rPr>
                <w:sz w:val="20"/>
                <w:szCs w:val="20"/>
              </w:rPr>
            </w:pPr>
            <w:r w:rsidRPr="00D858B9">
              <w:rPr>
                <w:sz w:val="20"/>
                <w:szCs w:val="20"/>
              </w:rPr>
              <w:t>7</w:t>
            </w:r>
          </w:p>
        </w:tc>
        <w:tc>
          <w:tcPr>
            <w:tcW w:w="1134" w:type="dxa"/>
            <w:tcBorders>
              <w:top w:val="nil"/>
              <w:left w:val="single" w:sz="4" w:space="0" w:color="auto"/>
              <w:bottom w:val="single" w:sz="4" w:space="0" w:color="auto"/>
              <w:right w:val="single" w:sz="4" w:space="0" w:color="auto"/>
            </w:tcBorders>
          </w:tcPr>
          <w:p w14:paraId="6A09BD97" w14:textId="77777777" w:rsidR="00562145" w:rsidRPr="00D858B9" w:rsidRDefault="00562145" w:rsidP="002A4E5B">
            <w:pPr>
              <w:spacing w:before="120" w:line="360" w:lineRule="auto"/>
              <w:jc w:val="center"/>
              <w:rPr>
                <w:sz w:val="20"/>
                <w:szCs w:val="20"/>
              </w:rPr>
            </w:pPr>
            <w:r w:rsidRPr="00D858B9">
              <w:rPr>
                <w:sz w:val="20"/>
                <w:szCs w:val="20"/>
              </w:rPr>
              <w:t>2</w:t>
            </w:r>
          </w:p>
        </w:tc>
        <w:tc>
          <w:tcPr>
            <w:tcW w:w="1276" w:type="dxa"/>
            <w:tcBorders>
              <w:top w:val="nil"/>
              <w:left w:val="single" w:sz="4" w:space="0" w:color="auto"/>
              <w:bottom w:val="single" w:sz="4" w:space="0" w:color="auto"/>
              <w:right w:val="single" w:sz="4" w:space="0" w:color="auto"/>
            </w:tcBorders>
            <w:vAlign w:val="center"/>
          </w:tcPr>
          <w:p w14:paraId="12BB2B91" w14:textId="77777777" w:rsidR="00562145" w:rsidRPr="00D858B9" w:rsidRDefault="00562145" w:rsidP="002A4E5B">
            <w:pPr>
              <w:spacing w:before="120" w:line="360" w:lineRule="auto"/>
              <w:jc w:val="center"/>
              <w:rPr>
                <w:sz w:val="20"/>
                <w:szCs w:val="20"/>
              </w:rPr>
            </w:pPr>
            <w:r w:rsidRPr="00D858B9">
              <w:rPr>
                <w:sz w:val="20"/>
                <w:szCs w:val="20"/>
              </w:rPr>
              <w:t>0</w:t>
            </w:r>
          </w:p>
        </w:tc>
        <w:tc>
          <w:tcPr>
            <w:tcW w:w="1508" w:type="dxa"/>
            <w:tcBorders>
              <w:top w:val="nil"/>
              <w:left w:val="single" w:sz="4" w:space="0" w:color="auto"/>
              <w:bottom w:val="single" w:sz="4" w:space="0" w:color="auto"/>
              <w:right w:val="single" w:sz="4" w:space="0" w:color="auto"/>
            </w:tcBorders>
            <w:vAlign w:val="center"/>
          </w:tcPr>
          <w:p w14:paraId="318307C2" w14:textId="77777777" w:rsidR="00562145" w:rsidRPr="00D858B9" w:rsidRDefault="00562145" w:rsidP="002A4E5B">
            <w:pPr>
              <w:spacing w:before="120" w:line="360" w:lineRule="auto"/>
              <w:jc w:val="center"/>
              <w:rPr>
                <w:sz w:val="20"/>
                <w:szCs w:val="20"/>
              </w:rPr>
            </w:pPr>
            <w:r w:rsidRPr="00D858B9">
              <w:rPr>
                <w:sz w:val="20"/>
                <w:szCs w:val="20"/>
              </w:rPr>
              <w:t>1</w:t>
            </w:r>
          </w:p>
        </w:tc>
      </w:tr>
    </w:tbl>
    <w:p w14:paraId="05BAE35F" w14:textId="77777777" w:rsidR="00562145" w:rsidRDefault="00562145" w:rsidP="00562145">
      <w:pPr>
        <w:pStyle w:val="titlersos"/>
        <w:numPr>
          <w:ilvl w:val="0"/>
          <w:numId w:val="0"/>
        </w:numPr>
        <w:rPr>
          <w:rFonts w:ascii="Palatino-Roman" w:hAnsi="Palatino-Roman" w:cs="Arial"/>
          <w:b w:val="0"/>
          <w:color w:val="333333"/>
          <w:sz w:val="20"/>
          <w:shd w:val="clear" w:color="auto" w:fill="FFFFFF"/>
        </w:rPr>
      </w:pPr>
    </w:p>
    <w:p w14:paraId="6DB166C3" w14:textId="77777777" w:rsidR="00AD207A" w:rsidRDefault="00AD207A" w:rsidP="002D52E6">
      <w:pPr>
        <w:pStyle w:val="titlersos"/>
        <w:ind w:left="426" w:hanging="426"/>
        <w:rPr>
          <w:b w:val="0"/>
        </w:rPr>
      </w:pPr>
      <w:r>
        <w:rPr>
          <w:b w:val="0"/>
        </w:rPr>
        <w:t>Discussion</w:t>
      </w:r>
      <w:r w:rsidR="004215A4">
        <w:rPr>
          <w:b w:val="0"/>
        </w:rPr>
        <w:t xml:space="preserve"> </w:t>
      </w:r>
    </w:p>
    <w:p w14:paraId="49C029F8" w14:textId="77777777" w:rsidR="003F5097" w:rsidRDefault="003F5097" w:rsidP="003F5097">
      <w:pPr>
        <w:pStyle w:val="titlersos"/>
        <w:numPr>
          <w:ilvl w:val="0"/>
          <w:numId w:val="0"/>
        </w:numPr>
        <w:rPr>
          <w:b w:val="0"/>
        </w:rPr>
      </w:pPr>
    </w:p>
    <w:p w14:paraId="6C16F4EB" w14:textId="7D27A93F" w:rsidR="00DB6110" w:rsidRDefault="009C78AB" w:rsidP="00AB53A6">
      <w:pPr>
        <w:jc w:val="both"/>
        <w:rPr>
          <w:rFonts w:ascii="Palatino-Roman" w:hAnsi="Palatino-Roman" w:cs="Arial"/>
          <w:color w:val="333333"/>
          <w:sz w:val="20"/>
          <w:shd w:val="clear" w:color="auto" w:fill="FFFFFF"/>
        </w:rPr>
      </w:pPr>
      <w:r w:rsidRPr="009C78AB">
        <w:rPr>
          <w:rFonts w:ascii="Palatino-Roman" w:hAnsi="Palatino-Roman" w:cs="Arial"/>
          <w:color w:val="333333"/>
          <w:sz w:val="20"/>
          <w:shd w:val="clear" w:color="auto" w:fill="FFFFFF"/>
        </w:rPr>
        <w:t>The present research confirmed adult</w:t>
      </w:r>
      <w:r w:rsidR="00C02F51">
        <w:rPr>
          <w:rFonts w:ascii="Palatino-Roman" w:hAnsi="Palatino-Roman" w:cs="Arial"/>
          <w:color w:val="333333"/>
          <w:sz w:val="20"/>
          <w:shd w:val="clear" w:color="auto" w:fill="FFFFFF"/>
        </w:rPr>
        <w:t xml:space="preserve"> observer</w:t>
      </w:r>
      <w:r w:rsidRPr="009C78AB">
        <w:rPr>
          <w:rFonts w:ascii="Palatino-Roman" w:hAnsi="Palatino-Roman" w:cs="Arial"/>
          <w:color w:val="333333"/>
          <w:sz w:val="20"/>
          <w:shd w:val="clear" w:color="auto" w:fill="FFFFFF"/>
        </w:rPr>
        <w:t>s' fast belief-tracking ability as manifested in certain anticipatory gaze response patterns. In the FB condition, just before the agent was about to select an action, participants looked in anticipation towards the empty box. Correspondingly, in the TB condition, just before the agent was about to select an action, participants looked in anticipation towards the full box. These results dovetail with those studies showing that</w:t>
      </w:r>
      <w:r w:rsidR="00BD4A87">
        <w:rPr>
          <w:rFonts w:ascii="Palatino-Roman" w:hAnsi="Palatino-Roman" w:cs="Arial"/>
          <w:color w:val="333333"/>
          <w:sz w:val="20"/>
          <w:shd w:val="clear" w:color="auto" w:fill="FFFFFF"/>
        </w:rPr>
        <w:t xml:space="preserve"> specific eye gazing</w:t>
      </w:r>
      <w:r w:rsidRPr="009C78AB">
        <w:rPr>
          <w:rFonts w:ascii="Palatino-Roman" w:hAnsi="Palatino-Roman" w:cs="Arial"/>
          <w:color w:val="333333"/>
          <w:sz w:val="20"/>
          <w:shd w:val="clear" w:color="auto" w:fill="FFFFFF"/>
        </w:rPr>
        <w:t xml:space="preserve"> can reveal adults’ ability to quickly and correctly anticipate the action of a person who has a false or a true belief about the location of an object </w:t>
      </w:r>
      <w:r w:rsidR="008C7672" w:rsidRPr="005229C5">
        <w:rPr>
          <w:rFonts w:ascii="Palatino-Roman" w:hAnsi="Palatino-Roman" w:cs="Arial"/>
          <w:color w:val="333333"/>
          <w:sz w:val="20"/>
          <w:highlight w:val="red"/>
          <w:shd w:val="clear" w:color="auto" w:fill="FFFFFF"/>
        </w:rPr>
        <w:fldChar w:fldCharType="begin"/>
      </w:r>
      <w:r w:rsidR="008C7672" w:rsidRPr="005229C5">
        <w:rPr>
          <w:rFonts w:ascii="Palatino-Roman" w:hAnsi="Palatino-Roman" w:cs="Arial"/>
          <w:color w:val="333333"/>
          <w:sz w:val="20"/>
          <w:highlight w:val="red"/>
          <w:shd w:val="clear" w:color="auto" w:fill="FFFFFF"/>
        </w:rPr>
        <w:instrText xml:space="preserve"> ADDIN ZOTERO_ITEM CSL_CITATION {"citationID":"PuupJtHN","properties":{"formattedCitation":"[5,19]","plainCitation":"[5,19]","noteIndex":0},"citationItems":[{"id":401,"uris":["http://zotero.org/users/4995944/items/CIQH5QIC"],"uri":["http://zotero.org/users/4995944/items/CIQH5QIC"],"itemData":{"id":401,"type":"article-journal","title":"Implicit false belief tracking is preserved in late adulthood","container-title":"Quarterly Journal of Experimental Psychology","page":"1980-1987","volume":"71","issue":"9","source":"DOI.org (Crossref)","abstract":"It is now well established that relative to their younger counterparts, older adults experience difficulties on tasks that require the conscious and explicit processing of others’ mental states (e.g., beliefs, intentions; theory of mind [ToM]). Despite the importance of relatively automatic and unconscious mental state attribution processes in everyday life, no study to date has tested whether tasks that require the implicit processing of others’ belief states also show age-related changes. In this study, younger and older adults completed an implicit false belief task, in which their eye movement patterns were monitored while they passively viewed true and false belief movies. In addition, they were assessed on measures of explicit ToM processing. While older adults showed impairments in explicit ToM processing relative to younger adults, both age groups demonstrated a similar capacity for implicit false belief processing. These findings suggest that implicit components of ToM are preserved in late adulthood and are consistent with dual process models of ageing that emphasise age-related stability in automatic processing and declines in more controlled and effortful cognitive operations. We discuss the potential implications of these findings for social interactions in old age.","DOI":"10.1177/1747021817734690","ISSN":"1747-0218, 1747-0226","journalAbbreviation":"Quarterly Journal of Experimental Psychology","language":"en","author":[{"family":"Grainger","given":"Sarah A"},{"family":"Henry","given":"Julie D"},{"family":"Naughtin","given":"Claire K"},{"family":"Comino","given":"Marita S"},{"family":"Dux","given":"Paul E"}],"issued":{"date-parts":[["2018",9]]}}},{"id":312,"uris":["http://zotero.org/users/4995944/items/DIYGU7BR"],"uri":["http://zotero.org/users/4995944/items/DIYGU7BR"],"itemData":{"id":312,"type":"article-journal","title":"Helping as an early indicator of a theory of mind: Mentalism or Teleology?","container-title":"Cognitive Development","collection-title":"Understanding theory of mind in infancy and toddlerhood","page":"69-78","volume":"46","source":"ScienceDirect","abstract":"This article challenges the claim that young children’s helping responses in Buttelmann, Carpenter, and Tomasello’s (2009) task are based on ascribing a false belief to a mistaken agent. In our first Study 18- to 32-month old children (N</w:instrText>
      </w:r>
      <w:r w:rsidR="008C7672" w:rsidRPr="005229C5">
        <w:rPr>
          <w:color w:val="333333"/>
          <w:sz w:val="20"/>
          <w:highlight w:val="red"/>
          <w:shd w:val="clear" w:color="auto" w:fill="FFFFFF"/>
        </w:rPr>
        <w:instrText> </w:instrText>
      </w:r>
      <w:r w:rsidR="008C7672" w:rsidRPr="005229C5">
        <w:rPr>
          <w:rFonts w:ascii="Palatino-Roman" w:hAnsi="Palatino-Roman" w:cs="Arial"/>
          <w:color w:val="333333"/>
          <w:sz w:val="20"/>
          <w:highlight w:val="red"/>
          <w:shd w:val="clear" w:color="auto" w:fill="FFFFFF"/>
        </w:rPr>
        <w:instrText>=</w:instrText>
      </w:r>
      <w:r w:rsidR="008C7672" w:rsidRPr="005229C5">
        <w:rPr>
          <w:color w:val="333333"/>
          <w:sz w:val="20"/>
          <w:highlight w:val="red"/>
          <w:shd w:val="clear" w:color="auto" w:fill="FFFFFF"/>
        </w:rPr>
        <w:instrText> </w:instrText>
      </w:r>
      <w:r w:rsidR="008C7672" w:rsidRPr="005229C5">
        <w:rPr>
          <w:rFonts w:ascii="Palatino-Roman" w:hAnsi="Palatino-Roman" w:cs="Arial"/>
          <w:color w:val="333333"/>
          <w:sz w:val="20"/>
          <w:highlight w:val="red"/>
          <w:shd w:val="clear" w:color="auto" w:fill="FFFFFF"/>
        </w:rPr>
        <w:instrText xml:space="preserve">28) were more likely to help find a toy in the false belief than in the true belief condition. In Study 2, with 54 children of the same age, we assessed the authors’ mentalist interpretation of this result against an alternative teleological interpretation that does not make the assumption of belief ascription. The data speak in favor of our alternative. Children’s social competency is based more on inferences about what is likely to happen in a particular situation and on objective reasons for action than on inferences about agents’ mental states. We also discuss the need for testing serious alternative interpretations of claims about early belief understanding.","DOI":"10.1016/j.cogdev.2017.08.002","ISSN":"0885-2014","title-short":"Helping as an early indicator of a theory of mind","journalAbbreviation":"Cognitive Development","author":[{"family":"Priewasser","given":"Beate"},{"family":"Rafetseder","given":"Eva"},{"family":"Gargitter","given":"Carina"},{"family":"Perner","given":"Josef"}],"issued":{"date-parts":[["2018",4,1]]}}}],"schema":"https://github.com/citation-style-language/schema/raw/master/csl-citation.json"} </w:instrText>
      </w:r>
      <w:r w:rsidR="008C7672" w:rsidRPr="005229C5">
        <w:rPr>
          <w:rFonts w:ascii="Palatino-Roman" w:hAnsi="Palatino-Roman" w:cs="Arial"/>
          <w:color w:val="333333"/>
          <w:sz w:val="20"/>
          <w:highlight w:val="red"/>
          <w:shd w:val="clear" w:color="auto" w:fill="FFFFFF"/>
        </w:rPr>
        <w:fldChar w:fldCharType="separate"/>
      </w:r>
      <w:r w:rsidR="008C7672" w:rsidRPr="00567A4A">
        <w:rPr>
          <w:rFonts w:ascii="Palatino-Roman" w:hAnsi="Palatino-Roman" w:cs="Arial"/>
          <w:noProof/>
          <w:color w:val="333333"/>
          <w:sz w:val="20"/>
          <w:shd w:val="clear" w:color="auto" w:fill="FFFFFF"/>
        </w:rPr>
        <w:t>[5,</w:t>
      </w:r>
      <w:r w:rsidR="008C7672" w:rsidRPr="005229C5">
        <w:rPr>
          <w:rFonts w:ascii="Palatino-Roman" w:hAnsi="Palatino-Roman" w:cs="Arial"/>
          <w:noProof/>
          <w:color w:val="333333"/>
          <w:sz w:val="20"/>
          <w:highlight w:val="red"/>
          <w:shd w:val="clear" w:color="auto" w:fill="FFFFFF"/>
        </w:rPr>
        <w:t>19]</w:t>
      </w:r>
      <w:r w:rsidR="008C7672" w:rsidRPr="005229C5">
        <w:rPr>
          <w:rFonts w:ascii="Palatino-Roman" w:hAnsi="Palatino-Roman" w:cs="Arial"/>
          <w:color w:val="333333"/>
          <w:sz w:val="20"/>
          <w:highlight w:val="red"/>
          <w:shd w:val="clear" w:color="auto" w:fill="FFFFFF"/>
        </w:rPr>
        <w:fldChar w:fldCharType="end"/>
      </w:r>
      <w:r w:rsidRPr="009C78AB">
        <w:rPr>
          <w:rFonts w:ascii="Palatino-Roman" w:hAnsi="Palatino-Roman" w:cs="Arial"/>
          <w:color w:val="333333"/>
          <w:sz w:val="20"/>
          <w:shd w:val="clear" w:color="auto" w:fill="FFFFFF"/>
        </w:rPr>
        <w:t>.</w:t>
      </w:r>
    </w:p>
    <w:p w14:paraId="47BED5CE" w14:textId="78858A80" w:rsidR="00DB6110" w:rsidRDefault="004E2A94" w:rsidP="00DB6110">
      <w:pPr>
        <w:ind w:firstLine="357"/>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Our study also confirmed whether</w:t>
      </w:r>
      <w:r w:rsidR="00C02F51">
        <w:rPr>
          <w:rFonts w:ascii="Palatino-Roman" w:hAnsi="Palatino-Roman" w:cs="Arial"/>
          <w:color w:val="333333"/>
          <w:sz w:val="20"/>
          <w:shd w:val="clear" w:color="auto" w:fill="FFFFFF"/>
        </w:rPr>
        <w:t xml:space="preserve"> the</w:t>
      </w:r>
      <w:r w:rsidR="006F325D">
        <w:rPr>
          <w:rFonts w:ascii="Palatino-Roman" w:hAnsi="Palatino-Roman" w:cs="Arial"/>
          <w:color w:val="333333"/>
          <w:sz w:val="20"/>
          <w:shd w:val="clear" w:color="auto" w:fill="FFFFFF"/>
        </w:rPr>
        <w:t xml:space="preserve"> pattern of eye gaze responding was replicated </w:t>
      </w:r>
      <w:r>
        <w:rPr>
          <w:rFonts w:ascii="Palatino-Roman" w:hAnsi="Palatino-Roman" w:cs="Arial"/>
          <w:color w:val="333333"/>
          <w:sz w:val="20"/>
          <w:shd w:val="clear" w:color="auto" w:fill="FFFFFF"/>
        </w:rPr>
        <w:t xml:space="preserve">in </w:t>
      </w:r>
      <w:r w:rsidR="00C02F51">
        <w:rPr>
          <w:rFonts w:ascii="Palatino-Roman" w:hAnsi="Palatino-Roman" w:cs="Arial"/>
          <w:color w:val="333333"/>
          <w:sz w:val="20"/>
          <w:shd w:val="clear" w:color="auto" w:fill="FFFFFF"/>
        </w:rPr>
        <w:t>observers'</w:t>
      </w:r>
      <w:r w:rsidR="00CF3F08">
        <w:rPr>
          <w:rFonts w:ascii="Palatino-Roman" w:hAnsi="Palatino-Roman" w:cs="Arial"/>
          <w:color w:val="333333"/>
          <w:sz w:val="20"/>
          <w:shd w:val="clear" w:color="auto" w:fill="FFFFFF"/>
        </w:rPr>
        <w:t xml:space="preserve"> </w:t>
      </w:r>
      <w:r w:rsidR="00C02F51">
        <w:rPr>
          <w:rFonts w:ascii="Palatino-Roman" w:hAnsi="Palatino-Roman" w:cs="Arial"/>
          <w:color w:val="333333"/>
          <w:sz w:val="20"/>
          <w:shd w:val="clear" w:color="auto" w:fill="FFFFFF"/>
        </w:rPr>
        <w:t xml:space="preserve">spontaneous </w:t>
      </w:r>
      <w:r>
        <w:rPr>
          <w:rFonts w:ascii="Palatino-Roman" w:hAnsi="Palatino-Roman" w:cs="Arial"/>
          <w:color w:val="333333"/>
          <w:sz w:val="20"/>
          <w:shd w:val="clear" w:color="auto" w:fill="FFFFFF"/>
        </w:rPr>
        <w:t>motor representation</w:t>
      </w:r>
      <w:r w:rsidR="00C02F51">
        <w:rPr>
          <w:rFonts w:ascii="Palatino-Roman" w:hAnsi="Palatino-Roman" w:cs="Arial"/>
          <w:color w:val="333333"/>
          <w:sz w:val="20"/>
          <w:shd w:val="clear" w:color="auto" w:fill="FFFFFF"/>
        </w:rPr>
        <w:t>s</w:t>
      </w:r>
      <w:r>
        <w:rPr>
          <w:rFonts w:ascii="Palatino-Roman" w:hAnsi="Palatino-Roman" w:cs="Arial"/>
          <w:color w:val="333333"/>
          <w:sz w:val="20"/>
          <w:shd w:val="clear" w:color="auto" w:fill="FFFFFF"/>
        </w:rPr>
        <w:t xml:space="preserve"> of action prediction.</w:t>
      </w:r>
      <w:r w:rsidR="00362FA1">
        <w:rPr>
          <w:rFonts w:ascii="Palatino-Roman" w:hAnsi="Palatino-Roman" w:cs="Arial"/>
          <w:color w:val="333333"/>
          <w:sz w:val="20"/>
          <w:shd w:val="clear" w:color="auto" w:fill="FFFFFF"/>
        </w:rPr>
        <w:t xml:space="preserve"> </w:t>
      </w:r>
      <w:r w:rsidR="00FF3C65">
        <w:rPr>
          <w:rFonts w:ascii="Palatino-Roman" w:hAnsi="Palatino-Roman" w:cs="Arial"/>
          <w:color w:val="333333"/>
          <w:sz w:val="20"/>
          <w:shd w:val="clear" w:color="auto" w:fill="FFFFFF"/>
        </w:rPr>
        <w:t xml:space="preserve">Previous research </w:t>
      </w:r>
      <w:r w:rsidR="00FF3C65" w:rsidRPr="005229C5">
        <w:rPr>
          <w:rFonts w:ascii="Palatino-Roman" w:hAnsi="Palatino-Roman" w:cs="Arial"/>
          <w:color w:val="333333"/>
          <w:sz w:val="20"/>
          <w:highlight w:val="green"/>
          <w:shd w:val="clear" w:color="auto" w:fill="FFFFFF"/>
        </w:rPr>
        <w:t>ha</w:t>
      </w:r>
      <w:r w:rsidR="005229C5" w:rsidRPr="005229C5">
        <w:rPr>
          <w:rFonts w:ascii="Palatino-Roman" w:hAnsi="Palatino-Roman" w:cs="Arial"/>
          <w:color w:val="333333"/>
          <w:sz w:val="20"/>
          <w:highlight w:val="green"/>
          <w:shd w:val="clear" w:color="auto" w:fill="FFFFFF"/>
        </w:rPr>
        <w:t>s</w:t>
      </w:r>
      <w:r w:rsidR="00FF3C65">
        <w:rPr>
          <w:rFonts w:ascii="Palatino-Roman" w:hAnsi="Palatino-Roman" w:cs="Arial"/>
          <w:color w:val="333333"/>
          <w:sz w:val="20"/>
          <w:shd w:val="clear" w:color="auto" w:fill="FFFFFF"/>
        </w:rPr>
        <w:t xml:space="preserve"> studied motor </w:t>
      </w:r>
      <w:r w:rsidR="00C02F51">
        <w:rPr>
          <w:rFonts w:ascii="Palatino-Roman" w:hAnsi="Palatino-Roman" w:cs="Arial"/>
          <w:color w:val="333333"/>
          <w:sz w:val="20"/>
          <w:shd w:val="clear" w:color="auto" w:fill="FFFFFF"/>
        </w:rPr>
        <w:t>representation of action prediction</w:t>
      </w:r>
      <w:r w:rsidR="00FF3C65">
        <w:rPr>
          <w:rFonts w:ascii="Palatino-Roman" w:hAnsi="Palatino-Roman" w:cs="Arial"/>
          <w:color w:val="333333"/>
          <w:sz w:val="20"/>
          <w:shd w:val="clear" w:color="auto" w:fill="FFFFFF"/>
        </w:rPr>
        <w:t xml:space="preserve"> </w:t>
      </w:r>
      <w:r w:rsidR="005229C5" w:rsidRPr="005229C5">
        <w:rPr>
          <w:rFonts w:ascii="Palatino-Roman" w:hAnsi="Palatino-Roman" w:cs="Arial"/>
          <w:sz w:val="20"/>
          <w:highlight w:val="green"/>
          <w:shd w:val="clear" w:color="auto" w:fill="FFFFFF"/>
        </w:rPr>
        <w:t>mainly</w:t>
      </w:r>
      <w:r w:rsidR="00FF3C65">
        <w:rPr>
          <w:rFonts w:ascii="Palatino-Roman" w:hAnsi="Palatino-Roman" w:cs="Arial"/>
          <w:color w:val="333333"/>
          <w:sz w:val="20"/>
          <w:shd w:val="clear" w:color="auto" w:fill="FFFFFF"/>
        </w:rPr>
        <w:t xml:space="preserve"> in</w:t>
      </w:r>
      <w:r w:rsidR="006F325D">
        <w:rPr>
          <w:rFonts w:ascii="Palatino-Roman" w:hAnsi="Palatino-Roman" w:cs="Arial"/>
          <w:color w:val="333333"/>
          <w:sz w:val="20"/>
          <w:shd w:val="clear" w:color="auto" w:fill="FFFFFF"/>
        </w:rPr>
        <w:t xml:space="preserve"> relatively simple</w:t>
      </w:r>
      <w:r w:rsidR="00FF3C65">
        <w:rPr>
          <w:rFonts w:ascii="Palatino-Roman" w:hAnsi="Palatino-Roman" w:cs="Arial"/>
          <w:color w:val="333333"/>
          <w:sz w:val="20"/>
          <w:shd w:val="clear" w:color="auto" w:fill="FFFFFF"/>
        </w:rPr>
        <w:t xml:space="preserve"> tasks </w:t>
      </w:r>
      <w:r w:rsidR="00FF3C65" w:rsidRPr="009C78AB">
        <w:rPr>
          <w:rFonts w:ascii="Palatino-Roman" w:hAnsi="Palatino-Roman" w:cs="Arial"/>
          <w:color w:val="333333"/>
          <w:sz w:val="20"/>
          <w:shd w:val="clear" w:color="auto" w:fill="FFFFFF"/>
        </w:rPr>
        <w:t xml:space="preserve">where the </w:t>
      </w:r>
      <w:r w:rsidR="00FF3C65">
        <w:rPr>
          <w:rFonts w:ascii="Palatino-Roman" w:hAnsi="Palatino-Roman" w:cs="Arial"/>
          <w:color w:val="333333"/>
          <w:sz w:val="20"/>
          <w:shd w:val="clear" w:color="auto" w:fill="FFFFFF"/>
        </w:rPr>
        <w:t>outcome</w:t>
      </w:r>
      <w:r w:rsidR="00DB6110">
        <w:rPr>
          <w:rFonts w:ascii="Palatino-Roman" w:hAnsi="Palatino-Roman" w:cs="Arial"/>
          <w:color w:val="333333"/>
          <w:sz w:val="20"/>
          <w:shd w:val="clear" w:color="auto" w:fill="FFFFFF"/>
        </w:rPr>
        <w:t xml:space="preserve"> </w:t>
      </w:r>
      <w:r w:rsidR="00FF3C65">
        <w:rPr>
          <w:rFonts w:ascii="Palatino-Roman" w:hAnsi="Palatino-Roman" w:cs="Arial"/>
          <w:color w:val="333333"/>
          <w:sz w:val="20"/>
          <w:shd w:val="clear" w:color="auto" w:fill="FFFFFF"/>
        </w:rPr>
        <w:t>to which an action is directed</w:t>
      </w:r>
      <w:r w:rsidR="00FF3C65" w:rsidRPr="009C78AB">
        <w:rPr>
          <w:rFonts w:ascii="Palatino-Roman" w:hAnsi="Palatino-Roman" w:cs="Arial"/>
          <w:color w:val="333333"/>
          <w:sz w:val="20"/>
          <w:shd w:val="clear" w:color="auto" w:fill="FFFFFF"/>
        </w:rPr>
        <w:t xml:space="preserve"> is going to</w:t>
      </w:r>
      <w:r w:rsidR="00C02F51">
        <w:rPr>
          <w:rFonts w:ascii="Palatino-Roman" w:hAnsi="Palatino-Roman" w:cs="Arial"/>
          <w:color w:val="333333"/>
          <w:sz w:val="20"/>
          <w:shd w:val="clear" w:color="auto" w:fill="FFFFFF"/>
        </w:rPr>
        <w:t xml:space="preserve"> be</w:t>
      </w:r>
      <w:r w:rsidR="00FF3C65" w:rsidRPr="009C78AB">
        <w:rPr>
          <w:rFonts w:ascii="Palatino-Roman" w:hAnsi="Palatino-Roman" w:cs="Arial"/>
          <w:color w:val="333333"/>
          <w:sz w:val="20"/>
          <w:shd w:val="clear" w:color="auto" w:fill="FFFFFF"/>
        </w:rPr>
        <w:t xml:space="preserve"> successfully achieved by the agent.</w:t>
      </w:r>
      <w:r w:rsidR="00FF3C65">
        <w:rPr>
          <w:rFonts w:ascii="Palatino-Roman" w:hAnsi="Palatino-Roman" w:cs="Arial"/>
          <w:color w:val="333333"/>
          <w:sz w:val="20"/>
          <w:shd w:val="clear" w:color="auto" w:fill="FFFFFF"/>
        </w:rPr>
        <w:t xml:space="preserve"> In our interactive task scenario,</w:t>
      </w:r>
      <w:r w:rsidR="00DB6110">
        <w:rPr>
          <w:rFonts w:ascii="Palatino-Roman" w:hAnsi="Palatino-Roman" w:cs="Arial"/>
          <w:color w:val="333333"/>
          <w:sz w:val="20"/>
          <w:shd w:val="clear" w:color="auto" w:fill="FFFFFF"/>
        </w:rPr>
        <w:t xml:space="preserve"> </w:t>
      </w:r>
      <w:r w:rsidR="00C02F51">
        <w:rPr>
          <w:rFonts w:ascii="Palatino-Roman" w:hAnsi="Palatino-Roman" w:cs="Arial"/>
          <w:color w:val="333333"/>
          <w:sz w:val="20"/>
          <w:shd w:val="clear" w:color="auto" w:fill="FFFFFF"/>
        </w:rPr>
        <w:t xml:space="preserve">however, </w:t>
      </w:r>
      <w:r w:rsidR="00DB6110">
        <w:rPr>
          <w:rFonts w:ascii="Palatino-Roman" w:hAnsi="Palatino-Roman" w:cs="Arial"/>
          <w:color w:val="333333"/>
          <w:sz w:val="20"/>
          <w:shd w:val="clear" w:color="auto" w:fill="FFFFFF"/>
        </w:rPr>
        <w:t>the agent has a false belief of an object's whereabouts as well as which action is needed. F</w:t>
      </w:r>
      <w:r w:rsidR="00FF3C65">
        <w:rPr>
          <w:rFonts w:ascii="Palatino-Roman" w:hAnsi="Palatino-Roman" w:cs="Arial"/>
          <w:color w:val="333333"/>
          <w:sz w:val="20"/>
          <w:shd w:val="clear" w:color="auto" w:fill="FFFFFF"/>
        </w:rPr>
        <w:t>ixing only upon the</w:t>
      </w:r>
      <w:r w:rsidR="00CE6E02">
        <w:rPr>
          <w:rFonts w:ascii="Palatino-Roman" w:hAnsi="Palatino-Roman" w:cs="Arial"/>
          <w:color w:val="333333"/>
          <w:sz w:val="20"/>
          <w:shd w:val="clear" w:color="auto" w:fill="FFFFFF"/>
        </w:rPr>
        <w:t xml:space="preserve"> target of the</w:t>
      </w:r>
      <w:r w:rsidR="00FF3C65">
        <w:rPr>
          <w:rFonts w:ascii="Palatino-Roman" w:hAnsi="Palatino-Roman" w:cs="Arial"/>
          <w:color w:val="333333"/>
          <w:sz w:val="20"/>
          <w:shd w:val="clear" w:color="auto" w:fill="FFFFFF"/>
        </w:rPr>
        <w:t xml:space="preserve"> agent's goal (the particular outcome that that her bodily movements are directed towards, like reaching and grasping the ring) would</w:t>
      </w:r>
      <w:r w:rsidR="004E5DA0">
        <w:rPr>
          <w:rFonts w:ascii="Palatino-Roman" w:hAnsi="Palatino-Roman" w:cs="Arial"/>
          <w:color w:val="333333"/>
          <w:sz w:val="20"/>
          <w:shd w:val="clear" w:color="auto" w:fill="FFFFFF"/>
        </w:rPr>
        <w:t xml:space="preserve"> lead participants to</w:t>
      </w:r>
      <w:r w:rsidR="00FF3C65">
        <w:rPr>
          <w:rFonts w:ascii="Palatino-Roman" w:hAnsi="Palatino-Roman" w:cs="Arial"/>
          <w:color w:val="333333"/>
          <w:sz w:val="20"/>
          <w:shd w:val="clear" w:color="auto" w:fill="FFFFFF"/>
        </w:rPr>
        <w:t xml:space="preserve"> generate the wrong prediction about how the agent's course of action would unfold. </w:t>
      </w:r>
    </w:p>
    <w:p w14:paraId="7F1D122E" w14:textId="77777777" w:rsidR="00547DDE" w:rsidRDefault="009C78AB" w:rsidP="00DB6110">
      <w:pPr>
        <w:ind w:firstLine="357"/>
        <w:jc w:val="both"/>
        <w:rPr>
          <w:rFonts w:ascii="Palatino-Roman" w:hAnsi="Palatino-Roman" w:cs="Arial"/>
          <w:color w:val="333333"/>
          <w:sz w:val="20"/>
          <w:shd w:val="clear" w:color="auto" w:fill="FFFFFF"/>
        </w:rPr>
      </w:pPr>
      <w:r w:rsidRPr="009C78AB">
        <w:rPr>
          <w:rFonts w:ascii="Palatino-Roman" w:hAnsi="Palatino-Roman" w:cs="Arial"/>
          <w:color w:val="333333"/>
          <w:sz w:val="20"/>
          <w:shd w:val="clear" w:color="auto" w:fill="FFFFFF"/>
        </w:rPr>
        <w:lastRenderedPageBreak/>
        <w:t>Our analyses of adults' mediolateral balance shifts—sampled at an early time point in the event sequence when there were no overt cues to suggest which box the agent would move towards—</w:t>
      </w:r>
      <w:r w:rsidR="00E96A91">
        <w:rPr>
          <w:rFonts w:ascii="Palatino-Roman" w:hAnsi="Palatino-Roman" w:cs="Arial"/>
          <w:color w:val="333333"/>
          <w:sz w:val="20"/>
          <w:shd w:val="clear" w:color="auto" w:fill="FFFFFF"/>
        </w:rPr>
        <w:t>confirmed</w:t>
      </w:r>
      <w:r w:rsidRPr="009C78AB">
        <w:rPr>
          <w:rFonts w:ascii="Palatino-Roman" w:hAnsi="Palatino-Roman" w:cs="Arial"/>
          <w:color w:val="333333"/>
          <w:sz w:val="20"/>
          <w:shd w:val="clear" w:color="auto" w:fill="FFFFFF"/>
        </w:rPr>
        <w:t xml:space="preserve"> spontaneous </w:t>
      </w:r>
      <w:r w:rsidR="004746FD">
        <w:rPr>
          <w:rFonts w:ascii="Palatino-Roman" w:hAnsi="Palatino-Roman" w:cs="Arial"/>
          <w:color w:val="333333"/>
          <w:sz w:val="20"/>
          <w:shd w:val="clear" w:color="auto" w:fill="FFFFFF"/>
        </w:rPr>
        <w:t xml:space="preserve">motor </w:t>
      </w:r>
      <w:r w:rsidRPr="009C78AB">
        <w:rPr>
          <w:rFonts w:ascii="Palatino-Roman" w:hAnsi="Palatino-Roman" w:cs="Arial"/>
          <w:color w:val="333333"/>
          <w:sz w:val="20"/>
          <w:shd w:val="clear" w:color="auto" w:fill="FFFFFF"/>
        </w:rPr>
        <w:t xml:space="preserve">representation of belief-based actions by the </w:t>
      </w:r>
      <w:r w:rsidR="00C02F51">
        <w:rPr>
          <w:rFonts w:ascii="Palatino-Roman" w:hAnsi="Palatino-Roman" w:cs="Arial"/>
          <w:color w:val="333333"/>
          <w:sz w:val="20"/>
          <w:shd w:val="clear" w:color="auto" w:fill="FFFFFF"/>
        </w:rPr>
        <w:t>observers</w:t>
      </w:r>
      <w:r w:rsidRPr="009C78AB">
        <w:rPr>
          <w:rFonts w:ascii="Palatino-Roman" w:hAnsi="Palatino-Roman" w:cs="Arial"/>
          <w:color w:val="333333"/>
          <w:sz w:val="20"/>
          <w:shd w:val="clear" w:color="auto" w:fill="FFFFFF"/>
        </w:rPr>
        <w:t xml:space="preserve"> in response to the agent’s predicament. In the FB condition, adults leaned towards the empty box; and in the TB condition, they </w:t>
      </w:r>
      <w:r w:rsidR="00547DDE">
        <w:rPr>
          <w:rFonts w:ascii="Palatino-Roman" w:hAnsi="Palatino-Roman" w:cs="Arial"/>
          <w:color w:val="333333"/>
          <w:sz w:val="20"/>
          <w:shd w:val="clear" w:color="auto" w:fill="FFFFFF"/>
        </w:rPr>
        <w:t xml:space="preserve">leaned </w:t>
      </w:r>
      <w:r w:rsidRPr="009C78AB">
        <w:rPr>
          <w:rFonts w:ascii="Palatino-Roman" w:hAnsi="Palatino-Roman" w:cs="Arial"/>
          <w:color w:val="333333"/>
          <w:sz w:val="20"/>
          <w:shd w:val="clear" w:color="auto" w:fill="FFFFFF"/>
        </w:rPr>
        <w:t xml:space="preserve">towards the full box. </w:t>
      </w:r>
      <w:r w:rsidR="00781AD8" w:rsidRPr="00781AD8">
        <w:rPr>
          <w:rFonts w:ascii="Palatino-Roman" w:hAnsi="Palatino-Roman" w:cs="Arial"/>
          <w:color w:val="333333"/>
          <w:sz w:val="20"/>
          <w:shd w:val="clear" w:color="auto" w:fill="FFFFFF"/>
        </w:rPr>
        <w:t>Th</w:t>
      </w:r>
      <w:r w:rsidR="008318CF">
        <w:rPr>
          <w:rFonts w:ascii="Palatino-Roman" w:hAnsi="Palatino-Roman" w:cs="Arial"/>
          <w:color w:val="333333"/>
          <w:sz w:val="20"/>
          <w:shd w:val="clear" w:color="auto" w:fill="FFFFFF"/>
        </w:rPr>
        <w:t>ese results</w:t>
      </w:r>
      <w:r w:rsidR="00FF3C65">
        <w:rPr>
          <w:rFonts w:ascii="Palatino-Roman" w:hAnsi="Palatino-Roman" w:cs="Arial"/>
          <w:color w:val="333333"/>
          <w:sz w:val="20"/>
          <w:shd w:val="clear" w:color="auto" w:fill="FFFFFF"/>
        </w:rPr>
        <w:t xml:space="preserve"> document, for the first time, adults</w:t>
      </w:r>
      <w:r w:rsidR="00FF3C65" w:rsidRPr="009C78AB">
        <w:rPr>
          <w:rFonts w:ascii="Palatino-Roman" w:hAnsi="Palatino-Roman" w:cs="Arial"/>
          <w:color w:val="333333"/>
          <w:sz w:val="20"/>
          <w:shd w:val="clear" w:color="auto" w:fill="FFFFFF"/>
        </w:rPr>
        <w:t>' motorically-grounded expectations of the agent's action being modulated by the workings of a fast belief-tracking system</w:t>
      </w:r>
      <w:r w:rsidR="00FF3C65">
        <w:rPr>
          <w:rFonts w:ascii="Palatino-Roman" w:hAnsi="Palatino-Roman" w:cs="Arial"/>
          <w:color w:val="333333"/>
          <w:sz w:val="20"/>
          <w:shd w:val="clear" w:color="auto" w:fill="FFFFFF"/>
        </w:rPr>
        <w:t xml:space="preserve">. </w:t>
      </w:r>
      <w:r w:rsidR="00547DDE">
        <w:rPr>
          <w:rFonts w:ascii="Palatino-Roman" w:hAnsi="Palatino-Roman" w:cs="Arial"/>
          <w:color w:val="333333"/>
          <w:sz w:val="20"/>
          <w:shd w:val="clear" w:color="auto" w:fill="FFFFFF"/>
        </w:rPr>
        <w:t>T</w:t>
      </w:r>
      <w:r w:rsidR="00FF3C65">
        <w:rPr>
          <w:rFonts w:ascii="Palatino-Roman" w:hAnsi="Palatino-Roman" w:cs="Arial"/>
          <w:color w:val="333333"/>
          <w:sz w:val="20"/>
          <w:shd w:val="clear" w:color="auto" w:fill="FFFFFF"/>
        </w:rPr>
        <w:t>hese results</w:t>
      </w:r>
      <w:r w:rsidR="00547DDE">
        <w:rPr>
          <w:rFonts w:ascii="Palatino-Roman" w:hAnsi="Palatino-Roman" w:cs="Arial"/>
          <w:color w:val="333333"/>
          <w:sz w:val="20"/>
          <w:shd w:val="clear" w:color="auto" w:fill="FFFFFF"/>
        </w:rPr>
        <w:t xml:space="preserve"> suggest that motor representations and processes </w:t>
      </w:r>
      <w:r w:rsidR="00AD2CE7">
        <w:rPr>
          <w:rFonts w:ascii="Palatino-Roman" w:hAnsi="Palatino-Roman" w:cs="Arial"/>
          <w:color w:val="333333"/>
          <w:sz w:val="20"/>
          <w:shd w:val="clear" w:color="auto" w:fill="FFFFFF"/>
        </w:rPr>
        <w:t xml:space="preserve">can go beyond </w:t>
      </w:r>
      <w:r w:rsidR="00317186">
        <w:rPr>
          <w:rFonts w:ascii="Palatino-Roman" w:hAnsi="Palatino-Roman" w:cs="Arial"/>
          <w:color w:val="333333"/>
          <w:sz w:val="20"/>
          <w:shd w:val="clear" w:color="auto" w:fill="FFFFFF"/>
        </w:rPr>
        <w:t xml:space="preserve">mere </w:t>
      </w:r>
      <w:r w:rsidR="00BD4A87">
        <w:rPr>
          <w:rFonts w:ascii="Palatino-Roman" w:hAnsi="Palatino-Roman" w:cs="Arial"/>
          <w:color w:val="333333"/>
          <w:sz w:val="20"/>
          <w:shd w:val="clear" w:color="auto" w:fill="FFFFFF"/>
        </w:rPr>
        <w:t>goal ascription</w:t>
      </w:r>
      <w:r w:rsidR="00AD2CE7">
        <w:rPr>
          <w:rFonts w:ascii="Palatino-Roman" w:hAnsi="Palatino-Roman" w:cs="Arial"/>
          <w:color w:val="333333"/>
          <w:sz w:val="20"/>
          <w:shd w:val="clear" w:color="auto" w:fill="FFFFFF"/>
        </w:rPr>
        <w:t xml:space="preserve">; they </w:t>
      </w:r>
      <w:r w:rsidR="00D40B1B">
        <w:rPr>
          <w:rFonts w:ascii="Palatino-Roman" w:hAnsi="Palatino-Roman" w:cs="Arial"/>
          <w:color w:val="333333"/>
          <w:sz w:val="20"/>
          <w:shd w:val="clear" w:color="auto" w:fill="FFFFFF"/>
        </w:rPr>
        <w:t>c</w:t>
      </w:r>
      <w:r w:rsidR="00AD2CE7">
        <w:rPr>
          <w:rFonts w:ascii="Palatino-Roman" w:hAnsi="Palatino-Roman" w:cs="Arial"/>
          <w:color w:val="333333"/>
          <w:sz w:val="20"/>
          <w:shd w:val="clear" w:color="auto" w:fill="FFFFFF"/>
        </w:rPr>
        <w:t>an</w:t>
      </w:r>
      <w:r w:rsidR="00BD4A87">
        <w:rPr>
          <w:rFonts w:ascii="Palatino-Roman" w:hAnsi="Palatino-Roman" w:cs="Arial"/>
          <w:color w:val="333333"/>
          <w:sz w:val="20"/>
          <w:shd w:val="clear" w:color="auto" w:fill="FFFFFF"/>
        </w:rPr>
        <w:t xml:space="preserve"> successfully</w:t>
      </w:r>
      <w:r w:rsidR="00547DDE">
        <w:rPr>
          <w:rFonts w:ascii="Palatino-Roman" w:hAnsi="Palatino-Roman" w:cs="Arial"/>
          <w:color w:val="333333"/>
          <w:sz w:val="20"/>
          <w:shd w:val="clear" w:color="auto" w:fill="FFFFFF"/>
        </w:rPr>
        <w:t xml:space="preserve"> </w:t>
      </w:r>
      <w:r w:rsidR="00BD4A87">
        <w:rPr>
          <w:rFonts w:ascii="Palatino-Roman" w:hAnsi="Palatino-Roman" w:cs="Arial"/>
          <w:color w:val="333333"/>
          <w:sz w:val="20"/>
          <w:shd w:val="clear" w:color="auto" w:fill="FFFFFF"/>
        </w:rPr>
        <w:t>accommodate cases where belief tracking informs goal ascription</w:t>
      </w:r>
      <w:r w:rsidR="00547DDE">
        <w:rPr>
          <w:rFonts w:ascii="Palatino-Roman" w:hAnsi="Palatino-Roman" w:cs="Arial"/>
          <w:color w:val="333333"/>
          <w:sz w:val="20"/>
          <w:shd w:val="clear" w:color="auto" w:fill="FFFFFF"/>
        </w:rPr>
        <w:t>.</w:t>
      </w:r>
    </w:p>
    <w:p w14:paraId="194F6074" w14:textId="423E1FEC" w:rsidR="00F510A8" w:rsidRDefault="00A11E8F" w:rsidP="00B7622A">
      <w:pPr>
        <w:ind w:firstLine="357"/>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 xml:space="preserve">Adjustments in </w:t>
      </w:r>
      <w:r w:rsidR="00C73D78">
        <w:rPr>
          <w:rFonts w:ascii="Palatino-Roman" w:hAnsi="Palatino-Roman" w:cs="Arial"/>
          <w:color w:val="333333"/>
          <w:sz w:val="20"/>
          <w:shd w:val="clear" w:color="auto" w:fill="FFFFFF"/>
        </w:rPr>
        <w:t>a</w:t>
      </w:r>
      <w:r w:rsidR="00F510A8">
        <w:rPr>
          <w:rFonts w:ascii="Palatino-Roman" w:hAnsi="Palatino-Roman" w:cs="Arial"/>
          <w:color w:val="333333"/>
          <w:sz w:val="20"/>
          <w:shd w:val="clear" w:color="auto" w:fill="FFFFFF"/>
        </w:rPr>
        <w:t>dult</w:t>
      </w:r>
      <w:r w:rsidR="008D5586">
        <w:rPr>
          <w:rFonts w:ascii="Palatino-Roman" w:hAnsi="Palatino-Roman" w:cs="Arial"/>
          <w:color w:val="333333"/>
          <w:sz w:val="20"/>
          <w:shd w:val="clear" w:color="auto" w:fill="FFFFFF"/>
        </w:rPr>
        <w:t xml:space="preserve"> observer</w:t>
      </w:r>
      <w:r w:rsidR="00F510A8">
        <w:rPr>
          <w:rFonts w:ascii="Palatino-Roman" w:hAnsi="Palatino-Roman" w:cs="Arial"/>
          <w:color w:val="333333"/>
          <w:sz w:val="20"/>
          <w:shd w:val="clear" w:color="auto" w:fill="FFFFFF"/>
        </w:rPr>
        <w:t>s'</w:t>
      </w:r>
      <w:r w:rsidR="00C73D78">
        <w:rPr>
          <w:rFonts w:ascii="Palatino-Roman" w:hAnsi="Palatino-Roman" w:cs="Arial"/>
          <w:color w:val="333333"/>
          <w:sz w:val="20"/>
          <w:shd w:val="clear" w:color="auto" w:fill="FFFFFF"/>
        </w:rPr>
        <w:t xml:space="preserve"> own</w:t>
      </w:r>
      <w:r>
        <w:rPr>
          <w:rFonts w:ascii="Palatino-Roman" w:hAnsi="Palatino-Roman" w:cs="Arial"/>
          <w:color w:val="333333"/>
          <w:sz w:val="20"/>
          <w:shd w:val="clear" w:color="auto" w:fill="FFFFFF"/>
        </w:rPr>
        <w:t xml:space="preserve"> mediolateral</w:t>
      </w:r>
      <w:r w:rsidR="00C73D78">
        <w:rPr>
          <w:rFonts w:ascii="Palatino-Roman" w:hAnsi="Palatino-Roman" w:cs="Arial"/>
          <w:color w:val="333333"/>
          <w:sz w:val="20"/>
          <w:shd w:val="clear" w:color="auto" w:fill="FFFFFF"/>
        </w:rPr>
        <w:t xml:space="preserve"> leaning</w:t>
      </w:r>
      <w:r>
        <w:rPr>
          <w:rFonts w:ascii="Palatino-Roman" w:hAnsi="Palatino-Roman" w:cs="Arial"/>
          <w:color w:val="333333"/>
          <w:sz w:val="20"/>
          <w:shd w:val="clear" w:color="auto" w:fill="FFFFFF"/>
        </w:rPr>
        <w:t xml:space="preserve"> </w:t>
      </w:r>
      <w:del w:id="1" w:author="s" w:date="2019-11-20T20:38:00Z">
        <w:r w:rsidDel="00B7622A">
          <w:rPr>
            <w:rFonts w:ascii="Palatino-Roman" w:hAnsi="Palatino-Roman" w:cs="Arial"/>
            <w:color w:val="333333"/>
            <w:sz w:val="20"/>
            <w:shd w:val="clear" w:color="auto" w:fill="FFFFFF"/>
          </w:rPr>
          <w:delText xml:space="preserve">discharged </w:delText>
        </w:r>
      </w:del>
      <w:ins w:id="2" w:author="s" w:date="2019-11-20T20:38:00Z">
        <w:r w:rsidR="00B7622A">
          <w:rPr>
            <w:rFonts w:ascii="Palatino-Roman" w:hAnsi="Palatino-Roman" w:cs="Arial"/>
            <w:color w:val="333333"/>
            <w:sz w:val="20"/>
            <w:shd w:val="clear" w:color="auto" w:fill="FFFFFF"/>
          </w:rPr>
          <w:t>occurred</w:t>
        </w:r>
        <w:r w:rsidR="00B7622A">
          <w:rPr>
            <w:rFonts w:ascii="Palatino-Roman" w:hAnsi="Palatino-Roman" w:cs="Arial"/>
            <w:color w:val="333333"/>
            <w:sz w:val="20"/>
            <w:shd w:val="clear" w:color="auto" w:fill="FFFFFF"/>
          </w:rPr>
          <w:t xml:space="preserve"> </w:t>
        </w:r>
      </w:ins>
      <w:r>
        <w:rPr>
          <w:rFonts w:ascii="Palatino-Roman" w:hAnsi="Palatino-Roman" w:cs="Arial"/>
          <w:color w:val="333333"/>
          <w:sz w:val="20"/>
          <w:shd w:val="clear" w:color="auto" w:fill="FFFFFF"/>
        </w:rPr>
        <w:t>before the agent</w:t>
      </w:r>
      <w:r w:rsidR="00721155">
        <w:rPr>
          <w:rFonts w:ascii="Palatino-Roman" w:hAnsi="Palatino-Roman" w:cs="Arial"/>
          <w:color w:val="333333"/>
          <w:sz w:val="20"/>
          <w:shd w:val="clear" w:color="auto" w:fill="FFFFFF"/>
        </w:rPr>
        <w:t xml:space="preserve"> </w:t>
      </w:r>
      <w:r w:rsidR="005837D0">
        <w:rPr>
          <w:rFonts w:ascii="Palatino-Roman" w:hAnsi="Palatino-Roman" w:cs="Arial"/>
          <w:color w:val="333333"/>
          <w:sz w:val="20"/>
          <w:shd w:val="clear" w:color="auto" w:fill="FFFFFF"/>
        </w:rPr>
        <w:t xml:space="preserve">even </w:t>
      </w:r>
      <w:r w:rsidR="00270F84">
        <w:rPr>
          <w:rFonts w:ascii="Palatino-Roman" w:hAnsi="Palatino-Roman" w:cs="Arial"/>
          <w:color w:val="333333"/>
          <w:sz w:val="20"/>
          <w:shd w:val="clear" w:color="auto" w:fill="FFFFFF"/>
        </w:rPr>
        <w:t>performed an</w:t>
      </w:r>
      <w:r w:rsidR="005837D0">
        <w:rPr>
          <w:rFonts w:ascii="Palatino-Roman" w:hAnsi="Palatino-Roman" w:cs="Arial"/>
          <w:color w:val="333333"/>
          <w:sz w:val="20"/>
          <w:shd w:val="clear" w:color="auto" w:fill="FFFFFF"/>
        </w:rPr>
        <w:t>y</w:t>
      </w:r>
      <w:r w:rsidR="00270F84">
        <w:rPr>
          <w:rFonts w:ascii="Palatino-Roman" w:hAnsi="Palatino-Roman" w:cs="Arial"/>
          <w:color w:val="333333"/>
          <w:sz w:val="20"/>
          <w:shd w:val="clear" w:color="auto" w:fill="FFFFFF"/>
        </w:rPr>
        <w:t xml:space="preserve"> overt reaching movement</w:t>
      </w:r>
      <w:r>
        <w:rPr>
          <w:rFonts w:ascii="Palatino-Roman" w:hAnsi="Palatino-Roman" w:cs="Arial"/>
          <w:color w:val="333333"/>
          <w:sz w:val="20"/>
          <w:shd w:val="clear" w:color="auto" w:fill="FFFFFF"/>
        </w:rPr>
        <w:t xml:space="preserve"> towards a particular </w:t>
      </w:r>
      <w:r w:rsidR="007F7B06">
        <w:rPr>
          <w:rFonts w:ascii="Palatino-Roman" w:hAnsi="Palatino-Roman" w:cs="Arial"/>
          <w:color w:val="333333"/>
          <w:sz w:val="20"/>
          <w:shd w:val="clear" w:color="auto" w:fill="FFFFFF"/>
        </w:rPr>
        <w:t xml:space="preserve">box </w:t>
      </w:r>
      <w:r>
        <w:rPr>
          <w:rFonts w:ascii="Palatino-Roman" w:hAnsi="Palatino-Roman" w:cs="Arial"/>
          <w:color w:val="333333"/>
          <w:sz w:val="20"/>
          <w:shd w:val="clear" w:color="auto" w:fill="FFFFFF"/>
        </w:rPr>
        <w:t xml:space="preserve">location, </w:t>
      </w:r>
      <w:r w:rsidR="00FB3A91">
        <w:rPr>
          <w:rFonts w:ascii="Palatino-Roman" w:hAnsi="Palatino-Roman" w:cs="Arial"/>
          <w:color w:val="333333"/>
          <w:sz w:val="20"/>
          <w:shd w:val="clear" w:color="auto" w:fill="FFFFFF"/>
        </w:rPr>
        <w:t>as if</w:t>
      </w:r>
      <w:r w:rsidR="008D5586">
        <w:rPr>
          <w:rFonts w:ascii="Palatino-Roman" w:hAnsi="Palatino-Roman" w:cs="Arial"/>
          <w:color w:val="333333"/>
          <w:sz w:val="20"/>
          <w:shd w:val="clear" w:color="auto" w:fill="FFFFFF"/>
        </w:rPr>
        <w:t xml:space="preserve"> observers</w:t>
      </w:r>
      <w:r>
        <w:rPr>
          <w:rFonts w:ascii="Palatino-Roman" w:hAnsi="Palatino-Roman" w:cs="Arial"/>
          <w:color w:val="333333"/>
          <w:sz w:val="20"/>
          <w:shd w:val="clear" w:color="auto" w:fill="FFFFFF"/>
        </w:rPr>
        <w:t xml:space="preserve">' motor activity </w:t>
      </w:r>
      <w:ins w:id="3" w:author="s" w:date="2019-11-20T20:39:00Z">
        <w:r w:rsidR="00B7622A">
          <w:rPr>
            <w:rFonts w:ascii="Palatino-Roman" w:hAnsi="Palatino-Roman" w:cs="Arial"/>
            <w:color w:val="333333"/>
            <w:sz w:val="20"/>
            <w:shd w:val="clear" w:color="auto" w:fill="FFFFFF"/>
          </w:rPr>
          <w:t>anticipated the</w:t>
        </w:r>
      </w:ins>
      <w:ins w:id="4" w:author="s" w:date="2019-11-20T20:42:00Z">
        <w:r w:rsidR="00B7622A">
          <w:rPr>
            <w:rFonts w:ascii="Palatino-Roman" w:hAnsi="Palatino-Roman" w:cs="Arial"/>
            <w:color w:val="333333"/>
            <w:sz w:val="20"/>
            <w:shd w:val="clear" w:color="auto" w:fill="FFFFFF"/>
          </w:rPr>
          <w:t xml:space="preserve"> likely</w:t>
        </w:r>
      </w:ins>
      <w:bookmarkStart w:id="5" w:name="_GoBack"/>
      <w:bookmarkEnd w:id="5"/>
      <w:ins w:id="6" w:author="s" w:date="2019-11-20T20:39:00Z">
        <w:r w:rsidR="00B7622A">
          <w:rPr>
            <w:rFonts w:ascii="Palatino-Roman" w:hAnsi="Palatino-Roman" w:cs="Arial"/>
            <w:color w:val="333333"/>
            <w:sz w:val="20"/>
            <w:shd w:val="clear" w:color="auto" w:fill="FFFFFF"/>
          </w:rPr>
          <w:t xml:space="preserve"> target of the actor’s </w:t>
        </w:r>
      </w:ins>
      <w:ins w:id="7" w:author="s" w:date="2019-11-20T20:40:00Z">
        <w:r w:rsidR="00B7622A">
          <w:rPr>
            <w:rFonts w:ascii="Palatino-Roman" w:hAnsi="Palatino-Roman" w:cs="Arial"/>
            <w:color w:val="333333"/>
            <w:sz w:val="20"/>
            <w:shd w:val="clear" w:color="auto" w:fill="FFFFFF"/>
          </w:rPr>
          <w:t>upcoming</w:t>
        </w:r>
      </w:ins>
      <w:ins w:id="8" w:author="s" w:date="2019-11-20T20:39:00Z">
        <w:r w:rsidR="00B7622A">
          <w:rPr>
            <w:rFonts w:ascii="Palatino-Roman" w:hAnsi="Palatino-Roman" w:cs="Arial"/>
            <w:color w:val="333333"/>
            <w:sz w:val="20"/>
            <w:shd w:val="clear" w:color="auto" w:fill="FFFFFF"/>
          </w:rPr>
          <w:t xml:space="preserve"> </w:t>
        </w:r>
      </w:ins>
      <w:del w:id="9" w:author="s" w:date="2019-11-20T20:39:00Z">
        <w:r w:rsidDel="00B7622A">
          <w:rPr>
            <w:rFonts w:ascii="Palatino-Roman" w:hAnsi="Palatino-Roman" w:cs="Arial"/>
            <w:color w:val="333333"/>
            <w:sz w:val="20"/>
            <w:shd w:val="clear" w:color="auto" w:fill="FFFFFF"/>
          </w:rPr>
          <w:delText>mirrored</w:delText>
        </w:r>
        <w:r w:rsidR="00721155" w:rsidDel="00B7622A">
          <w:rPr>
            <w:rFonts w:ascii="Palatino-Roman" w:hAnsi="Palatino-Roman" w:cs="Arial"/>
            <w:color w:val="333333"/>
            <w:sz w:val="20"/>
            <w:shd w:val="clear" w:color="auto" w:fill="FFFFFF"/>
          </w:rPr>
          <w:delText xml:space="preserve"> another's</w:delText>
        </w:r>
        <w:r w:rsidDel="00B7622A">
          <w:rPr>
            <w:rFonts w:ascii="Palatino-Roman" w:hAnsi="Palatino-Roman" w:cs="Arial"/>
            <w:color w:val="333333"/>
            <w:sz w:val="20"/>
            <w:shd w:val="clear" w:color="auto" w:fill="FFFFFF"/>
          </w:rPr>
          <w:delText xml:space="preserve"> future </w:delText>
        </w:r>
      </w:del>
      <w:r w:rsidR="00721155">
        <w:rPr>
          <w:rFonts w:ascii="Palatino-Roman" w:hAnsi="Palatino-Roman" w:cs="Arial"/>
          <w:color w:val="333333"/>
          <w:sz w:val="20"/>
          <w:shd w:val="clear" w:color="auto" w:fill="FFFFFF"/>
        </w:rPr>
        <w:t>belief-based action</w:t>
      </w:r>
      <w:r>
        <w:rPr>
          <w:rFonts w:ascii="Palatino-Roman" w:hAnsi="Palatino-Roman" w:cs="Arial"/>
          <w:color w:val="333333"/>
          <w:sz w:val="20"/>
          <w:shd w:val="clear" w:color="auto" w:fill="FFFFFF"/>
        </w:rPr>
        <w:t xml:space="preserve">. </w:t>
      </w:r>
      <w:r w:rsidR="00F35A99">
        <w:rPr>
          <w:rFonts w:ascii="Palatino-Roman" w:hAnsi="Palatino-Roman" w:cs="Arial"/>
          <w:color w:val="333333"/>
          <w:sz w:val="20"/>
          <w:shd w:val="clear" w:color="auto" w:fill="FFFFFF"/>
        </w:rPr>
        <w:t xml:space="preserve">The fact that </w:t>
      </w:r>
      <w:r w:rsidR="008D5586">
        <w:rPr>
          <w:rFonts w:ascii="Palatino-Roman" w:hAnsi="Palatino-Roman" w:cs="Arial"/>
          <w:color w:val="333333"/>
          <w:sz w:val="20"/>
          <w:shd w:val="clear" w:color="auto" w:fill="FFFFFF"/>
        </w:rPr>
        <w:t>adults</w:t>
      </w:r>
      <w:r w:rsidR="00F35A99">
        <w:rPr>
          <w:rFonts w:ascii="Palatino-Roman" w:hAnsi="Palatino-Roman" w:cs="Arial"/>
          <w:color w:val="333333"/>
          <w:sz w:val="20"/>
          <w:shd w:val="clear" w:color="auto" w:fill="FFFFFF"/>
        </w:rPr>
        <w:t xml:space="preserve"> leaned to their</w:t>
      </w:r>
      <w:r w:rsidR="007F7B06">
        <w:rPr>
          <w:rFonts w:ascii="Palatino-Roman" w:hAnsi="Palatino-Roman" w:cs="Arial"/>
          <w:color w:val="333333"/>
          <w:sz w:val="20"/>
          <w:shd w:val="clear" w:color="auto" w:fill="FFFFFF"/>
        </w:rPr>
        <w:t xml:space="preserve"> own</w:t>
      </w:r>
      <w:r w:rsidR="00F35A99">
        <w:rPr>
          <w:rFonts w:ascii="Palatino-Roman" w:hAnsi="Palatino-Roman" w:cs="Arial"/>
          <w:color w:val="333333"/>
          <w:sz w:val="20"/>
          <w:shd w:val="clear" w:color="auto" w:fill="FFFFFF"/>
        </w:rPr>
        <w:t xml:space="preserve"> right-side </w:t>
      </w:r>
      <w:r w:rsidR="007F7B06">
        <w:rPr>
          <w:rFonts w:ascii="Palatino-Roman" w:hAnsi="Palatino-Roman" w:cs="Arial"/>
          <w:color w:val="333333"/>
          <w:sz w:val="20"/>
          <w:shd w:val="clear" w:color="auto" w:fill="FFFFFF"/>
        </w:rPr>
        <w:t>in</w:t>
      </w:r>
      <w:r w:rsidR="00F35A99">
        <w:rPr>
          <w:rFonts w:ascii="Palatino-Roman" w:hAnsi="Palatino-Roman" w:cs="Arial"/>
          <w:color w:val="333333"/>
          <w:sz w:val="20"/>
          <w:shd w:val="clear" w:color="auto" w:fill="FFFFFF"/>
        </w:rPr>
        <w:t xml:space="preserve"> anticipating that the agent</w:t>
      </w:r>
      <w:r w:rsidR="007F7B06">
        <w:rPr>
          <w:rFonts w:ascii="Palatino-Roman" w:hAnsi="Palatino-Roman" w:cs="Arial"/>
          <w:color w:val="333333"/>
          <w:sz w:val="20"/>
          <w:shd w:val="clear" w:color="auto" w:fill="FFFFFF"/>
        </w:rPr>
        <w:t xml:space="preserve"> would</w:t>
      </w:r>
      <w:r w:rsidR="00F35A99">
        <w:rPr>
          <w:rFonts w:ascii="Palatino-Roman" w:hAnsi="Palatino-Roman" w:cs="Arial"/>
          <w:color w:val="333333"/>
          <w:sz w:val="20"/>
          <w:shd w:val="clear" w:color="auto" w:fill="FFFFFF"/>
        </w:rPr>
        <w:t>—from her perspective—</w:t>
      </w:r>
      <w:r w:rsidR="004A607C">
        <w:rPr>
          <w:rFonts w:ascii="Palatino-Roman" w:hAnsi="Palatino-Roman" w:cs="Arial"/>
          <w:color w:val="333333"/>
          <w:sz w:val="20"/>
          <w:shd w:val="clear" w:color="auto" w:fill="FFFFFF"/>
        </w:rPr>
        <w:t>go to</w:t>
      </w:r>
      <w:r w:rsidR="00562145">
        <w:rPr>
          <w:rFonts w:ascii="Palatino-Roman" w:hAnsi="Palatino-Roman" w:cs="Arial"/>
          <w:color w:val="333333"/>
          <w:sz w:val="20"/>
          <w:shd w:val="clear" w:color="auto" w:fill="FFFFFF"/>
        </w:rPr>
        <w:t xml:space="preserve"> the left</w:t>
      </w:r>
      <w:r w:rsidR="00F35A99">
        <w:rPr>
          <w:rFonts w:ascii="Palatino-Roman" w:hAnsi="Palatino-Roman" w:cs="Arial"/>
          <w:color w:val="333333"/>
          <w:sz w:val="20"/>
          <w:shd w:val="clear" w:color="auto" w:fill="FFFFFF"/>
        </w:rPr>
        <w:t>-side box</w:t>
      </w:r>
      <w:r w:rsidR="004A607C">
        <w:rPr>
          <w:rFonts w:ascii="Palatino-Roman" w:hAnsi="Palatino-Roman" w:cs="Arial"/>
          <w:color w:val="333333"/>
          <w:sz w:val="20"/>
          <w:shd w:val="clear" w:color="auto" w:fill="FFFFFF"/>
        </w:rPr>
        <w:t>,</w:t>
      </w:r>
      <w:r w:rsidR="00F35A99">
        <w:rPr>
          <w:rFonts w:ascii="Palatino-Roman" w:hAnsi="Palatino-Roman" w:cs="Arial"/>
          <w:color w:val="333333"/>
          <w:sz w:val="20"/>
          <w:shd w:val="clear" w:color="auto" w:fill="FFFFFF"/>
        </w:rPr>
        <w:t xml:space="preserve"> and that </w:t>
      </w:r>
      <w:r w:rsidR="008D5586">
        <w:rPr>
          <w:rFonts w:ascii="Palatino-Roman" w:hAnsi="Palatino-Roman" w:cs="Arial"/>
          <w:color w:val="333333"/>
          <w:sz w:val="20"/>
          <w:shd w:val="clear" w:color="auto" w:fill="FFFFFF"/>
        </w:rPr>
        <w:t>adults</w:t>
      </w:r>
      <w:r w:rsidR="00F35A99">
        <w:rPr>
          <w:rFonts w:ascii="Palatino-Roman" w:hAnsi="Palatino-Roman" w:cs="Arial"/>
          <w:color w:val="333333"/>
          <w:sz w:val="20"/>
          <w:shd w:val="clear" w:color="auto" w:fill="FFFFFF"/>
        </w:rPr>
        <w:t xml:space="preserve"> leaned to their</w:t>
      </w:r>
      <w:r w:rsidR="007F7B06">
        <w:rPr>
          <w:rFonts w:ascii="Palatino-Roman" w:hAnsi="Palatino-Roman" w:cs="Arial"/>
          <w:color w:val="333333"/>
          <w:sz w:val="20"/>
          <w:shd w:val="clear" w:color="auto" w:fill="FFFFFF"/>
        </w:rPr>
        <w:t xml:space="preserve"> own</w:t>
      </w:r>
      <w:r w:rsidR="00F35A99">
        <w:rPr>
          <w:rFonts w:ascii="Palatino-Roman" w:hAnsi="Palatino-Roman" w:cs="Arial"/>
          <w:color w:val="333333"/>
          <w:sz w:val="20"/>
          <w:shd w:val="clear" w:color="auto" w:fill="FFFFFF"/>
        </w:rPr>
        <w:t xml:space="preserve"> left-side when antici</w:t>
      </w:r>
      <w:r w:rsidR="004A607C">
        <w:rPr>
          <w:rFonts w:ascii="Palatino-Roman" w:hAnsi="Palatino-Roman" w:cs="Arial"/>
          <w:color w:val="333333"/>
          <w:sz w:val="20"/>
          <w:shd w:val="clear" w:color="auto" w:fill="FFFFFF"/>
        </w:rPr>
        <w:t>pating that the agent</w:t>
      </w:r>
      <w:r w:rsidR="007F7B06">
        <w:rPr>
          <w:rFonts w:ascii="Palatino-Roman" w:hAnsi="Palatino-Roman" w:cs="Arial"/>
          <w:color w:val="333333"/>
          <w:sz w:val="20"/>
          <w:shd w:val="clear" w:color="auto" w:fill="FFFFFF"/>
        </w:rPr>
        <w:t xml:space="preserve"> would</w:t>
      </w:r>
      <w:r w:rsidR="004A607C">
        <w:rPr>
          <w:rFonts w:ascii="Palatino-Roman" w:hAnsi="Palatino-Roman" w:cs="Arial"/>
          <w:color w:val="333333"/>
          <w:sz w:val="20"/>
          <w:shd w:val="clear" w:color="auto" w:fill="FFFFFF"/>
        </w:rPr>
        <w:t>—from her perspective—go</w:t>
      </w:r>
      <w:r w:rsidR="007F7B06">
        <w:rPr>
          <w:rFonts w:ascii="Palatino-Roman" w:hAnsi="Palatino-Roman" w:cs="Arial"/>
          <w:color w:val="333333"/>
          <w:sz w:val="20"/>
          <w:shd w:val="clear" w:color="auto" w:fill="FFFFFF"/>
        </w:rPr>
        <w:t xml:space="preserve"> </w:t>
      </w:r>
      <w:r w:rsidR="00562145">
        <w:rPr>
          <w:rFonts w:ascii="Palatino-Roman" w:hAnsi="Palatino-Roman" w:cs="Arial"/>
          <w:color w:val="333333"/>
          <w:sz w:val="20"/>
          <w:shd w:val="clear" w:color="auto" w:fill="FFFFFF"/>
        </w:rPr>
        <w:t>to the right</w:t>
      </w:r>
      <w:r w:rsidR="004A607C">
        <w:rPr>
          <w:rFonts w:ascii="Palatino-Roman" w:hAnsi="Palatino-Roman" w:cs="Arial"/>
          <w:color w:val="333333"/>
          <w:sz w:val="20"/>
          <w:shd w:val="clear" w:color="auto" w:fill="FFFFFF"/>
        </w:rPr>
        <w:t>-side box,</w:t>
      </w:r>
      <w:r w:rsidR="007F7B06">
        <w:rPr>
          <w:rFonts w:ascii="Palatino-Roman" w:hAnsi="Palatino-Roman" w:cs="Arial"/>
          <w:color w:val="333333"/>
          <w:sz w:val="20"/>
          <w:shd w:val="clear" w:color="auto" w:fill="FFFFFF"/>
        </w:rPr>
        <w:t xml:space="preserve"> </w:t>
      </w:r>
      <w:r w:rsidR="00A14D67">
        <w:rPr>
          <w:rFonts w:ascii="Palatino-Roman" w:hAnsi="Palatino-Roman" w:cs="Arial"/>
          <w:color w:val="333333"/>
          <w:sz w:val="20"/>
          <w:shd w:val="clear" w:color="auto" w:fill="FFFFFF"/>
        </w:rPr>
        <w:t>fits with computational and conceptual models suggesting</w:t>
      </w:r>
      <w:r w:rsidR="007F7B06">
        <w:rPr>
          <w:rFonts w:ascii="Palatino-Roman" w:hAnsi="Palatino-Roman" w:cs="Arial"/>
          <w:color w:val="333333"/>
          <w:sz w:val="20"/>
          <w:shd w:val="clear" w:color="auto" w:fill="FFFFFF"/>
        </w:rPr>
        <w:t xml:space="preserve"> that motor representations a</w:t>
      </w:r>
      <w:r w:rsidR="00A44533">
        <w:rPr>
          <w:rFonts w:ascii="Palatino-Roman" w:hAnsi="Palatino-Roman" w:cs="Arial"/>
          <w:color w:val="333333"/>
          <w:sz w:val="20"/>
          <w:shd w:val="clear" w:color="auto" w:fill="FFFFFF"/>
        </w:rPr>
        <w:t xml:space="preserve">nd processes may </w:t>
      </w:r>
      <w:r w:rsidR="00A14D67">
        <w:rPr>
          <w:rFonts w:ascii="Palatino-Roman" w:hAnsi="Palatino-Roman" w:cs="Arial"/>
          <w:color w:val="333333"/>
          <w:sz w:val="20"/>
          <w:shd w:val="clear" w:color="auto" w:fill="FFFFFF"/>
        </w:rPr>
        <w:t>be able to</w:t>
      </w:r>
      <w:r w:rsidR="007F7B06">
        <w:rPr>
          <w:rFonts w:ascii="Palatino-Roman" w:hAnsi="Palatino-Roman" w:cs="Arial"/>
          <w:color w:val="333333"/>
          <w:sz w:val="20"/>
          <w:shd w:val="clear" w:color="auto" w:fill="FFFFFF"/>
        </w:rPr>
        <w:t xml:space="preserve"> remap the agent's allocentric frame of reference into </w:t>
      </w:r>
      <w:r w:rsidR="008D5586">
        <w:rPr>
          <w:rFonts w:ascii="Palatino-Roman" w:hAnsi="Palatino-Roman" w:cs="Arial"/>
          <w:color w:val="333333"/>
          <w:sz w:val="20"/>
          <w:shd w:val="clear" w:color="auto" w:fill="FFFFFF"/>
        </w:rPr>
        <w:t>subjects</w:t>
      </w:r>
      <w:r w:rsidR="007F7B06">
        <w:rPr>
          <w:rFonts w:ascii="Palatino-Roman" w:hAnsi="Palatino-Roman" w:cs="Arial"/>
          <w:color w:val="333333"/>
          <w:sz w:val="20"/>
          <w:shd w:val="clear" w:color="auto" w:fill="FFFFFF"/>
        </w:rPr>
        <w:t>' own egocentric frame of reference</w:t>
      </w:r>
      <w:r w:rsidR="00366995">
        <w:rPr>
          <w:rFonts w:ascii="Palatino-Roman" w:hAnsi="Palatino-Roman" w:cs="Arial"/>
          <w:color w:val="333333"/>
          <w:sz w:val="20"/>
          <w:shd w:val="clear" w:color="auto" w:fill="FFFFFF"/>
        </w:rPr>
        <w:t xml:space="preserve"> </w:t>
      </w:r>
      <w:r w:rsidR="00B46C93">
        <w:rPr>
          <w:rFonts w:ascii="Palatino-Roman" w:hAnsi="Palatino-Roman" w:cs="Arial"/>
          <w:color w:val="333333"/>
          <w:sz w:val="20"/>
          <w:shd w:val="clear" w:color="auto" w:fill="FFFFFF"/>
        </w:rPr>
        <w:fldChar w:fldCharType="begin"/>
      </w:r>
      <w:r w:rsidR="00B46C93">
        <w:rPr>
          <w:rFonts w:ascii="Palatino-Roman" w:hAnsi="Palatino-Roman" w:cs="Arial"/>
          <w:color w:val="333333"/>
          <w:sz w:val="20"/>
          <w:shd w:val="clear" w:color="auto" w:fill="FFFFFF"/>
        </w:rPr>
        <w:instrText xml:space="preserve"> ADDIN ZOTERO_ITEM CSL_CITATION {"citationID":"GgJPxFOG","properties":{"formattedCitation":"[35]","plainCitation":"[35]","noteIndex":0},"citationItems":[{"id":459,"uris":["http://zotero.org/users/4995944/items/ZEG3KBGZ"],"uri":["http://zotero.org/users/4995944/items/ZEG3KBGZ"],"itemData":{"id":459,"type":"article-journal","title":"Fronto-parietal mirror neuron system modeling: Visuospatial transformations support imitation learning independently of imitator perspective","container-title":"Human Movement Science","collection-title":"Special issue: Articles on graphonomics","page":"121-141","volume":"65","source":"ScienceDirect","abstract":"Although the human mirror neuron system (MNS) is critical for action observation and imitation, most MNS investigations overlook the visuospatial transformation processes that allow individuals to interpret and imitate actions observed from differing perspectives. This problem is not trivial since accurately reaching for and grasping an object requires a visuospatial transformation mechanism capable of precisely remapping fine motor skills where the observer’s and imitator’s arms and hands may have quite different orientations and sizes. Accordingly, here we describe a novel neural model to investigate the dynamics between the fronto-parietal MNS and visuospatial processes during observation and imitation of a reaching and grasping action. Our model encompasses i) the inferior frontal gyrus (IFG) and inferior parietal lobule (IPL), regions that are postulated to produce neural drive and sensory predictions, respectively; ii) the middle temporal (MT) and middle superior temporal (MST) regions that are postulated to process visual motion of a particular action; and iii) the superior parietal lobule (SPL) and intra-parietal sulcus (IPS) that are hypothesized to encode the visuospatial transformations enabling action observation/imitation based on different visuospatial viewpoints. The results reveal that when a demonstrator executes an action, an imitator can reproduce it with similar kinematics, independently of differences in anthropometry, distance, and viewpoint. As with prior empirical findings, similar model synaptic activity was observed during both action observation and execution along with the existence of both view-independent and view-dependent neural populations in the frontal MNS. Importantly, this work generates testable behavioral and neurophysiological predictions. Namely, the model predicts that i) during observation/imitation the response time increases linearly as the rotation angle of the observed action increases but remain similar when performing both clockwise and counterclockwise rotation and ii) IPL embeds essentially view-independent neurons while SPL/IPS includes both view-independent and view-dependent neurons. Overall, this work suggests that MT/MST visuomotion processes combined with the SPL/IPS allow the MNS to observe and imitate actions independently of demonstrator-imitator spatial relationships.","DOI":"10.1016/j.humov.2018.05.013","ISSN":"0167-9457","title-short":"Fronto-parietal mirror neuron system modeling","journalAbbreviation":"Human Movement Science","language":"en","author":[{"family":"Oh","given":"Hyuk"},{"family":"Braun","given":"Allen R."},{"family":"Reggia","given":"James A."},{"family":"Gentili","given":"Rodolphe J."}],"issued":{"date-parts":[["2019",6,1]]}}}],"schema":"https://github.com/citation-style-language/schema/raw/master/csl-citation.json"} </w:instrText>
      </w:r>
      <w:r w:rsidR="00B46C93">
        <w:rPr>
          <w:rFonts w:ascii="Palatino-Roman" w:hAnsi="Palatino-Roman" w:cs="Arial"/>
          <w:color w:val="333333"/>
          <w:sz w:val="20"/>
          <w:shd w:val="clear" w:color="auto" w:fill="FFFFFF"/>
        </w:rPr>
        <w:fldChar w:fldCharType="separate"/>
      </w:r>
      <w:r w:rsidR="00B46C93">
        <w:rPr>
          <w:rFonts w:ascii="Palatino-Roman" w:hAnsi="Palatino-Roman" w:cs="Arial"/>
          <w:noProof/>
          <w:color w:val="333333"/>
          <w:sz w:val="20"/>
          <w:shd w:val="clear" w:color="auto" w:fill="FFFFFF"/>
        </w:rPr>
        <w:t>[35]</w:t>
      </w:r>
      <w:r w:rsidR="00B46C93">
        <w:rPr>
          <w:rFonts w:ascii="Palatino-Roman" w:hAnsi="Palatino-Roman" w:cs="Arial"/>
          <w:color w:val="333333"/>
          <w:sz w:val="20"/>
          <w:shd w:val="clear" w:color="auto" w:fill="FFFFFF"/>
        </w:rPr>
        <w:fldChar w:fldCharType="end"/>
      </w:r>
      <w:r w:rsidR="007F7B06">
        <w:rPr>
          <w:rFonts w:ascii="Palatino-Roman" w:hAnsi="Palatino-Roman" w:cs="Arial"/>
          <w:color w:val="333333"/>
          <w:sz w:val="20"/>
          <w:shd w:val="clear" w:color="auto" w:fill="FFFFFF"/>
        </w:rPr>
        <w:t>.</w:t>
      </w:r>
      <w:r w:rsidR="00270F84">
        <w:rPr>
          <w:rFonts w:ascii="Palatino-Roman" w:hAnsi="Palatino-Roman" w:cs="Arial"/>
          <w:color w:val="333333"/>
          <w:sz w:val="20"/>
          <w:shd w:val="clear" w:color="auto" w:fill="FFFFFF"/>
        </w:rPr>
        <w:t xml:space="preserve"> </w:t>
      </w:r>
      <w:r w:rsidR="00B74549" w:rsidRPr="002327FA">
        <w:rPr>
          <w:rFonts w:ascii="Palatino-Roman" w:hAnsi="Palatino-Roman" w:cs="Arial"/>
          <w:color w:val="333333"/>
          <w:sz w:val="20"/>
          <w:highlight w:val="yellow"/>
          <w:shd w:val="clear" w:color="auto" w:fill="FFFFFF"/>
        </w:rPr>
        <w:t>There are</w:t>
      </w:r>
      <w:r w:rsidR="00A14D67" w:rsidRPr="002327FA">
        <w:rPr>
          <w:rFonts w:ascii="Palatino-Roman" w:hAnsi="Palatino-Roman" w:cs="Arial"/>
          <w:color w:val="333333"/>
          <w:sz w:val="20"/>
          <w:highlight w:val="yellow"/>
          <w:shd w:val="clear" w:color="auto" w:fill="FFFFFF"/>
        </w:rPr>
        <w:t>, however, s</w:t>
      </w:r>
      <w:r w:rsidR="00597777" w:rsidRPr="002327FA">
        <w:rPr>
          <w:rFonts w:ascii="Palatino-Roman" w:hAnsi="Palatino-Roman" w:cs="Arial"/>
          <w:color w:val="333333"/>
          <w:sz w:val="20"/>
          <w:highlight w:val="yellow"/>
          <w:shd w:val="clear" w:color="auto" w:fill="FFFFFF"/>
        </w:rPr>
        <w:t>tudies show</w:t>
      </w:r>
      <w:r w:rsidR="00A14D67" w:rsidRPr="002327FA">
        <w:rPr>
          <w:rFonts w:ascii="Palatino-Roman" w:hAnsi="Palatino-Roman" w:cs="Arial"/>
          <w:color w:val="333333"/>
          <w:sz w:val="20"/>
          <w:highlight w:val="yellow"/>
          <w:shd w:val="clear" w:color="auto" w:fill="FFFFFF"/>
        </w:rPr>
        <w:t>ing</w:t>
      </w:r>
      <w:r w:rsidR="00597777" w:rsidRPr="002327FA">
        <w:rPr>
          <w:rFonts w:ascii="Palatino-Roman" w:hAnsi="Palatino-Roman" w:cs="Arial"/>
          <w:color w:val="333333"/>
          <w:sz w:val="20"/>
          <w:highlight w:val="yellow"/>
          <w:shd w:val="clear" w:color="auto" w:fill="FFFFFF"/>
        </w:rPr>
        <w:t xml:space="preserve"> that the</w:t>
      </w:r>
      <w:r w:rsidR="00270F84" w:rsidRPr="002327FA">
        <w:rPr>
          <w:rFonts w:ascii="Palatino-Roman" w:hAnsi="Palatino-Roman" w:cs="Arial"/>
          <w:color w:val="333333"/>
          <w:sz w:val="20"/>
          <w:highlight w:val="yellow"/>
          <w:shd w:val="clear" w:color="auto" w:fill="FFFFFF"/>
        </w:rPr>
        <w:t xml:space="preserve"> link</w:t>
      </w:r>
      <w:r w:rsidR="0024481A" w:rsidRPr="002327FA">
        <w:rPr>
          <w:rFonts w:ascii="Palatino-Roman" w:hAnsi="Palatino-Roman" w:cs="Arial"/>
          <w:color w:val="333333"/>
          <w:sz w:val="20"/>
          <w:highlight w:val="yellow"/>
          <w:shd w:val="clear" w:color="auto" w:fill="FFFFFF"/>
        </w:rPr>
        <w:t xml:space="preserve"> between action observation / prediction</w:t>
      </w:r>
      <w:r w:rsidR="005837D0" w:rsidRPr="002327FA">
        <w:rPr>
          <w:rFonts w:ascii="Palatino-Roman" w:hAnsi="Palatino-Roman" w:cs="Arial"/>
          <w:color w:val="333333"/>
          <w:sz w:val="20"/>
          <w:highlight w:val="yellow"/>
          <w:shd w:val="clear" w:color="auto" w:fill="FFFFFF"/>
        </w:rPr>
        <w:t xml:space="preserve"> </w:t>
      </w:r>
      <w:r w:rsidR="008D5586" w:rsidRPr="002327FA">
        <w:rPr>
          <w:rFonts w:ascii="Palatino-Roman" w:hAnsi="Palatino-Roman" w:cs="Arial"/>
          <w:color w:val="333333"/>
          <w:sz w:val="20"/>
          <w:highlight w:val="yellow"/>
          <w:shd w:val="clear" w:color="auto" w:fill="FFFFFF"/>
        </w:rPr>
        <w:t>and</w:t>
      </w:r>
      <w:r w:rsidR="0024481A" w:rsidRPr="002327FA">
        <w:rPr>
          <w:rFonts w:ascii="Palatino-Roman" w:hAnsi="Palatino-Roman" w:cs="Arial"/>
          <w:color w:val="333333"/>
          <w:sz w:val="20"/>
          <w:highlight w:val="yellow"/>
          <w:shd w:val="clear" w:color="auto" w:fill="FFFFFF"/>
        </w:rPr>
        <w:t xml:space="preserve"> action execution can be</w:t>
      </w:r>
      <w:r w:rsidR="00270F84" w:rsidRPr="002327FA">
        <w:rPr>
          <w:rFonts w:ascii="Palatino-Roman" w:hAnsi="Palatino-Roman" w:cs="Arial"/>
          <w:color w:val="333333"/>
          <w:sz w:val="20"/>
          <w:highlight w:val="yellow"/>
          <w:shd w:val="clear" w:color="auto" w:fill="FFFFFF"/>
        </w:rPr>
        <w:t xml:space="preserve"> motorically</w:t>
      </w:r>
      <w:r w:rsidR="0024481A" w:rsidRPr="002327FA">
        <w:rPr>
          <w:rFonts w:ascii="Palatino-Roman" w:hAnsi="Palatino-Roman" w:cs="Arial"/>
          <w:color w:val="333333"/>
          <w:sz w:val="20"/>
          <w:highlight w:val="yellow"/>
          <w:shd w:val="clear" w:color="auto" w:fill="FFFFFF"/>
        </w:rPr>
        <w:t xml:space="preserve"> mapped</w:t>
      </w:r>
      <w:r w:rsidR="00635072" w:rsidRPr="002327FA">
        <w:rPr>
          <w:rFonts w:ascii="Palatino-Roman" w:hAnsi="Palatino-Roman" w:cs="Arial"/>
          <w:color w:val="333333"/>
          <w:sz w:val="20"/>
          <w:highlight w:val="yellow"/>
          <w:shd w:val="clear" w:color="auto" w:fill="FFFFFF"/>
        </w:rPr>
        <w:t xml:space="preserve"> in some</w:t>
      </w:r>
      <w:r w:rsidR="00BE5FD0" w:rsidRPr="002327FA">
        <w:rPr>
          <w:rFonts w:ascii="Palatino-Roman" w:hAnsi="Palatino-Roman" w:cs="Arial"/>
          <w:color w:val="333333"/>
          <w:sz w:val="20"/>
          <w:highlight w:val="yellow"/>
          <w:shd w:val="clear" w:color="auto" w:fill="FFFFFF"/>
        </w:rPr>
        <w:t xml:space="preserve"> somatotopic </w:t>
      </w:r>
      <w:r w:rsidR="00BE5FD0" w:rsidRPr="00AD44B5">
        <w:rPr>
          <w:rFonts w:ascii="Palatino-Roman" w:hAnsi="Palatino-Roman" w:cs="Arial"/>
          <w:color w:val="333333"/>
          <w:sz w:val="20"/>
          <w:highlight w:val="yellow"/>
          <w:shd w:val="clear" w:color="auto" w:fill="FFFFFF"/>
        </w:rPr>
        <w:t>manner</w:t>
      </w:r>
      <w:r w:rsidR="002327FA" w:rsidRPr="00AD44B5">
        <w:rPr>
          <w:rFonts w:ascii="Palatino-Roman" w:hAnsi="Palatino-Roman" w:cs="Arial"/>
          <w:color w:val="333333"/>
          <w:sz w:val="20"/>
          <w:highlight w:val="yellow"/>
          <w:shd w:val="clear" w:color="auto" w:fill="FFFFFF"/>
        </w:rPr>
        <w:t xml:space="preserve"> </w:t>
      </w:r>
      <w:r w:rsidR="00B46C93" w:rsidRPr="00AD44B5">
        <w:rPr>
          <w:rFonts w:ascii="Palatino-Roman" w:hAnsi="Palatino-Roman" w:cs="Arial"/>
          <w:color w:val="333333"/>
          <w:sz w:val="20"/>
          <w:highlight w:val="yellow"/>
          <w:shd w:val="clear" w:color="auto" w:fill="FFFFFF"/>
        </w:rPr>
        <w:t xml:space="preserve">(e.g. see </w:t>
      </w:r>
      <w:r w:rsidR="00463714" w:rsidRPr="00AD44B5">
        <w:rPr>
          <w:rFonts w:ascii="Palatino-Roman" w:hAnsi="Palatino-Roman" w:cs="Arial"/>
          <w:color w:val="333333"/>
          <w:sz w:val="20"/>
          <w:highlight w:val="yellow"/>
          <w:shd w:val="clear" w:color="auto" w:fill="FFFFFF"/>
        </w:rPr>
        <w:fldChar w:fldCharType="begin"/>
      </w:r>
      <w:r w:rsidR="00463714" w:rsidRPr="00AD44B5">
        <w:rPr>
          <w:rFonts w:ascii="Palatino-Roman" w:hAnsi="Palatino-Roman" w:cs="Arial"/>
          <w:color w:val="333333"/>
          <w:sz w:val="20"/>
          <w:highlight w:val="yellow"/>
          <w:shd w:val="clear" w:color="auto" w:fill="FFFFFF"/>
        </w:rPr>
        <w:instrText xml:space="preserve"> ADDIN ZOTERO_ITEM CSL_CITATION {"citationID":"HiK41qEk","properties":{"formattedCitation":"[36]","plainCitation":"[36]","noteIndex":0},"citationItems":[{"id":462,"uris":["http://zotero.org/users/4995944/items/4FSYCQ5V"],"uri":["http://zotero.org/users/4995944/items/4FSYCQ5V"],"itemData":{"id":462,"type":"article-journal","title":"Human motor cortex excitability during the perception of others’ action","container-title":"Current Opinion in Neurobiology","collection-title":"Cognitive neuroscience","page":"213-218","volume":"15","issue":"2","source":"ScienceDirect","abstract":"Neuroscience research during the past ten years has fundamentally changed the traditional view of the motor system. In monkeys, the finding that premotor neurons also discharge during visual stimulation (visuomotor neurons) raises new hypotheses about the putative role played by motor representations in perceptual functions. Among visuomotor neurons, mirror neurons might be involved in understanding the actions of others and might, therefore, be crucial in interindividual communication. Functional brain imaging studies enabled us to localize the human mirror system, but the demonstration that the motor cortex dynamically replicates the observed actions, as if they were executed by the observer, can only be given by fast and focal measurements of cortical activity. Transcranial magnetic stimulation enables us to instantaneously estimate corticospinal excitability, and has been used to study the human mirror system at work during the perception of actions performed by other individuals. In the past ten years several TMS experiments have been performed investigating the involvement of motor system during others’ action observation. Results suggest that when we observe another individual acting we strongly ‘resonate’ with his or her action. In other words, our motor system simulates underthreshold the observed action in a strictly congruent fashion. The involved muscles are the same as those used in the observed action and their activation is temporally strictly coupled with the dynamics of the observed action.","DOI":"10.1016/j.conb.2005.03.013","ISSN":"0959-4388","journalAbbreviation":"Current Opinion in Neurobiology","language":"en","author":[{"family":"Fadiga","given":"Luciano"},{"family":"Craighero","given":"Laila"},{"family":"Olivier","given":"Etienne"}],"issued":{"date-parts":[["2005",4,1]]}}}],"schema":"https://github.com/citation-style-language/schema/raw/master/csl-citation.json"} </w:instrText>
      </w:r>
      <w:r w:rsidR="00463714" w:rsidRPr="00AD44B5">
        <w:rPr>
          <w:rFonts w:ascii="Palatino-Roman" w:hAnsi="Palatino-Roman" w:cs="Arial"/>
          <w:color w:val="333333"/>
          <w:sz w:val="20"/>
          <w:highlight w:val="yellow"/>
          <w:shd w:val="clear" w:color="auto" w:fill="FFFFFF"/>
        </w:rPr>
        <w:fldChar w:fldCharType="separate"/>
      </w:r>
      <w:r w:rsidR="00463714" w:rsidRPr="00AD44B5">
        <w:rPr>
          <w:rFonts w:ascii="Palatino-Roman" w:hAnsi="Palatino-Roman" w:cs="Arial"/>
          <w:noProof/>
          <w:color w:val="333333"/>
          <w:sz w:val="20"/>
          <w:highlight w:val="yellow"/>
          <w:shd w:val="clear" w:color="auto" w:fill="FFFFFF"/>
        </w:rPr>
        <w:t>[36]</w:t>
      </w:r>
      <w:r w:rsidR="00463714" w:rsidRPr="00AD44B5">
        <w:rPr>
          <w:rFonts w:ascii="Palatino-Roman" w:hAnsi="Palatino-Roman" w:cs="Arial"/>
          <w:color w:val="333333"/>
          <w:sz w:val="20"/>
          <w:highlight w:val="yellow"/>
          <w:shd w:val="clear" w:color="auto" w:fill="FFFFFF"/>
        </w:rPr>
        <w:fldChar w:fldCharType="end"/>
      </w:r>
      <w:r w:rsidR="00B46C93" w:rsidRPr="00AD44B5">
        <w:rPr>
          <w:rFonts w:ascii="Palatino-Roman" w:hAnsi="Palatino-Roman" w:cs="Arial"/>
          <w:color w:val="333333"/>
          <w:sz w:val="20"/>
          <w:highlight w:val="yellow"/>
          <w:shd w:val="clear" w:color="auto" w:fill="FFFFFF"/>
        </w:rPr>
        <w:t xml:space="preserve"> for a review)</w:t>
      </w:r>
      <w:r w:rsidR="00BE5FD0">
        <w:rPr>
          <w:rFonts w:ascii="Palatino-Roman" w:hAnsi="Palatino-Roman" w:cs="Arial"/>
          <w:color w:val="333333"/>
          <w:sz w:val="20"/>
          <w:shd w:val="clear" w:color="auto" w:fill="FFFFFF"/>
        </w:rPr>
        <w:t>.</w:t>
      </w:r>
      <w:r w:rsidR="00270F84">
        <w:rPr>
          <w:rFonts w:ascii="Palatino-Roman" w:hAnsi="Palatino-Roman" w:cs="Arial"/>
          <w:color w:val="333333"/>
          <w:sz w:val="20"/>
          <w:shd w:val="clear" w:color="auto" w:fill="FFFFFF"/>
        </w:rPr>
        <w:t xml:space="preserve"> </w:t>
      </w:r>
      <w:r w:rsidR="00BE5FD0">
        <w:rPr>
          <w:rFonts w:ascii="Palatino-Roman" w:hAnsi="Palatino-Roman" w:cs="Arial"/>
          <w:color w:val="333333"/>
          <w:sz w:val="20"/>
          <w:shd w:val="clear" w:color="auto" w:fill="FFFFFF"/>
        </w:rPr>
        <w:t>F</w:t>
      </w:r>
      <w:r w:rsidR="00597777">
        <w:rPr>
          <w:rFonts w:ascii="Palatino-Roman" w:hAnsi="Palatino-Roman" w:cs="Arial"/>
          <w:color w:val="333333"/>
          <w:sz w:val="20"/>
          <w:shd w:val="clear" w:color="auto" w:fill="FFFFFF"/>
        </w:rPr>
        <w:t xml:space="preserve">or example, adults observing a needle penetrating the hand of a human model showed changes in corticospinal motor representations in the </w:t>
      </w:r>
      <w:r w:rsidR="0024481A">
        <w:rPr>
          <w:rFonts w:ascii="Palatino-Roman" w:hAnsi="Palatino-Roman" w:cs="Arial"/>
          <w:color w:val="333333"/>
          <w:sz w:val="20"/>
          <w:shd w:val="clear" w:color="auto" w:fill="FFFFFF"/>
        </w:rPr>
        <w:t>particular</w:t>
      </w:r>
      <w:r w:rsidR="00597777">
        <w:rPr>
          <w:rFonts w:ascii="Palatino-Roman" w:hAnsi="Palatino-Roman" w:cs="Arial"/>
          <w:color w:val="333333"/>
          <w:sz w:val="20"/>
          <w:shd w:val="clear" w:color="auto" w:fill="FFFFFF"/>
        </w:rPr>
        <w:t xml:space="preserve"> muscle that was pricked</w:t>
      </w:r>
      <w:r w:rsidR="00366995">
        <w:rPr>
          <w:rFonts w:ascii="Palatino-Roman" w:hAnsi="Palatino-Roman" w:cs="Arial"/>
          <w:color w:val="333333"/>
          <w:sz w:val="20"/>
          <w:shd w:val="clear" w:color="auto" w:fill="FFFFFF"/>
        </w:rPr>
        <w:t xml:space="preserve"> </w:t>
      </w:r>
      <w:r w:rsidR="00463714">
        <w:rPr>
          <w:rFonts w:ascii="Palatino-Roman" w:hAnsi="Palatino-Roman" w:cs="Arial"/>
          <w:color w:val="333333"/>
          <w:sz w:val="20"/>
          <w:shd w:val="clear" w:color="auto" w:fill="FFFFFF"/>
        </w:rPr>
        <w:fldChar w:fldCharType="begin"/>
      </w:r>
      <w:r w:rsidR="00463714">
        <w:rPr>
          <w:rFonts w:ascii="Palatino-Roman" w:hAnsi="Palatino-Roman" w:cs="Arial"/>
          <w:color w:val="333333"/>
          <w:sz w:val="20"/>
          <w:shd w:val="clear" w:color="auto" w:fill="FFFFFF"/>
        </w:rPr>
        <w:instrText xml:space="preserve"> ADDIN ZOTERO_ITEM CSL_CITATION {"citationID":"dLPUUCYb","properties":{"formattedCitation":"[37]","plainCitation":"[37]","noteIndex":0},"citationItems":[{"id":465,"uris":["http://zotero.org/users/4995944/items/T69LW9CB"],"uri":["http://zotero.org/users/4995944/items/T69LW9CB"],"itemData":{"id":465,"type":"article-journal","title":"Transcranial magnetic stimulation highlights the sensorimotor side of empathy for pain","container-title":"Nature Neuroscience","page":"955-960","volume":"8","issue":"7","source":"www.nature.com","abstract":"Pain is intimately linked with action systems that are involved in observational learning and imitation. Motor responses to one's own pain allow freezing or escape reactions and ultimately survival. Here we show that similar motor responses occur as a result of observation of painful events in others. We used transcranial magnetic stimulation to record changes in corticospinal motor representations of hand muscles of individuals observing needles penetrating hands or feet of a human model or noncorporeal objects. We found a reduction in amplitude of motor-evoked potentials that was specific to the muscle that subjects observed being pricked. This inhibition correlated with the observer's subjective rating of the sensory qualities of the pain attributed to the model and with sensory, but not emotional, state or trait empathy measures. The empathic inference about the sensory qualities of others' pain and their automatic embodiment in the observer's motor system may be crucial for the social learning of reactions to pain.","DOI":"10.1038/nn1481","ISSN":"1546-1726","journalAbbreviation":"Nat Neurosci","language":"en","author":[{"family":"Avenanti","given":"Alessio"},{"family":"Bueti","given":"Domenica"},{"family":"Galati","given":"Gaspare"},{"family":"Aglioti","given":"Salvatore M."}],"issued":{"date-parts":[["2005",7]]}}}],"schema":"https://github.com/citation-style-language/schema/raw/master/csl-citation.json"} </w:instrText>
      </w:r>
      <w:r w:rsidR="00463714">
        <w:rPr>
          <w:rFonts w:ascii="Palatino-Roman" w:hAnsi="Palatino-Roman" w:cs="Arial"/>
          <w:color w:val="333333"/>
          <w:sz w:val="20"/>
          <w:shd w:val="clear" w:color="auto" w:fill="FFFFFF"/>
        </w:rPr>
        <w:fldChar w:fldCharType="separate"/>
      </w:r>
      <w:r w:rsidR="00463714">
        <w:rPr>
          <w:rFonts w:ascii="Palatino-Roman" w:hAnsi="Palatino-Roman" w:cs="Arial"/>
          <w:noProof/>
          <w:color w:val="333333"/>
          <w:sz w:val="20"/>
          <w:shd w:val="clear" w:color="auto" w:fill="FFFFFF"/>
        </w:rPr>
        <w:t>[37]</w:t>
      </w:r>
      <w:r w:rsidR="00463714">
        <w:rPr>
          <w:rFonts w:ascii="Palatino-Roman" w:hAnsi="Palatino-Roman" w:cs="Arial"/>
          <w:color w:val="333333"/>
          <w:sz w:val="20"/>
          <w:shd w:val="clear" w:color="auto" w:fill="FFFFFF"/>
        </w:rPr>
        <w:fldChar w:fldCharType="end"/>
      </w:r>
      <w:r w:rsidR="0024481A">
        <w:rPr>
          <w:rFonts w:ascii="Palatino-Roman" w:hAnsi="Palatino-Roman" w:cs="Arial"/>
          <w:color w:val="333333"/>
          <w:sz w:val="20"/>
          <w:shd w:val="clear" w:color="auto" w:fill="FFFFFF"/>
        </w:rPr>
        <w:t xml:space="preserve">. </w:t>
      </w:r>
      <w:r w:rsidR="00BE5FD0">
        <w:rPr>
          <w:rFonts w:ascii="Palatino-Roman" w:hAnsi="Palatino-Roman" w:cs="Arial"/>
          <w:color w:val="333333"/>
          <w:sz w:val="20"/>
          <w:shd w:val="clear" w:color="auto" w:fill="FFFFFF"/>
        </w:rPr>
        <w:t>Adults also show action priming effects when congruent body effectors are involved</w:t>
      </w:r>
      <w:r w:rsidR="00366995">
        <w:rPr>
          <w:rFonts w:ascii="Palatino-Roman" w:hAnsi="Palatino-Roman" w:cs="Arial"/>
          <w:color w:val="333333"/>
          <w:sz w:val="20"/>
          <w:shd w:val="clear" w:color="auto" w:fill="FFFFFF"/>
        </w:rPr>
        <w:t xml:space="preserve"> </w:t>
      </w:r>
      <w:r w:rsidR="002A4E5B">
        <w:rPr>
          <w:rFonts w:ascii="Palatino-Roman" w:hAnsi="Palatino-Roman" w:cs="Arial"/>
          <w:color w:val="333333"/>
          <w:sz w:val="20"/>
          <w:shd w:val="clear" w:color="auto" w:fill="FFFFFF"/>
        </w:rPr>
        <w:fldChar w:fldCharType="begin"/>
      </w:r>
      <w:r w:rsidR="002A4E5B">
        <w:rPr>
          <w:rFonts w:ascii="Palatino-Roman" w:hAnsi="Palatino-Roman" w:cs="Arial"/>
          <w:color w:val="333333"/>
          <w:sz w:val="20"/>
          <w:shd w:val="clear" w:color="auto" w:fill="FFFFFF"/>
        </w:rPr>
        <w:instrText xml:space="preserve"> ADDIN ZOTERO_ITEM CSL_CITATION {"citationID":"0o1Pv6E8","properties":{"formattedCitation":"[38]","plainCitation":"[38]","noteIndex":0},"citationItems":[{"id":468,"uris":["http://zotero.org/users/4995944/items/3AWX5AR4"],"uri":["http://zotero.org/users/4995944/items/3AWX5AR4"],"itemData":{"id":468,"type":"article-journal","title":"Compatibility between Observed and Executed Finger Movements: Comparing Symbolic, Spatial, and Imitative Cues","container-title":"Brain and Cognition","page":"124-143","volume":"44","issue":"2","source":"ScienceDirect","abstract":"Intuitively, one can assume that imitating a movement is an easier task than responding to a symbolic stimulus like a verbal instruction. Support for this suggestion can be found in neuropsychological research as well as in research on stimulus–response compatibility. However controlled experimental evidence for this assumption is still lacking. We used a stimulus–response compatibility paradigm to test the assumption. In a series of experiments, it was tested whether observed finger movements have a stronger influence on finger movement execution than a symbolic or spatial cue. In the first experiment, we compared symbolic cues with observed finger movements using an interference paradigm. Observing finger movements strongly influenced movement execution, irrespective of whether the finger movement was the relevant or the irrelevant stimulus dimension. In the second experiment, effects of observed finger movements and spatial finger cues were compared. The observed finger movement dominated the spatial finger cue. A reduction in the similarity of observed and executed action in the third experiment led to a decrease of the influence of observed finger movement, which demonstrates the crucial role of the imitative relation of observed and executed action for the described effects. The results are discussed in relation to recent models of stimulus–response compatibility. Neurocognitive support for the strong relationship between movement observation and movement execution is reported.","DOI":"10.1006/brcg.2000.1225","ISSN":"0278-2626","title-short":"Compatibility between Observed and Executed Finger Movements","journalAbbreviation":"Brain and Cognition","language":"en","author":[{"family":"Brass","given":"Marcel"},{"family":"Bekkering","given":"Harold"},{"family":"Wohlschläger","given":"Andreas"},{"family":"Prinz","given":"Wolfgang"}],"issued":{"date-parts":[["2000",11,1]]}}}],"schema":"https://github.com/citation-style-language/schema/raw/master/csl-citation.json"} </w:instrText>
      </w:r>
      <w:r w:rsidR="002A4E5B">
        <w:rPr>
          <w:rFonts w:ascii="Palatino-Roman" w:hAnsi="Palatino-Roman" w:cs="Arial"/>
          <w:color w:val="333333"/>
          <w:sz w:val="20"/>
          <w:shd w:val="clear" w:color="auto" w:fill="FFFFFF"/>
        </w:rPr>
        <w:fldChar w:fldCharType="separate"/>
      </w:r>
      <w:r w:rsidR="002A4E5B">
        <w:rPr>
          <w:rFonts w:ascii="Palatino-Roman" w:hAnsi="Palatino-Roman" w:cs="Arial"/>
          <w:noProof/>
          <w:color w:val="333333"/>
          <w:sz w:val="20"/>
          <w:shd w:val="clear" w:color="auto" w:fill="FFFFFF"/>
        </w:rPr>
        <w:t>[38]</w:t>
      </w:r>
      <w:r w:rsidR="002A4E5B">
        <w:rPr>
          <w:rFonts w:ascii="Palatino-Roman" w:hAnsi="Palatino-Roman" w:cs="Arial"/>
          <w:color w:val="333333"/>
          <w:sz w:val="20"/>
          <w:shd w:val="clear" w:color="auto" w:fill="FFFFFF"/>
        </w:rPr>
        <w:fldChar w:fldCharType="end"/>
      </w:r>
      <w:r w:rsidR="00BE5FD0">
        <w:rPr>
          <w:rFonts w:ascii="Palatino-Roman" w:hAnsi="Palatino-Roman" w:cs="Arial"/>
          <w:color w:val="333333"/>
          <w:sz w:val="20"/>
          <w:shd w:val="clear" w:color="auto" w:fill="FFFFFF"/>
        </w:rPr>
        <w:t xml:space="preserve">. </w:t>
      </w:r>
      <w:r w:rsidR="00A14D67">
        <w:rPr>
          <w:rFonts w:ascii="Palatino-Roman" w:hAnsi="Palatino-Roman" w:cs="Arial"/>
          <w:color w:val="333333"/>
          <w:sz w:val="20"/>
          <w:shd w:val="clear" w:color="auto" w:fill="FFFFFF"/>
        </w:rPr>
        <w:t>Nonetheless</w:t>
      </w:r>
      <w:r w:rsidR="0024481A">
        <w:rPr>
          <w:rFonts w:ascii="Palatino-Roman" w:hAnsi="Palatino-Roman" w:cs="Arial"/>
          <w:color w:val="333333"/>
          <w:sz w:val="20"/>
          <w:shd w:val="clear" w:color="auto" w:fill="FFFFFF"/>
        </w:rPr>
        <w:t>, there is also more to the dynamics of motor representations and processes</w:t>
      </w:r>
      <w:r w:rsidR="000402C3">
        <w:rPr>
          <w:rFonts w:ascii="Palatino-Roman" w:hAnsi="Palatino-Roman" w:cs="Arial"/>
          <w:color w:val="333333"/>
          <w:sz w:val="20"/>
          <w:shd w:val="clear" w:color="auto" w:fill="FFFFFF"/>
        </w:rPr>
        <w:t xml:space="preserve">. Many studies show that there is selective discharge in motor activity according to the goal an action is directed towards, regardless of the specific effector used </w:t>
      </w:r>
      <w:r w:rsidR="002A4E5B">
        <w:rPr>
          <w:rFonts w:ascii="Palatino-Roman" w:hAnsi="Palatino-Roman" w:cs="Arial"/>
          <w:color w:val="333333"/>
          <w:sz w:val="20"/>
          <w:shd w:val="clear" w:color="auto" w:fill="FFFFFF"/>
        </w:rPr>
        <w:fldChar w:fldCharType="begin"/>
      </w:r>
      <w:r w:rsidR="002A4E5B">
        <w:rPr>
          <w:rFonts w:ascii="Palatino-Roman" w:hAnsi="Palatino-Roman" w:cs="Arial"/>
          <w:color w:val="333333"/>
          <w:sz w:val="20"/>
          <w:shd w:val="clear" w:color="auto" w:fill="FFFFFF"/>
        </w:rPr>
        <w:instrText xml:space="preserve"> ADDIN ZOTERO_ITEM CSL_CITATION {"citationID":"6jxdvol2","properties":{"formattedCitation":"[7,39]","plainCitation":"[7,39]","noteIndex":0},"citationItems":[{"id":409,"uris":["http://zotero.org/users/4995944/items/7276ZXK5"],"uri":["http://zotero.org/users/4995944/items/7276ZXK5"],"itemData":{"id":409,"type":"article-journal","title":"The functional role of the parieto-frontal mirror circuit: interpretations and misinterpretations","container-title":"Nature Reviews Neuroscience","page":"264-274","volume":"11","issue":"4","source":"DOI.org (Crossref)","abstract":"The parieto-frontal cortical circuit that is active during action observation is the circuit with mirror properties that has been most extensively studied. Yet, there remains controversy on its role in social cognition and its contribution to understanding the actions and intentions of other individuals. Recent studies in monkeys and humans have shed light on what the parieto-frontal cortical circuit encodes and its possible functional relevance for cognition. We conclude that, although there are several mechanisms through which one can understand the behaviour of other individuals, the parieto-frontal mechanism is the only one that allows an individual to understand the action of others ‘from the inside’ and gives the observer a first-person grasp of the motor goals and intentions of other individuals.","DOI":"10.1038/nrn2805","ISSN":"1471-003X, 1471-0048","title-short":"The functional role of the parieto-frontal mirror circuit","journalAbbreviation":"Nat Rev Neurosci","language":"en","author":[{"family":"Rizzolatti","given":"Giacomo"},{"family":"Sinigaglia","given":"Corrado"}],"issued":{"date-parts":[["2010",4]]}}},{"id":471,"uris":["http://zotero.org/users/4995944/items/ZKXBK3UR"],"uri":["http://zotero.org/users/4995944/items/ZKXBK3UR"],"itemData":{"id":471,"type":"article-journal","title":"State-Dependent TMS Reveals a Hierarchical Representation of Observed Acts in the Temporal, Parietal, and Premotor Cortices","container-title":"Cerebral Cortex","page":"2252-2258","volume":"20","issue":"9","source":"academic.oup.com","abstract":"Abstract.  A transcranial magnetic stimulation (TMS) adaptation paradigm was used to investigate the neural representation of observed motor behavior in the inf","DOI":"10.1093/cercor/bhp291","ISSN":"1047-3211","journalAbbreviation":"Cereb Cortex","language":"en","author":[{"family":"Cattaneo","given":"Luigi"},{"family":"Sandrini","given":"Marco"},{"family":"Schwarzbach","given":"Jens"}],"issued":{"date-parts":[["2010",9,1]]}}}],"schema":"https://github.com/citation-style-language/schema/raw/master/csl-citation.json"} </w:instrText>
      </w:r>
      <w:r w:rsidR="002A4E5B">
        <w:rPr>
          <w:rFonts w:ascii="Palatino-Roman" w:hAnsi="Palatino-Roman" w:cs="Arial"/>
          <w:color w:val="333333"/>
          <w:sz w:val="20"/>
          <w:shd w:val="clear" w:color="auto" w:fill="FFFFFF"/>
        </w:rPr>
        <w:fldChar w:fldCharType="separate"/>
      </w:r>
      <w:r w:rsidR="002A4E5B">
        <w:rPr>
          <w:rFonts w:ascii="Palatino-Roman" w:hAnsi="Palatino-Roman" w:cs="Arial"/>
          <w:noProof/>
          <w:color w:val="333333"/>
          <w:sz w:val="20"/>
          <w:shd w:val="clear" w:color="auto" w:fill="FFFFFF"/>
        </w:rPr>
        <w:t>[7,39]</w:t>
      </w:r>
      <w:r w:rsidR="002A4E5B">
        <w:rPr>
          <w:rFonts w:ascii="Palatino-Roman" w:hAnsi="Palatino-Roman" w:cs="Arial"/>
          <w:color w:val="333333"/>
          <w:sz w:val="20"/>
          <w:shd w:val="clear" w:color="auto" w:fill="FFFFFF"/>
        </w:rPr>
        <w:fldChar w:fldCharType="end"/>
      </w:r>
      <w:r w:rsidR="000402C3">
        <w:rPr>
          <w:rFonts w:ascii="Palatino-Roman" w:hAnsi="Palatino-Roman" w:cs="Arial"/>
          <w:color w:val="333333"/>
          <w:sz w:val="20"/>
          <w:shd w:val="clear" w:color="auto" w:fill="FFFFFF"/>
        </w:rPr>
        <w:t xml:space="preserve">. </w:t>
      </w:r>
      <w:r w:rsidR="009E2BB9">
        <w:rPr>
          <w:rFonts w:ascii="Palatino-Roman" w:hAnsi="Palatino-Roman" w:cs="Arial"/>
          <w:color w:val="333333"/>
          <w:sz w:val="20"/>
          <w:shd w:val="clear" w:color="auto" w:fill="FFFFFF"/>
        </w:rPr>
        <w:t>For example,</w:t>
      </w:r>
      <w:r w:rsidR="00556E1D">
        <w:rPr>
          <w:rFonts w:ascii="Palatino-Roman" w:hAnsi="Palatino-Roman" w:cs="Arial"/>
          <w:color w:val="333333"/>
          <w:sz w:val="20"/>
          <w:shd w:val="clear" w:color="auto" w:fill="FFFFFF"/>
        </w:rPr>
        <w:t xml:space="preserve"> adults observing someone wearing a miniaturized soccer shoe kicking a ball with the </w:t>
      </w:r>
      <w:r w:rsidR="0089264C">
        <w:rPr>
          <w:rFonts w:ascii="Palatino-Roman" w:hAnsi="Palatino-Roman" w:cs="Arial"/>
          <w:color w:val="333333"/>
          <w:sz w:val="20"/>
          <w:shd w:val="clear" w:color="auto" w:fill="FFFFFF"/>
        </w:rPr>
        <w:t>i</w:t>
      </w:r>
      <w:r w:rsidR="00556E1D">
        <w:rPr>
          <w:rFonts w:ascii="Palatino-Roman" w:hAnsi="Palatino-Roman" w:cs="Arial"/>
          <w:color w:val="333333"/>
          <w:sz w:val="20"/>
          <w:shd w:val="clear" w:color="auto" w:fill="FFFFFF"/>
        </w:rPr>
        <w:t xml:space="preserve">ndex finger showed motor facilitation in their leg </w:t>
      </w:r>
      <w:r w:rsidR="002A4E5B">
        <w:rPr>
          <w:rFonts w:ascii="Palatino-Roman" w:hAnsi="Palatino-Roman" w:cs="Arial"/>
          <w:color w:val="333333"/>
          <w:sz w:val="20"/>
          <w:shd w:val="clear" w:color="auto" w:fill="FFFFFF"/>
        </w:rPr>
        <w:fldChar w:fldCharType="begin"/>
      </w:r>
      <w:r w:rsidR="002A4E5B">
        <w:rPr>
          <w:rFonts w:ascii="Palatino-Roman" w:hAnsi="Palatino-Roman" w:cs="Arial"/>
          <w:color w:val="333333"/>
          <w:sz w:val="20"/>
          <w:shd w:val="clear" w:color="auto" w:fill="FFFFFF"/>
        </w:rPr>
        <w:instrText xml:space="preserve"> ADDIN ZOTERO_ITEM CSL_CITATION {"citationID":"dboeyzHu","properties":{"formattedCitation":"[40]","plainCitation":"[40]","noteIndex":0},"citationItems":[{"id":376,"uris":["http://zotero.org/users/4995944/items/HN7NPEXZ"],"uri":["http://zotero.org/users/4995944/items/HN7NPEXZ"],"itemData":{"id":376,"type":"article-journal","title":"Kick with the finger: symbolic actions shape motor cortex excitability","container-title":"European Journal of Neuroscience","page":"2860-2866","volume":"42","issue":"10","source":"onlinelibrary.wiley.com (Atypon)","abstract":"Abstract A large body of research indicates that observing actions made by others is associated with corresponding motor facilitation of the observer's corticospinal system. However, it is still controversial whether this matching mechanism strictly reflects the kinematics of the observed action or its meaning. To test this issue, motor evoked potentials induced by single-pulse transcranial magnetic stimulation were recorded from hand and leg muscles while participants observed a symbolic action carried out with the index finger, but classically performed with the leg (i.e., a soccer penalty kick). A control condition in which participants observed a similar (but not symbolic) hand movement was also included. Results showed that motor facilitation occurs both in the observer's hand (first dorsal interosseous) and leg (quadriceps femoris) muscles. The present study provides evidence that both the kinematics and the symbolic value of an observed action are able to modulate motor cortex excitability. The human motor system is thus not only involved in mirroring observed actions but is also finely tuned to their symbolic value.","DOI":"10.1111/ejn.13067","ISSN":"0953-816X","title-short":"Kick with the finger","journalAbbreviation":"European Journal of Neuroscience","author":[{"family":"Betti","given":"Sonia"},{"family":"Castiello","given":"Umberto"},{"family":"Sartori","given":"Luisa"}],"issued":{"date-parts":[["2015",11,1]]}}}],"schema":"https://github.com/citation-style-language/schema/raw/master/csl-citation.json"} </w:instrText>
      </w:r>
      <w:r w:rsidR="002A4E5B">
        <w:rPr>
          <w:rFonts w:ascii="Palatino-Roman" w:hAnsi="Palatino-Roman" w:cs="Arial"/>
          <w:color w:val="333333"/>
          <w:sz w:val="20"/>
          <w:shd w:val="clear" w:color="auto" w:fill="FFFFFF"/>
        </w:rPr>
        <w:fldChar w:fldCharType="separate"/>
      </w:r>
      <w:r w:rsidR="002A4E5B">
        <w:rPr>
          <w:rFonts w:ascii="Palatino-Roman" w:hAnsi="Palatino-Roman" w:cs="Arial"/>
          <w:noProof/>
          <w:color w:val="333333"/>
          <w:sz w:val="20"/>
          <w:shd w:val="clear" w:color="auto" w:fill="FFFFFF"/>
        </w:rPr>
        <w:t>[40]</w:t>
      </w:r>
      <w:r w:rsidR="002A4E5B">
        <w:rPr>
          <w:rFonts w:ascii="Palatino-Roman" w:hAnsi="Palatino-Roman" w:cs="Arial"/>
          <w:color w:val="333333"/>
          <w:sz w:val="20"/>
          <w:shd w:val="clear" w:color="auto" w:fill="FFFFFF"/>
        </w:rPr>
        <w:fldChar w:fldCharType="end"/>
      </w:r>
      <w:r w:rsidR="009E2BB9" w:rsidRPr="009E2BB9">
        <w:rPr>
          <w:rFonts w:ascii="Palatino-Roman" w:hAnsi="Palatino-Roman" w:cs="Arial"/>
          <w:color w:val="333333"/>
          <w:sz w:val="20"/>
          <w:shd w:val="clear" w:color="auto" w:fill="FFFFFF"/>
        </w:rPr>
        <w:t xml:space="preserve">. </w:t>
      </w:r>
      <w:r w:rsidR="009C246D">
        <w:rPr>
          <w:rFonts w:ascii="Palatino-Roman" w:hAnsi="Palatino-Roman" w:cs="Arial"/>
          <w:color w:val="333333"/>
          <w:sz w:val="20"/>
          <w:shd w:val="clear" w:color="auto" w:fill="FFFFFF"/>
        </w:rPr>
        <w:t>There is broader evidence, then, that lend</w:t>
      </w:r>
      <w:r w:rsidR="00B74549">
        <w:rPr>
          <w:rFonts w:ascii="Palatino-Roman" w:hAnsi="Palatino-Roman" w:cs="Arial"/>
          <w:color w:val="333333"/>
          <w:sz w:val="20"/>
          <w:shd w:val="clear" w:color="auto" w:fill="FFFFFF"/>
        </w:rPr>
        <w:t>s</w:t>
      </w:r>
      <w:r w:rsidR="009C246D">
        <w:rPr>
          <w:rFonts w:ascii="Palatino-Roman" w:hAnsi="Palatino-Roman" w:cs="Arial"/>
          <w:color w:val="333333"/>
          <w:sz w:val="20"/>
          <w:shd w:val="clear" w:color="auto" w:fill="FFFFFF"/>
        </w:rPr>
        <w:t xml:space="preserve"> weight to our findings</w:t>
      </w:r>
      <w:r w:rsidR="008222CE">
        <w:rPr>
          <w:rFonts w:ascii="Palatino-Roman" w:hAnsi="Palatino-Roman" w:cs="Arial"/>
          <w:color w:val="333333"/>
          <w:sz w:val="20"/>
          <w:shd w:val="clear" w:color="auto" w:fill="FFFFFF"/>
        </w:rPr>
        <w:t xml:space="preserve"> suggesting</w:t>
      </w:r>
      <w:r w:rsidR="009C246D">
        <w:rPr>
          <w:rFonts w:ascii="Palatino-Roman" w:hAnsi="Palatino-Roman" w:cs="Arial"/>
          <w:color w:val="333333"/>
          <w:sz w:val="20"/>
          <w:shd w:val="clear" w:color="auto" w:fill="FFFFFF"/>
        </w:rPr>
        <w:t xml:space="preserve"> that </w:t>
      </w:r>
      <w:r w:rsidR="008222CE">
        <w:rPr>
          <w:rFonts w:ascii="Palatino-Roman" w:hAnsi="Palatino-Roman" w:cs="Arial"/>
          <w:color w:val="333333"/>
          <w:sz w:val="20"/>
          <w:shd w:val="clear" w:color="auto" w:fill="FFFFFF"/>
        </w:rPr>
        <w:t xml:space="preserve">motor representation and processing of </w:t>
      </w:r>
      <w:r w:rsidR="00A14D67">
        <w:rPr>
          <w:rFonts w:ascii="Palatino-Roman" w:hAnsi="Palatino-Roman" w:cs="Arial"/>
          <w:color w:val="333333"/>
          <w:sz w:val="20"/>
          <w:shd w:val="clear" w:color="auto" w:fill="FFFFFF"/>
        </w:rPr>
        <w:t>another's</w:t>
      </w:r>
      <w:r w:rsidR="008222CE">
        <w:rPr>
          <w:rFonts w:ascii="Palatino-Roman" w:hAnsi="Palatino-Roman" w:cs="Arial"/>
          <w:color w:val="333333"/>
          <w:sz w:val="20"/>
          <w:shd w:val="clear" w:color="auto" w:fill="FFFFFF"/>
        </w:rPr>
        <w:t xml:space="preserve"> action</w:t>
      </w:r>
      <w:r w:rsidR="003331AB">
        <w:rPr>
          <w:rFonts w:ascii="Palatino-Roman" w:hAnsi="Palatino-Roman" w:cs="Arial"/>
          <w:color w:val="333333"/>
          <w:sz w:val="20"/>
          <w:shd w:val="clear" w:color="auto" w:fill="FFFFFF"/>
        </w:rPr>
        <w:t xml:space="preserve"> towards an object</w:t>
      </w:r>
      <w:r w:rsidR="008222CE">
        <w:rPr>
          <w:rFonts w:ascii="Palatino-Roman" w:hAnsi="Palatino-Roman" w:cs="Arial"/>
          <w:color w:val="333333"/>
          <w:sz w:val="20"/>
          <w:shd w:val="clear" w:color="auto" w:fill="FFFFFF"/>
        </w:rPr>
        <w:t xml:space="preserve"> is not just a matter</w:t>
      </w:r>
      <w:r w:rsidR="003331AB">
        <w:rPr>
          <w:rFonts w:ascii="Palatino-Roman" w:hAnsi="Palatino-Roman" w:cs="Arial"/>
          <w:color w:val="333333"/>
          <w:sz w:val="20"/>
          <w:shd w:val="clear" w:color="auto" w:fill="FFFFFF"/>
        </w:rPr>
        <w:t xml:space="preserve"> of muscle</w:t>
      </w:r>
      <w:r w:rsidR="00514106">
        <w:rPr>
          <w:rFonts w:ascii="Palatino-Roman" w:hAnsi="Palatino-Roman" w:cs="Arial"/>
          <w:color w:val="333333"/>
          <w:sz w:val="20"/>
          <w:shd w:val="clear" w:color="auto" w:fill="FFFFFF"/>
        </w:rPr>
        <w:t>, effector</w:t>
      </w:r>
      <w:r w:rsidR="00A14D67">
        <w:rPr>
          <w:rFonts w:ascii="Palatino-Roman" w:hAnsi="Palatino-Roman" w:cs="Arial"/>
          <w:color w:val="333333"/>
          <w:sz w:val="20"/>
          <w:shd w:val="clear" w:color="auto" w:fill="FFFFFF"/>
        </w:rPr>
        <w:t xml:space="preserve"> or posture</w:t>
      </w:r>
      <w:r w:rsidR="003331AB">
        <w:rPr>
          <w:rFonts w:ascii="Palatino-Roman" w:hAnsi="Palatino-Roman" w:cs="Arial"/>
          <w:color w:val="333333"/>
          <w:sz w:val="20"/>
          <w:shd w:val="clear" w:color="auto" w:fill="FFFFFF"/>
        </w:rPr>
        <w:t xml:space="preserve"> specific resonance but, more importantly, of </w:t>
      </w:r>
      <w:r w:rsidR="00B74549">
        <w:rPr>
          <w:rFonts w:ascii="Palatino-Roman" w:hAnsi="Palatino-Roman" w:cs="Arial"/>
          <w:color w:val="333333"/>
          <w:sz w:val="20"/>
          <w:shd w:val="clear" w:color="auto" w:fill="FFFFFF"/>
        </w:rPr>
        <w:t>the</w:t>
      </w:r>
      <w:r w:rsidR="003331AB">
        <w:rPr>
          <w:rFonts w:ascii="Palatino-Roman" w:hAnsi="Palatino-Roman" w:cs="Arial"/>
          <w:color w:val="333333"/>
          <w:sz w:val="20"/>
          <w:shd w:val="clear" w:color="auto" w:fill="FFFFFF"/>
        </w:rPr>
        <w:t xml:space="preserve"> belief-informed goal another's action is directed to.</w:t>
      </w:r>
    </w:p>
    <w:p w14:paraId="7F1C397B" w14:textId="3EA7BACB" w:rsidR="005D4157" w:rsidRDefault="00717637" w:rsidP="005D4157">
      <w:pPr>
        <w:ind w:firstLine="357"/>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If</w:t>
      </w:r>
      <w:r w:rsidR="00F510A8">
        <w:rPr>
          <w:rFonts w:ascii="Palatino-Roman" w:hAnsi="Palatino-Roman" w:cs="Arial"/>
          <w:color w:val="333333"/>
          <w:sz w:val="20"/>
          <w:shd w:val="clear" w:color="auto" w:fill="FFFFFF"/>
        </w:rPr>
        <w:t xml:space="preserve"> </w:t>
      </w:r>
      <w:r w:rsidR="005229C5" w:rsidRPr="005229C5">
        <w:rPr>
          <w:rFonts w:ascii="Palatino-Roman" w:hAnsi="Palatino-Roman" w:cs="Arial"/>
          <w:color w:val="333333"/>
          <w:sz w:val="20"/>
          <w:highlight w:val="green"/>
          <w:shd w:val="clear" w:color="auto" w:fill="FFFFFF"/>
        </w:rPr>
        <w:t>connections</w:t>
      </w:r>
      <w:r w:rsidR="00F510A8">
        <w:rPr>
          <w:rFonts w:ascii="Palatino-Roman" w:hAnsi="Palatino-Roman" w:cs="Arial"/>
          <w:color w:val="333333"/>
          <w:sz w:val="20"/>
          <w:shd w:val="clear" w:color="auto" w:fill="FFFFFF"/>
        </w:rPr>
        <w:t xml:space="preserve"> between</w:t>
      </w:r>
      <w:r>
        <w:rPr>
          <w:rFonts w:ascii="Palatino-Roman" w:hAnsi="Palatino-Roman" w:cs="Arial"/>
          <w:color w:val="333333"/>
          <w:sz w:val="20"/>
          <w:shd w:val="clear" w:color="auto" w:fill="FFFFFF"/>
        </w:rPr>
        <w:t xml:space="preserve"> motor </w:t>
      </w:r>
      <w:r w:rsidR="00F510A8">
        <w:rPr>
          <w:rFonts w:ascii="Palatino-Roman" w:hAnsi="Palatino-Roman" w:cs="Arial"/>
          <w:color w:val="333333"/>
          <w:sz w:val="20"/>
          <w:shd w:val="clear" w:color="auto" w:fill="FFFFFF"/>
        </w:rPr>
        <w:t>and mindreading</w:t>
      </w:r>
      <w:r>
        <w:rPr>
          <w:rFonts w:ascii="Palatino-Roman" w:hAnsi="Palatino-Roman" w:cs="Arial"/>
          <w:color w:val="333333"/>
          <w:sz w:val="20"/>
          <w:shd w:val="clear" w:color="auto" w:fill="FFFFFF"/>
        </w:rPr>
        <w:t xml:space="preserve"> </w:t>
      </w:r>
      <w:r w:rsidR="00F510A8">
        <w:rPr>
          <w:rFonts w:ascii="Palatino-Roman" w:hAnsi="Palatino-Roman" w:cs="Arial"/>
          <w:color w:val="333333"/>
          <w:sz w:val="20"/>
          <w:shd w:val="clear" w:color="auto" w:fill="FFFFFF"/>
        </w:rPr>
        <w:t xml:space="preserve">processes </w:t>
      </w:r>
      <w:r>
        <w:rPr>
          <w:rFonts w:ascii="Palatino-Roman" w:hAnsi="Palatino-Roman" w:cs="Arial"/>
          <w:color w:val="333333"/>
          <w:sz w:val="20"/>
          <w:shd w:val="clear" w:color="auto" w:fill="FFFFFF"/>
        </w:rPr>
        <w:t xml:space="preserve">allows us to understand </w:t>
      </w:r>
      <w:r w:rsidR="00F510A8">
        <w:rPr>
          <w:rFonts w:ascii="Palatino-Roman" w:hAnsi="Palatino-Roman" w:cs="Arial"/>
          <w:color w:val="333333"/>
          <w:sz w:val="20"/>
          <w:shd w:val="clear" w:color="auto" w:fill="FFFFFF"/>
        </w:rPr>
        <w:t>situations where belief tracking informs goal ascription,</w:t>
      </w:r>
      <w:r>
        <w:rPr>
          <w:rFonts w:ascii="Palatino-Roman" w:hAnsi="Palatino-Roman" w:cs="Arial"/>
          <w:color w:val="333333"/>
          <w:sz w:val="20"/>
          <w:shd w:val="clear" w:color="auto" w:fill="FFFFFF"/>
        </w:rPr>
        <w:t xml:space="preserve"> then this is useful for social cognition</w:t>
      </w:r>
      <w:r w:rsidR="005229C5">
        <w:rPr>
          <w:rFonts w:ascii="Palatino-Roman" w:hAnsi="Palatino-Roman" w:cs="Arial"/>
          <w:color w:val="333333"/>
          <w:sz w:val="20"/>
          <w:shd w:val="clear" w:color="auto" w:fill="FFFFFF"/>
        </w:rPr>
        <w:t>.</w:t>
      </w:r>
      <w:r>
        <w:rPr>
          <w:rFonts w:ascii="Palatino-Roman" w:hAnsi="Palatino-Roman" w:cs="Arial"/>
          <w:color w:val="333333"/>
          <w:sz w:val="20"/>
          <w:shd w:val="clear" w:color="auto" w:fill="FFFFFF"/>
        </w:rPr>
        <w:t xml:space="preserve"> </w:t>
      </w:r>
      <w:r w:rsidR="005229C5" w:rsidRPr="005229C5">
        <w:rPr>
          <w:rFonts w:ascii="Palatino-Roman" w:hAnsi="Palatino-Roman" w:cs="Arial"/>
          <w:color w:val="333333"/>
          <w:sz w:val="20"/>
          <w:highlight w:val="green"/>
          <w:shd w:val="clear" w:color="auto" w:fill="FFFFFF"/>
        </w:rPr>
        <w:t>B</w:t>
      </w:r>
      <w:r w:rsidRPr="005229C5">
        <w:rPr>
          <w:rFonts w:ascii="Palatino-Roman" w:hAnsi="Palatino-Roman" w:cs="Arial"/>
          <w:color w:val="333333"/>
          <w:sz w:val="20"/>
          <w:highlight w:val="green"/>
          <w:shd w:val="clear" w:color="auto" w:fill="FFFFFF"/>
        </w:rPr>
        <w:t>ut</w:t>
      </w:r>
      <w:r>
        <w:rPr>
          <w:rFonts w:ascii="Palatino-Roman" w:hAnsi="Palatino-Roman" w:cs="Arial"/>
          <w:color w:val="333333"/>
          <w:sz w:val="20"/>
          <w:shd w:val="clear" w:color="auto" w:fill="FFFFFF"/>
        </w:rPr>
        <w:t xml:space="preserve"> how should we characterize the connections? </w:t>
      </w:r>
      <w:r w:rsidR="009C78AB" w:rsidRPr="009C78AB">
        <w:rPr>
          <w:rFonts w:ascii="Palatino-Roman" w:hAnsi="Palatino-Roman" w:cs="Arial"/>
          <w:color w:val="333333"/>
          <w:sz w:val="20"/>
          <w:shd w:val="clear" w:color="auto" w:fill="FFFFFF"/>
        </w:rPr>
        <w:t xml:space="preserve">Research on motor processing suggests that an onlooker’s motor system generates expectations taking into account facts about the actual </w:t>
      </w:r>
      <w:r w:rsidR="002E0AE7">
        <w:rPr>
          <w:rFonts w:ascii="Palatino-Roman" w:hAnsi="Palatino-Roman" w:cs="Arial"/>
          <w:color w:val="333333"/>
          <w:sz w:val="20"/>
          <w:shd w:val="clear" w:color="auto" w:fill="FFFFFF"/>
        </w:rPr>
        <w:t>environment (e.g.,</w:t>
      </w:r>
      <w:r w:rsidR="008D7C58">
        <w:rPr>
          <w:rFonts w:ascii="Palatino-Roman" w:hAnsi="Palatino-Roman" w:cs="Arial"/>
          <w:color w:val="333333"/>
          <w:sz w:val="20"/>
          <w:shd w:val="clear" w:color="auto" w:fill="FFFFFF"/>
        </w:rPr>
        <w:t xml:space="preserve"> barriers that might block someone's possib</w:t>
      </w:r>
      <w:r w:rsidR="00010D89">
        <w:rPr>
          <w:rFonts w:ascii="Palatino-Roman" w:hAnsi="Palatino-Roman" w:cs="Arial"/>
          <w:color w:val="333333"/>
          <w:sz w:val="20"/>
          <w:shd w:val="clear" w:color="auto" w:fill="FFFFFF"/>
        </w:rPr>
        <w:t>ility to act in reaching space</w:t>
      </w:r>
      <w:r w:rsidR="009C78AB" w:rsidRPr="009C78AB">
        <w:rPr>
          <w:rFonts w:ascii="Palatino-Roman" w:hAnsi="Palatino-Roman" w:cs="Arial"/>
          <w:color w:val="333333"/>
          <w:sz w:val="20"/>
          <w:shd w:val="clear" w:color="auto" w:fill="FFFFFF"/>
        </w:rPr>
        <w:t>)</w:t>
      </w:r>
      <w:r w:rsidR="00010D89">
        <w:rPr>
          <w:rFonts w:ascii="Palatino-Roman" w:hAnsi="Palatino-Roman" w:cs="Arial"/>
          <w:color w:val="333333"/>
          <w:sz w:val="20"/>
          <w:shd w:val="clear" w:color="auto" w:fill="FFFFFF"/>
        </w:rPr>
        <w:t xml:space="preserve"> </w:t>
      </w:r>
      <w:r w:rsidR="008F77CC">
        <w:rPr>
          <w:rFonts w:ascii="Palatino-Roman" w:hAnsi="Palatino-Roman" w:cs="Arial"/>
          <w:color w:val="333333"/>
          <w:sz w:val="20"/>
          <w:shd w:val="clear" w:color="auto" w:fill="FFFFFF"/>
        </w:rPr>
        <w:fldChar w:fldCharType="begin"/>
      </w:r>
      <w:r w:rsidR="008F77CC">
        <w:rPr>
          <w:rFonts w:ascii="Palatino-Roman" w:hAnsi="Palatino-Roman" w:cs="Arial"/>
          <w:color w:val="333333"/>
          <w:sz w:val="20"/>
          <w:shd w:val="clear" w:color="auto" w:fill="FFFFFF"/>
        </w:rPr>
        <w:instrText xml:space="preserve"> ADDIN ZOTERO_ITEM CSL_CITATION {"citationID":"OIUdjNKx","properties":{"formattedCitation":"[13]","plainCitation":"[13]","noteIndex":0},"citationItems":[{"id":419,"uris":["http://zotero.org/users/4995944/items/IYLUEV4Z"],"uri":["http://zotero.org/users/4995944/items/IYLUEV4Z"],"itemData":{"id":419,"type":"article-journal","title":"The mirror mechanism: recent findings and perspectives","container-title":"Philosophical Transactions of the Royal Society B: Biological Sciences","page":"20130420","volume":"369","issue":"1644","source":"DOI.org (Crossref)","DOI":"10.1098/rstb.2013.0420","ISSN":"0962-8436, 1471-2970","title-short":"The mirror mechanism","journalAbbreviation":"Phil. Trans. R. Soc. B","language":"en","author":[{"family":"Rizzolatti","given":"Giacomo"},{"family":"Fogassi","given":"Leonardo"}],"issued":{"date-parts":[["2014",6,5]]}}}],"schema":"https://github.com/citation-style-language/schema/raw/master/csl-citation.json"} </w:instrText>
      </w:r>
      <w:r w:rsidR="008F77CC">
        <w:rPr>
          <w:rFonts w:ascii="Palatino-Roman" w:hAnsi="Palatino-Roman" w:cs="Arial"/>
          <w:color w:val="333333"/>
          <w:sz w:val="20"/>
          <w:shd w:val="clear" w:color="auto" w:fill="FFFFFF"/>
        </w:rPr>
        <w:fldChar w:fldCharType="separate"/>
      </w:r>
      <w:r w:rsidR="008F77CC">
        <w:rPr>
          <w:rFonts w:ascii="Palatino-Roman" w:hAnsi="Palatino-Roman" w:cs="Arial"/>
          <w:noProof/>
          <w:color w:val="333333"/>
          <w:sz w:val="20"/>
          <w:shd w:val="clear" w:color="auto" w:fill="FFFFFF"/>
        </w:rPr>
        <w:t>[13]</w:t>
      </w:r>
      <w:r w:rsidR="008F77CC">
        <w:rPr>
          <w:rFonts w:ascii="Palatino-Roman" w:hAnsi="Palatino-Roman" w:cs="Arial"/>
          <w:color w:val="333333"/>
          <w:sz w:val="20"/>
          <w:shd w:val="clear" w:color="auto" w:fill="FFFFFF"/>
        </w:rPr>
        <w:fldChar w:fldCharType="end"/>
      </w:r>
      <w:r w:rsidR="009C78AB" w:rsidRPr="009C78AB">
        <w:rPr>
          <w:rFonts w:ascii="Palatino-Roman" w:hAnsi="Palatino-Roman" w:cs="Arial"/>
          <w:color w:val="333333"/>
          <w:sz w:val="20"/>
          <w:shd w:val="clear" w:color="auto" w:fill="FFFFFF"/>
        </w:rPr>
        <w:t xml:space="preserve">. Such motor processes occur not only when a subject is observing an actual environment but also when she </w:t>
      </w:r>
      <w:r w:rsidR="00BB4839">
        <w:rPr>
          <w:rFonts w:ascii="Palatino-Roman" w:hAnsi="Palatino-Roman" w:cs="Arial"/>
          <w:color w:val="333333"/>
          <w:sz w:val="20"/>
          <w:shd w:val="clear" w:color="auto" w:fill="FFFFFF"/>
        </w:rPr>
        <w:t>or he is imagining it</w:t>
      </w:r>
      <w:r w:rsidR="00010D89">
        <w:rPr>
          <w:rFonts w:ascii="Palatino-Roman" w:hAnsi="Palatino-Roman" w:cs="Arial"/>
          <w:color w:val="333333"/>
          <w:sz w:val="20"/>
          <w:shd w:val="clear" w:color="auto" w:fill="FFFFFF"/>
        </w:rPr>
        <w:t xml:space="preserve"> </w:t>
      </w:r>
      <w:r w:rsidR="008F77CC">
        <w:rPr>
          <w:rFonts w:ascii="Palatino-Roman" w:hAnsi="Palatino-Roman" w:cs="Arial"/>
          <w:color w:val="333333"/>
          <w:sz w:val="20"/>
          <w:shd w:val="clear" w:color="auto" w:fill="FFFFFF"/>
        </w:rPr>
        <w:fldChar w:fldCharType="begin"/>
      </w:r>
      <w:r w:rsidR="008F77CC">
        <w:rPr>
          <w:rFonts w:ascii="Palatino-Roman" w:hAnsi="Palatino-Roman" w:cs="Arial"/>
          <w:color w:val="333333"/>
          <w:sz w:val="20"/>
          <w:shd w:val="clear" w:color="auto" w:fill="FFFFFF"/>
        </w:rPr>
        <w:instrText xml:space="preserve"> ADDIN ZOTERO_ITEM CSL_CITATION {"citationID":"X9eBGg4N","properties":{"formattedCitation":"[14]","plainCitation":"[14]","noteIndex":0},"citationItems":[{"id":420,"uris":["http://zotero.org/users/4995944/items/NC3884WY"],"uri":["http://zotero.org/users/4995944/items/NC3884WY"],"itemData":{"id":420,"type":"book","title":"Motor cognition: What actions tell the self","collection-title":"Motor cognition: What actions tell the self","publisher":"Oxford University Press","publisher-place":"New York, NY, US","number-of-pages":"x, 209","source":"APA PsycNET","event-place":"New York, NY, US","abstract":"Our ability to acknowledge and recognise our own identity is a characteristic doubtless unique to humans. Where does this feeling come from? How does the combination of neurophysiological processes coupled with our interaction with the outside world construct this coherent identity? We know that our social interactions contribute via the eyes, ears, etc. However, our self is not only influenced by our senses. It is also influenced by the actions we perform and those we see others perform. Our brain anticipates the effects of our own actions and simulates the actions of others. In this way, we become able to understand ourselves and to understand the actions and emotions of others. This book is the first to describe the new field of 'Motor Cognition'--one to which the author's contribution has been seminal. Though motor actions have long been studied by neuroscientists and physiologists, it is only recently that scientists have considered the role of actions in building the self--how consciousness of action is part of self-consciousness, how one's own actions determine the sense of being an agent, how actions performed by others impact on ourselves for understanding others, differentiating ourselves from them and learning from them: these questions are raised and discussed throughout the book, drawing on experimental, clinical, and theoretical bases. The advent of new neuroscience techniques, like neuroimaging and direct electrical brain stimulation, together with a renewal of behavioral methods in cognitive psychology, provide new insights into this area. Mental imagery of action, self-recognition, consciousness of actions, and imitation can be objectively studied using these new tools. The results of these investigations shed light on clinical disorders in neurology, psychiatry and in neuro-development. This is a major new work that will lay down the foundations for the field of motor cognition. (PsycINFO Database Record (c) 2016 APA, all rights reserved)","ISBN":"978-0-19-856965-7","note":"DOI: 10.1093/acprof:oso/9780198569657.001.0001","title-short":"Motor cognition","author":[{"family":"Jeannerod","given":"Marc"}],"issued":{"date-parts":[["2006"]]}}}],"schema":"https://github.com/citation-style-language/schema/raw/master/csl-citation.json"} </w:instrText>
      </w:r>
      <w:r w:rsidR="008F77CC">
        <w:rPr>
          <w:rFonts w:ascii="Palatino-Roman" w:hAnsi="Palatino-Roman" w:cs="Arial"/>
          <w:color w:val="333333"/>
          <w:sz w:val="20"/>
          <w:shd w:val="clear" w:color="auto" w:fill="FFFFFF"/>
        </w:rPr>
        <w:fldChar w:fldCharType="separate"/>
      </w:r>
      <w:r w:rsidR="008F77CC">
        <w:rPr>
          <w:rFonts w:ascii="Palatino-Roman" w:hAnsi="Palatino-Roman" w:cs="Arial"/>
          <w:noProof/>
          <w:color w:val="333333"/>
          <w:sz w:val="20"/>
          <w:shd w:val="clear" w:color="auto" w:fill="FFFFFF"/>
        </w:rPr>
        <w:t>[14]</w:t>
      </w:r>
      <w:r w:rsidR="008F77CC">
        <w:rPr>
          <w:rFonts w:ascii="Palatino-Roman" w:hAnsi="Palatino-Roman" w:cs="Arial"/>
          <w:color w:val="333333"/>
          <w:sz w:val="20"/>
          <w:shd w:val="clear" w:color="auto" w:fill="FFFFFF"/>
        </w:rPr>
        <w:fldChar w:fldCharType="end"/>
      </w:r>
      <w:r w:rsidR="00BB4839">
        <w:rPr>
          <w:rFonts w:ascii="Palatino-Roman" w:hAnsi="Palatino-Roman" w:cs="Arial"/>
          <w:color w:val="333333"/>
          <w:sz w:val="20"/>
          <w:shd w:val="clear" w:color="auto" w:fill="FFFFFF"/>
        </w:rPr>
        <w:t xml:space="preserve">. </w:t>
      </w:r>
      <w:proofErr w:type="spellStart"/>
      <w:r w:rsidR="00BB4839">
        <w:rPr>
          <w:rFonts w:ascii="Palatino-Roman" w:hAnsi="Palatino-Roman" w:cs="Arial"/>
          <w:color w:val="333333"/>
          <w:sz w:val="20"/>
          <w:shd w:val="clear" w:color="auto" w:fill="FFFFFF"/>
        </w:rPr>
        <w:t>Butterfi</w:t>
      </w:r>
      <w:r w:rsidR="00010D89">
        <w:rPr>
          <w:rFonts w:ascii="Palatino-Roman" w:hAnsi="Palatino-Roman" w:cs="Arial"/>
          <w:color w:val="333333"/>
          <w:sz w:val="20"/>
          <w:shd w:val="clear" w:color="auto" w:fill="FFFFFF"/>
        </w:rPr>
        <w:t>ll</w:t>
      </w:r>
      <w:proofErr w:type="spellEnd"/>
      <w:r w:rsidR="00010D89">
        <w:rPr>
          <w:rFonts w:ascii="Palatino-Roman" w:hAnsi="Palatino-Roman" w:cs="Arial"/>
          <w:color w:val="333333"/>
          <w:sz w:val="20"/>
          <w:shd w:val="clear" w:color="auto" w:fill="FFFFFF"/>
        </w:rPr>
        <w:t xml:space="preserve"> and </w:t>
      </w:r>
      <w:proofErr w:type="spellStart"/>
      <w:r w:rsidR="00010D89">
        <w:rPr>
          <w:rFonts w:ascii="Palatino-Roman" w:hAnsi="Palatino-Roman" w:cs="Arial"/>
          <w:color w:val="333333"/>
          <w:sz w:val="20"/>
          <w:shd w:val="clear" w:color="auto" w:fill="FFFFFF"/>
        </w:rPr>
        <w:t>Apperly</w:t>
      </w:r>
      <w:r w:rsidR="00270F84">
        <w:rPr>
          <w:rFonts w:ascii="Palatino-Roman" w:hAnsi="Palatino-Roman" w:cs="Arial"/>
          <w:color w:val="333333"/>
          <w:sz w:val="20"/>
          <w:shd w:val="clear" w:color="auto" w:fill="FFFFFF"/>
        </w:rPr>
        <w:t>'s</w:t>
      </w:r>
      <w:proofErr w:type="spellEnd"/>
      <w:r w:rsidR="00010D89">
        <w:rPr>
          <w:rFonts w:ascii="Palatino-Roman" w:hAnsi="Palatino-Roman" w:cs="Arial"/>
          <w:color w:val="333333"/>
          <w:sz w:val="20"/>
          <w:shd w:val="clear" w:color="auto" w:fill="FFFFFF"/>
        </w:rPr>
        <w:t xml:space="preserve"> </w:t>
      </w:r>
      <w:r w:rsidR="002A4E5B">
        <w:rPr>
          <w:rFonts w:ascii="Palatino-Roman" w:hAnsi="Palatino-Roman" w:cs="Arial"/>
          <w:color w:val="333333"/>
          <w:sz w:val="20"/>
          <w:shd w:val="clear" w:color="auto" w:fill="FFFFFF"/>
        </w:rPr>
        <w:fldChar w:fldCharType="begin"/>
      </w:r>
      <w:r w:rsidR="002A4E5B">
        <w:rPr>
          <w:rFonts w:ascii="Palatino-Roman" w:hAnsi="Palatino-Roman" w:cs="Arial"/>
          <w:color w:val="333333"/>
          <w:sz w:val="20"/>
          <w:shd w:val="clear" w:color="auto" w:fill="FFFFFF"/>
        </w:rPr>
        <w:instrText xml:space="preserve"> ADDIN ZOTERO_ITEM CSL_CITATION {"citationID":"xNqIbuxR","properties":{"formattedCitation":"[1]","plainCitation":"[1]","noteIndex":0},"citationItems":[{"id":300,"uris":["http://zotero.org/users/4995944/items/UIUAXMEC"],"uri":["http://zotero.org/users/4995944/items/UIUAXMEC"],"itemData":{"id":300,"type":"article-journal","title":"Is goal ascription possible in minimal mindreading?","container-title":"Psychological Review","page":"228-233","volume":"123","issue":"2","source":"Crossref","abstract":"In this response to the commentary by Michael and Christensen (2016), we first explain how minimal mindreading is compatible with the development of increasingly sophisticated mindreading behaviors that involve both executive functions and general knowledge and then sketch 1 approach to a minimal account of goal ascription.","DOI":"10.1037/rev0000022","ISSN":"1939-1471, 0033-295X","language":"en","author":[{"family":"Butterfill","given":"Stephen A."},{"family":"Apperly","given":"Ian A."}],"issued":{"date-parts":[["2016"]]}}}],"schema":"https://github.com/citation-style-language/schema/raw/master/csl-citation.json"} </w:instrText>
      </w:r>
      <w:r w:rsidR="002A4E5B">
        <w:rPr>
          <w:rFonts w:ascii="Palatino-Roman" w:hAnsi="Palatino-Roman" w:cs="Arial"/>
          <w:color w:val="333333"/>
          <w:sz w:val="20"/>
          <w:shd w:val="clear" w:color="auto" w:fill="FFFFFF"/>
        </w:rPr>
        <w:fldChar w:fldCharType="separate"/>
      </w:r>
      <w:r w:rsidR="002A4E5B">
        <w:rPr>
          <w:rFonts w:ascii="Palatino-Roman" w:hAnsi="Palatino-Roman" w:cs="Arial"/>
          <w:noProof/>
          <w:color w:val="333333"/>
          <w:sz w:val="20"/>
          <w:shd w:val="clear" w:color="auto" w:fill="FFFFFF"/>
        </w:rPr>
        <w:t>[1]</w:t>
      </w:r>
      <w:r w:rsidR="002A4E5B">
        <w:rPr>
          <w:rFonts w:ascii="Palatino-Roman" w:hAnsi="Palatino-Roman" w:cs="Arial"/>
          <w:color w:val="333333"/>
          <w:sz w:val="20"/>
          <w:shd w:val="clear" w:color="auto" w:fill="FFFFFF"/>
        </w:rPr>
        <w:fldChar w:fldCharType="end"/>
      </w:r>
      <w:r w:rsidR="00010D89">
        <w:rPr>
          <w:rFonts w:ascii="Palatino-Roman" w:hAnsi="Palatino-Roman" w:cs="Arial"/>
          <w:color w:val="333333"/>
          <w:sz w:val="20"/>
          <w:shd w:val="clear" w:color="auto" w:fill="FFFFFF"/>
        </w:rPr>
        <w:t xml:space="preserve"> </w:t>
      </w:r>
      <w:r w:rsidR="00270F84">
        <w:rPr>
          <w:rFonts w:ascii="Palatino-Roman" w:hAnsi="Palatino-Roman" w:cs="Arial"/>
          <w:color w:val="333333"/>
          <w:sz w:val="20"/>
          <w:shd w:val="clear" w:color="auto" w:fill="FFFFFF"/>
        </w:rPr>
        <w:t>novel suggestion is that</w:t>
      </w:r>
      <w:r w:rsidR="009C78AB" w:rsidRPr="009C78AB">
        <w:rPr>
          <w:rFonts w:ascii="Palatino-Roman" w:hAnsi="Palatino-Roman" w:cs="Arial"/>
          <w:color w:val="333333"/>
          <w:sz w:val="20"/>
          <w:shd w:val="clear" w:color="auto" w:fill="FFFFFF"/>
        </w:rPr>
        <w:t>, during action observation,</w:t>
      </w:r>
      <w:r w:rsidR="00AE7E38">
        <w:rPr>
          <w:rFonts w:ascii="Palatino-Roman" w:hAnsi="Palatino-Roman" w:cs="Arial"/>
          <w:color w:val="333333"/>
          <w:sz w:val="20"/>
          <w:shd w:val="clear" w:color="auto" w:fill="FFFFFF"/>
        </w:rPr>
        <w:t xml:space="preserve"> the onlooker’s motor system is</w:t>
      </w:r>
      <w:r w:rsidR="009C78AB" w:rsidRPr="009C78AB">
        <w:rPr>
          <w:rFonts w:ascii="Palatino-Roman" w:hAnsi="Palatino-Roman" w:cs="Arial"/>
          <w:color w:val="333333"/>
          <w:sz w:val="20"/>
          <w:shd w:val="clear" w:color="auto" w:fill="FFFFFF"/>
        </w:rPr>
        <w:t xml:space="preserve"> not tied to the actual environment but can also generate behavioural expectations based on non-actual environments and, in particular, expectations which track the agent’s beliefs. Our findings could be seen</w:t>
      </w:r>
      <w:r w:rsidR="00BB4839">
        <w:rPr>
          <w:rFonts w:ascii="Palatino-Roman" w:hAnsi="Palatino-Roman" w:cs="Arial"/>
          <w:color w:val="333333"/>
          <w:sz w:val="20"/>
          <w:shd w:val="clear" w:color="auto" w:fill="FFFFFF"/>
        </w:rPr>
        <w:t xml:space="preserve"> as supporting this suggestion. </w:t>
      </w:r>
      <w:r w:rsidR="009C78AB" w:rsidRPr="009C78AB">
        <w:rPr>
          <w:rFonts w:ascii="Palatino-Roman" w:hAnsi="Palatino-Roman" w:cs="Arial"/>
          <w:color w:val="333333"/>
          <w:sz w:val="20"/>
          <w:shd w:val="clear" w:color="auto" w:fill="FFFFFF"/>
        </w:rPr>
        <w:t>Alternatively, it may be that</w:t>
      </w:r>
      <w:r w:rsidR="00BB4839">
        <w:rPr>
          <w:rFonts w:ascii="Palatino-Roman" w:hAnsi="Palatino-Roman" w:cs="Arial"/>
          <w:color w:val="333333"/>
          <w:sz w:val="20"/>
          <w:shd w:val="clear" w:color="auto" w:fill="FFFFFF"/>
        </w:rPr>
        <w:t xml:space="preserve"> the</w:t>
      </w:r>
      <w:r w:rsidR="009C78AB" w:rsidRPr="009C78AB">
        <w:rPr>
          <w:rFonts w:ascii="Palatino-Roman" w:hAnsi="Palatino-Roman" w:cs="Arial"/>
          <w:color w:val="333333"/>
          <w:sz w:val="20"/>
          <w:shd w:val="clear" w:color="auto" w:fill="FFFFFF"/>
        </w:rPr>
        <w:t xml:space="preserve"> belief-tracking</w:t>
      </w:r>
      <w:r w:rsidR="00BB4839">
        <w:rPr>
          <w:rFonts w:ascii="Palatino-Roman" w:hAnsi="Palatino-Roman" w:cs="Arial"/>
          <w:color w:val="333333"/>
          <w:sz w:val="20"/>
          <w:shd w:val="clear" w:color="auto" w:fill="FFFFFF"/>
        </w:rPr>
        <w:t xml:space="preserve"> process</w:t>
      </w:r>
      <w:r w:rsidR="009C78AB" w:rsidRPr="009C78AB">
        <w:rPr>
          <w:rFonts w:ascii="Palatino-Roman" w:hAnsi="Palatino-Roman" w:cs="Arial"/>
          <w:color w:val="333333"/>
          <w:sz w:val="20"/>
          <w:shd w:val="clear" w:color="auto" w:fill="FFFFFF"/>
        </w:rPr>
        <w:t xml:space="preserve"> guide</w:t>
      </w:r>
      <w:r w:rsidR="00BB4839">
        <w:rPr>
          <w:rFonts w:ascii="Palatino-Roman" w:hAnsi="Palatino-Roman" w:cs="Arial"/>
          <w:color w:val="333333"/>
          <w:sz w:val="20"/>
          <w:shd w:val="clear" w:color="auto" w:fill="FFFFFF"/>
        </w:rPr>
        <w:t>s</w:t>
      </w:r>
      <w:r w:rsidR="009C78AB" w:rsidRPr="009C78AB">
        <w:rPr>
          <w:rFonts w:ascii="Palatino-Roman" w:hAnsi="Palatino-Roman" w:cs="Arial"/>
          <w:color w:val="333333"/>
          <w:sz w:val="20"/>
          <w:shd w:val="clear" w:color="auto" w:fill="FFFFFF"/>
        </w:rPr>
        <w:t xml:space="preserve"> subjects in spontaneously </w:t>
      </w:r>
      <w:r w:rsidR="009C78AB" w:rsidRPr="007C44A7">
        <w:rPr>
          <w:rFonts w:ascii="Palatino-Roman" w:hAnsi="Palatino-Roman" w:cs="Arial"/>
          <w:color w:val="333333"/>
          <w:sz w:val="20"/>
          <w:highlight w:val="lightGray"/>
          <w:shd w:val="clear" w:color="auto" w:fill="FFFFFF"/>
        </w:rPr>
        <w:t>predicting the agent’s future actions</w:t>
      </w:r>
      <w:r w:rsidR="009C78AB" w:rsidRPr="009C78AB">
        <w:rPr>
          <w:rFonts w:ascii="Palatino-Roman" w:hAnsi="Palatino-Roman" w:cs="Arial"/>
          <w:color w:val="333333"/>
          <w:sz w:val="20"/>
          <w:shd w:val="clear" w:color="auto" w:fill="FFFFFF"/>
        </w:rPr>
        <w:t xml:space="preserve"> non</w:t>
      </w:r>
      <w:r w:rsidR="00BB4839">
        <w:rPr>
          <w:rFonts w:ascii="Palatino-Roman" w:hAnsi="Palatino-Roman" w:cs="Arial"/>
          <w:color w:val="333333"/>
          <w:sz w:val="20"/>
          <w:shd w:val="clear" w:color="auto" w:fill="FFFFFF"/>
        </w:rPr>
        <w:t>-</w:t>
      </w:r>
      <w:r w:rsidR="009C78AB" w:rsidRPr="009C78AB">
        <w:rPr>
          <w:rFonts w:ascii="Palatino-Roman" w:hAnsi="Palatino-Roman" w:cs="Arial"/>
          <w:color w:val="333333"/>
          <w:sz w:val="20"/>
          <w:shd w:val="clear" w:color="auto" w:fill="FFFFFF"/>
        </w:rPr>
        <w:t xml:space="preserve">motorically, and these predictions then trigger motor activity. On </w:t>
      </w:r>
      <w:r w:rsidR="00BB4839">
        <w:rPr>
          <w:rFonts w:ascii="Palatino-Roman" w:hAnsi="Palatino-Roman" w:cs="Arial"/>
          <w:color w:val="333333"/>
          <w:sz w:val="20"/>
          <w:shd w:val="clear" w:color="auto" w:fill="FFFFFF"/>
        </w:rPr>
        <w:t>the alternative</w:t>
      </w:r>
      <w:r w:rsidR="009C78AB" w:rsidRPr="009C78AB">
        <w:rPr>
          <w:rFonts w:ascii="Palatino-Roman" w:hAnsi="Palatino-Roman" w:cs="Arial"/>
          <w:color w:val="333333"/>
          <w:sz w:val="20"/>
          <w:shd w:val="clear" w:color="auto" w:fill="FFFFFF"/>
        </w:rPr>
        <w:t xml:space="preserve"> view, belief-tracking and motor processes would not be</w:t>
      </w:r>
      <w:r w:rsidR="00BB4839">
        <w:rPr>
          <w:rFonts w:ascii="Palatino-Roman" w:hAnsi="Palatino-Roman" w:cs="Arial"/>
          <w:color w:val="333333"/>
          <w:sz w:val="20"/>
          <w:shd w:val="clear" w:color="auto" w:fill="FFFFFF"/>
        </w:rPr>
        <w:t xml:space="preserve"> </w:t>
      </w:r>
      <w:r w:rsidR="009C78AB" w:rsidRPr="009C78AB">
        <w:rPr>
          <w:rFonts w:ascii="Palatino-Roman" w:hAnsi="Palatino-Roman" w:cs="Arial"/>
          <w:color w:val="333333"/>
          <w:sz w:val="20"/>
          <w:shd w:val="clear" w:color="auto" w:fill="FFFFFF"/>
        </w:rPr>
        <w:t xml:space="preserve">integrated in the way </w:t>
      </w:r>
      <w:r w:rsidR="00BB4839">
        <w:rPr>
          <w:rFonts w:ascii="Palatino-Roman" w:hAnsi="Palatino-Roman" w:cs="Arial"/>
          <w:color w:val="333333"/>
          <w:sz w:val="20"/>
          <w:shd w:val="clear" w:color="auto" w:fill="FFFFFF"/>
        </w:rPr>
        <w:t xml:space="preserve">that </w:t>
      </w:r>
      <w:proofErr w:type="spellStart"/>
      <w:r w:rsidR="00BB4839">
        <w:rPr>
          <w:rFonts w:ascii="Palatino-Roman" w:hAnsi="Palatino-Roman" w:cs="Arial"/>
          <w:color w:val="333333"/>
          <w:sz w:val="20"/>
          <w:shd w:val="clear" w:color="auto" w:fill="FFFFFF"/>
        </w:rPr>
        <w:t>Butterfill</w:t>
      </w:r>
      <w:proofErr w:type="spellEnd"/>
      <w:r w:rsidR="00BB4839">
        <w:rPr>
          <w:rFonts w:ascii="Palatino-Roman" w:hAnsi="Palatino-Roman" w:cs="Arial"/>
          <w:color w:val="333333"/>
          <w:sz w:val="20"/>
          <w:shd w:val="clear" w:color="auto" w:fill="FFFFFF"/>
        </w:rPr>
        <w:t xml:space="preserve"> and</w:t>
      </w:r>
      <w:r w:rsidR="009C78AB" w:rsidRPr="009C78AB">
        <w:rPr>
          <w:rFonts w:ascii="Palatino-Roman" w:hAnsi="Palatino-Roman" w:cs="Arial"/>
          <w:color w:val="333333"/>
          <w:sz w:val="20"/>
          <w:shd w:val="clear" w:color="auto" w:fill="FFFFFF"/>
        </w:rPr>
        <w:t xml:space="preserve"> </w:t>
      </w:r>
      <w:proofErr w:type="spellStart"/>
      <w:r w:rsidR="009C78AB" w:rsidRPr="009C78AB">
        <w:rPr>
          <w:rFonts w:ascii="Palatino-Roman" w:hAnsi="Palatino-Roman" w:cs="Arial"/>
          <w:color w:val="333333"/>
          <w:sz w:val="20"/>
          <w:shd w:val="clear" w:color="auto" w:fill="FFFFFF"/>
        </w:rPr>
        <w:t>Apperly</w:t>
      </w:r>
      <w:proofErr w:type="spellEnd"/>
      <w:r w:rsidR="009C78AB" w:rsidRPr="009C78AB">
        <w:rPr>
          <w:rFonts w:ascii="Palatino-Roman" w:hAnsi="Palatino-Roman" w:cs="Arial"/>
          <w:color w:val="333333"/>
          <w:sz w:val="20"/>
          <w:shd w:val="clear" w:color="auto" w:fill="FFFFFF"/>
        </w:rPr>
        <w:t xml:space="preserve"> envisage. In order to decide between these competing ideas further research is necessary. For instance, if </w:t>
      </w:r>
      <w:r w:rsidR="006A2E66">
        <w:rPr>
          <w:rFonts w:ascii="Palatino-Roman" w:hAnsi="Palatino-Roman" w:cs="Arial"/>
          <w:color w:val="333333"/>
          <w:sz w:val="20"/>
          <w:shd w:val="clear" w:color="auto" w:fill="FFFFFF"/>
        </w:rPr>
        <w:t>motor processing and belief tracking</w:t>
      </w:r>
      <w:r w:rsidR="009C78AB" w:rsidRPr="009C78AB">
        <w:rPr>
          <w:rFonts w:ascii="Palatino-Roman" w:hAnsi="Palatino-Roman" w:cs="Arial"/>
          <w:color w:val="333333"/>
          <w:sz w:val="20"/>
          <w:shd w:val="clear" w:color="auto" w:fill="FFFFFF"/>
        </w:rPr>
        <w:t xml:space="preserve"> are tightly integrated, temporarily impairing one sho</w:t>
      </w:r>
      <w:r w:rsidR="00AE7E38">
        <w:rPr>
          <w:rFonts w:ascii="Palatino-Roman" w:hAnsi="Palatino-Roman" w:cs="Arial"/>
          <w:color w:val="333333"/>
          <w:sz w:val="20"/>
          <w:shd w:val="clear" w:color="auto" w:fill="FFFFFF"/>
        </w:rPr>
        <w:t>uld</w:t>
      </w:r>
      <w:r w:rsidR="001725DE">
        <w:rPr>
          <w:rFonts w:ascii="Palatino-Roman" w:hAnsi="Palatino-Roman" w:cs="Arial"/>
          <w:color w:val="333333"/>
          <w:sz w:val="20"/>
          <w:shd w:val="clear" w:color="auto" w:fill="FFFFFF"/>
        </w:rPr>
        <w:t xml:space="preserve"> have an effect on the other. Thus, with respect to our task scenario</w:t>
      </w:r>
      <w:r w:rsidR="009C78AB" w:rsidRPr="009C78AB">
        <w:rPr>
          <w:rFonts w:ascii="Palatino-Roman" w:hAnsi="Palatino-Roman" w:cs="Arial"/>
          <w:color w:val="333333"/>
          <w:sz w:val="20"/>
          <w:shd w:val="clear" w:color="auto" w:fill="FFFFFF"/>
        </w:rPr>
        <w:t xml:space="preserve">, </w:t>
      </w:r>
      <w:r w:rsidR="00F910FE">
        <w:rPr>
          <w:rFonts w:ascii="Palatino-Roman" w:hAnsi="Palatino-Roman" w:cs="Arial"/>
          <w:color w:val="333333"/>
          <w:sz w:val="20"/>
          <w:shd w:val="clear" w:color="auto" w:fill="FFFFFF"/>
        </w:rPr>
        <w:t>impairing</w:t>
      </w:r>
      <w:r w:rsidR="009C78AB" w:rsidRPr="009C78AB">
        <w:rPr>
          <w:rFonts w:ascii="Palatino-Roman" w:hAnsi="Palatino-Roman" w:cs="Arial"/>
          <w:color w:val="333333"/>
          <w:sz w:val="20"/>
          <w:shd w:val="clear" w:color="auto" w:fill="FFFFFF"/>
        </w:rPr>
        <w:t xml:space="preserve"> subjects’ abilities to represent actions motorically (perhaps by using bodily </w:t>
      </w:r>
      <w:r w:rsidR="00DB1B69">
        <w:rPr>
          <w:rFonts w:ascii="Palatino-Roman" w:hAnsi="Palatino-Roman" w:cs="Arial"/>
          <w:color w:val="333333"/>
          <w:sz w:val="20"/>
          <w:shd w:val="clear" w:color="auto" w:fill="FFFFFF"/>
        </w:rPr>
        <w:t>constraints</w:t>
      </w:r>
      <w:r w:rsidR="00366995">
        <w:rPr>
          <w:rFonts w:ascii="Palatino-Roman" w:hAnsi="Palatino-Roman" w:cs="Arial"/>
          <w:color w:val="333333"/>
          <w:sz w:val="20"/>
          <w:shd w:val="clear" w:color="auto" w:fill="FFFFFF"/>
        </w:rPr>
        <w:t xml:space="preserve"> </w:t>
      </w:r>
      <w:r w:rsidR="002A4E5B">
        <w:rPr>
          <w:rFonts w:ascii="Palatino-Roman" w:hAnsi="Palatino-Roman" w:cs="Arial"/>
          <w:color w:val="333333"/>
          <w:sz w:val="20"/>
          <w:shd w:val="clear" w:color="auto" w:fill="FFFFFF"/>
        </w:rPr>
        <w:fldChar w:fldCharType="begin"/>
      </w:r>
      <w:r w:rsidR="002A4E5B">
        <w:rPr>
          <w:rFonts w:ascii="Palatino-Roman" w:hAnsi="Palatino-Roman" w:cs="Arial"/>
          <w:color w:val="333333"/>
          <w:sz w:val="20"/>
          <w:shd w:val="clear" w:color="auto" w:fill="FFFFFF"/>
        </w:rPr>
        <w:instrText xml:space="preserve"> ADDIN ZOTERO_ITEM CSL_CITATION {"citationID":"HFpB8QuO","properties":{"formattedCitation":"[41]","plainCitation":"[41]","noteIndex":0},"citationItems":[{"id":174,"uris":["http://zotero.org/users/4995944/items/P33NRVJG"],"uri":["http://zotero.org/users/4995944/items/P33NRVJG"],"itemData":{"id":174,"type":"article-journal","title":"Tie my hands, tie my eyes.","container-title":"Journal of Experimental Psychology: Human Perception and Performance","page":"263-266","volume":"38","issue":"2","source":"CrossRef","abstract":"Previous studies have demonstrated that motor abilities allow us not only to execute our own actions and to predict their consequences, but also to predict others’ actions and their consequences. But just how deeply are motor abilities implicated in action observation? If an observer is prevented from acting while witnessing others’ actions, will this impact on their making sense of others’ behavior? We recorded proactive eye movements while participants observed an actor grasping objects. The participants’ hands were either freely resting on the table or tied behind their back. Proactivity of gaze behavior was dramatically impaired when participants observed others’ actions with their hands tied. Since we don’t literally perceive actions with our hands, the effect may be explained by the hypothesis that effective observation of action depends not only on motor abilities but on being in a position to exercise them. This suggests, for the first time, that actions are observed best when we are actually in the position to perform them.","DOI":"10.1037/a0026570","ISSN":"1939-1277, 0096-1523","language":"en","author":[{"family":"Ambrosini","given":"Ettore"},{"family":"Sinigaglia","given":"Corrado"},{"family":"Costantini","given":"Marcello"}],"issued":{"date-parts":[["2012"]]}}}],"schema":"https://github.com/citation-style-language/schema/raw/master/csl-citation.json"} </w:instrText>
      </w:r>
      <w:r w:rsidR="002A4E5B">
        <w:rPr>
          <w:rFonts w:ascii="Palatino-Roman" w:hAnsi="Palatino-Roman" w:cs="Arial"/>
          <w:color w:val="333333"/>
          <w:sz w:val="20"/>
          <w:shd w:val="clear" w:color="auto" w:fill="FFFFFF"/>
        </w:rPr>
        <w:fldChar w:fldCharType="separate"/>
      </w:r>
      <w:r w:rsidR="002A4E5B">
        <w:rPr>
          <w:rFonts w:ascii="Palatino-Roman" w:hAnsi="Palatino-Roman" w:cs="Arial"/>
          <w:noProof/>
          <w:color w:val="333333"/>
          <w:sz w:val="20"/>
          <w:shd w:val="clear" w:color="auto" w:fill="FFFFFF"/>
        </w:rPr>
        <w:t>[41]</w:t>
      </w:r>
      <w:r w:rsidR="002A4E5B">
        <w:rPr>
          <w:rFonts w:ascii="Palatino-Roman" w:hAnsi="Palatino-Roman" w:cs="Arial"/>
          <w:color w:val="333333"/>
          <w:sz w:val="20"/>
          <w:shd w:val="clear" w:color="auto" w:fill="FFFFFF"/>
        </w:rPr>
        <w:fldChar w:fldCharType="end"/>
      </w:r>
      <w:r w:rsidR="00010D89">
        <w:rPr>
          <w:rFonts w:ascii="Palatino-Roman" w:hAnsi="Palatino-Roman" w:cs="Arial"/>
          <w:color w:val="333333"/>
          <w:sz w:val="20"/>
          <w:shd w:val="clear" w:color="auto" w:fill="FFFFFF"/>
        </w:rPr>
        <w:t xml:space="preserve"> </w:t>
      </w:r>
      <w:r w:rsidR="004A5BD5">
        <w:rPr>
          <w:rFonts w:ascii="Palatino-Roman" w:hAnsi="Palatino-Roman" w:cs="Arial"/>
          <w:color w:val="333333"/>
          <w:sz w:val="20"/>
          <w:shd w:val="clear" w:color="auto" w:fill="FFFFFF"/>
        </w:rPr>
        <w:t>or transcranial magnetic stimulation</w:t>
      </w:r>
      <w:r w:rsidR="00366995">
        <w:rPr>
          <w:rFonts w:ascii="Palatino-Roman" w:hAnsi="Palatino-Roman" w:cs="Arial"/>
          <w:color w:val="333333"/>
          <w:sz w:val="20"/>
          <w:shd w:val="clear" w:color="auto" w:fill="FFFFFF"/>
        </w:rPr>
        <w:t xml:space="preserve"> </w:t>
      </w:r>
      <w:r w:rsidR="002A4E5B">
        <w:rPr>
          <w:rFonts w:ascii="Palatino-Roman" w:hAnsi="Palatino-Roman" w:cs="Arial"/>
          <w:color w:val="333333"/>
          <w:sz w:val="20"/>
          <w:shd w:val="clear" w:color="auto" w:fill="FFFFFF"/>
        </w:rPr>
        <w:fldChar w:fldCharType="begin"/>
      </w:r>
      <w:r w:rsidR="002A4E5B">
        <w:rPr>
          <w:rFonts w:ascii="Palatino-Roman" w:hAnsi="Palatino-Roman" w:cs="Arial"/>
          <w:color w:val="333333"/>
          <w:sz w:val="20"/>
          <w:shd w:val="clear" w:color="auto" w:fill="FFFFFF"/>
        </w:rPr>
        <w:instrText xml:space="preserve"> ADDIN ZOTERO_ITEM CSL_CITATION {"citationID":"qY9KCCdi","properties":{"formattedCitation":"[42]","plainCitation":"[42]","noteIndex":0},"citationItems":[{"id":474,"uris":["http://zotero.org/users/4995944/items/EV2CKG7U"],"uri":["http://zotero.org/users/4995944/items/EV2CKG7U"],"itemData":{"id":474,"type":"article-journal","title":"How your hand drives my eyes","container-title":"Social Cognitive and Affective Neuroscience","page":"705-711","volume":"9","issue":"5","source":"academic.oup.com","abstract":"Abstract.  When viewing object-related hand actions people make proactive eye movements of the same kind as those made when performing such actions. Why is this","DOI":"10.1093/scan/nst037","ISSN":"1749-5016","journalAbbreviation":"Soc Cogn Affect Neurosci","language":"en","author":[{"family":"Costantini","given":"Marcello"},{"family":"Ambrosini","given":"Ettore"},{"family":"Cardellicchio","given":"Pasquale"},{"family":"Sinigaglia","given":"Corrado"}],"issued":{"date-parts":[["2014",5,1]]}}}],"schema":"https://github.com/citation-style-language/schema/raw/master/csl-citation.json"} </w:instrText>
      </w:r>
      <w:r w:rsidR="002A4E5B">
        <w:rPr>
          <w:rFonts w:ascii="Palatino-Roman" w:hAnsi="Palatino-Roman" w:cs="Arial"/>
          <w:color w:val="333333"/>
          <w:sz w:val="20"/>
          <w:shd w:val="clear" w:color="auto" w:fill="FFFFFF"/>
        </w:rPr>
        <w:fldChar w:fldCharType="separate"/>
      </w:r>
      <w:r w:rsidR="002A4E5B">
        <w:rPr>
          <w:rFonts w:ascii="Palatino-Roman" w:hAnsi="Palatino-Roman" w:cs="Arial"/>
          <w:noProof/>
          <w:color w:val="333333"/>
          <w:sz w:val="20"/>
          <w:shd w:val="clear" w:color="auto" w:fill="FFFFFF"/>
        </w:rPr>
        <w:t>[42]</w:t>
      </w:r>
      <w:r w:rsidR="002A4E5B">
        <w:rPr>
          <w:rFonts w:ascii="Palatino-Roman" w:hAnsi="Palatino-Roman" w:cs="Arial"/>
          <w:color w:val="333333"/>
          <w:sz w:val="20"/>
          <w:shd w:val="clear" w:color="auto" w:fill="FFFFFF"/>
        </w:rPr>
        <w:fldChar w:fldCharType="end"/>
      </w:r>
      <w:r w:rsidR="0089264C">
        <w:rPr>
          <w:rFonts w:ascii="Palatino-Roman" w:hAnsi="Palatino-Roman" w:cs="Arial"/>
          <w:color w:val="333333"/>
          <w:sz w:val="20"/>
          <w:shd w:val="clear" w:color="auto" w:fill="FFFFFF"/>
        </w:rPr>
        <w:t>)</w:t>
      </w:r>
      <w:r w:rsidR="009C78AB" w:rsidRPr="009C78AB">
        <w:rPr>
          <w:rFonts w:ascii="Palatino-Roman" w:hAnsi="Palatino-Roman" w:cs="Arial"/>
          <w:color w:val="333333"/>
          <w:sz w:val="20"/>
          <w:shd w:val="clear" w:color="auto" w:fill="FFFFFF"/>
        </w:rPr>
        <w:t xml:space="preserve">, </w:t>
      </w:r>
      <w:r w:rsidR="00270F84">
        <w:rPr>
          <w:rFonts w:ascii="Palatino-Roman" w:hAnsi="Palatino-Roman" w:cs="Arial"/>
          <w:color w:val="333333"/>
          <w:sz w:val="20"/>
          <w:shd w:val="clear" w:color="auto" w:fill="FFFFFF"/>
        </w:rPr>
        <w:t>would</w:t>
      </w:r>
      <w:r w:rsidR="00F910FE">
        <w:rPr>
          <w:rFonts w:ascii="Palatino-Roman" w:hAnsi="Palatino-Roman" w:cs="Arial"/>
          <w:color w:val="333333"/>
          <w:sz w:val="20"/>
          <w:shd w:val="clear" w:color="auto" w:fill="FFFFFF"/>
        </w:rPr>
        <w:t xml:space="preserve"> not only disrupt participants' </w:t>
      </w:r>
      <w:r w:rsidR="00C91502">
        <w:rPr>
          <w:rFonts w:ascii="Palatino-Roman" w:hAnsi="Palatino-Roman" w:cs="Arial"/>
          <w:color w:val="333333"/>
          <w:sz w:val="20"/>
          <w:shd w:val="clear" w:color="auto" w:fill="FFFFFF"/>
        </w:rPr>
        <w:t>mediolater</w:t>
      </w:r>
      <w:r w:rsidR="00F910FE">
        <w:rPr>
          <w:rFonts w:ascii="Palatino-Roman" w:hAnsi="Palatino-Roman" w:cs="Arial"/>
          <w:color w:val="333333"/>
          <w:sz w:val="20"/>
          <w:shd w:val="clear" w:color="auto" w:fill="FFFFFF"/>
        </w:rPr>
        <w:t>al leaning</w:t>
      </w:r>
      <w:r w:rsidR="00C81549">
        <w:rPr>
          <w:rFonts w:ascii="Palatino-Roman" w:hAnsi="Palatino-Roman" w:cs="Arial"/>
          <w:color w:val="333333"/>
          <w:sz w:val="20"/>
          <w:shd w:val="clear" w:color="auto" w:fill="FFFFFF"/>
        </w:rPr>
        <w:t xml:space="preserve"> (</w:t>
      </w:r>
      <w:r w:rsidR="0089264C">
        <w:rPr>
          <w:rFonts w:ascii="Palatino-Roman" w:hAnsi="Palatino-Roman" w:cs="Arial"/>
          <w:color w:val="333333"/>
          <w:sz w:val="20"/>
          <w:shd w:val="clear" w:color="auto" w:fill="FFFFFF"/>
        </w:rPr>
        <w:t>cue to</w:t>
      </w:r>
      <w:r w:rsidR="002E1BE7">
        <w:rPr>
          <w:rFonts w:ascii="Palatino-Roman" w:hAnsi="Palatino-Roman" w:cs="Arial"/>
          <w:color w:val="333333"/>
          <w:sz w:val="20"/>
          <w:shd w:val="clear" w:color="auto" w:fill="FFFFFF"/>
        </w:rPr>
        <w:t xml:space="preserve"> </w:t>
      </w:r>
      <w:r w:rsidR="00C81549">
        <w:rPr>
          <w:rFonts w:ascii="Palatino-Roman" w:hAnsi="Palatino-Roman" w:cs="Arial"/>
          <w:color w:val="333333"/>
          <w:sz w:val="20"/>
          <w:shd w:val="clear" w:color="auto" w:fill="FFFFFF"/>
        </w:rPr>
        <w:t>motor processing</w:t>
      </w:r>
      <w:r w:rsidR="002E1BE7">
        <w:rPr>
          <w:rFonts w:ascii="Palatino-Roman" w:hAnsi="Palatino-Roman" w:cs="Arial"/>
          <w:color w:val="333333"/>
          <w:sz w:val="20"/>
          <w:shd w:val="clear" w:color="auto" w:fill="FFFFFF"/>
        </w:rPr>
        <w:t xml:space="preserve"> of</w:t>
      </w:r>
      <w:r w:rsidR="00C81549">
        <w:rPr>
          <w:rFonts w:ascii="Palatino-Roman" w:hAnsi="Palatino-Roman" w:cs="Arial"/>
          <w:color w:val="333333"/>
          <w:sz w:val="20"/>
          <w:shd w:val="clear" w:color="auto" w:fill="FFFFFF"/>
        </w:rPr>
        <w:t xml:space="preserve"> expected action</w:t>
      </w:r>
      <w:r w:rsidR="002E1BE7">
        <w:rPr>
          <w:rFonts w:ascii="Palatino-Roman" w:hAnsi="Palatino-Roman" w:cs="Arial"/>
          <w:color w:val="333333"/>
          <w:sz w:val="20"/>
          <w:shd w:val="clear" w:color="auto" w:fill="FFFFFF"/>
        </w:rPr>
        <w:t>s</w:t>
      </w:r>
      <w:r w:rsidR="00F910FE">
        <w:rPr>
          <w:rFonts w:ascii="Palatino-Roman" w:hAnsi="Palatino-Roman" w:cs="Arial"/>
          <w:color w:val="333333"/>
          <w:sz w:val="20"/>
          <w:shd w:val="clear" w:color="auto" w:fill="FFFFFF"/>
        </w:rPr>
        <w:t xml:space="preserve">) </w:t>
      </w:r>
      <w:r w:rsidR="00270F84">
        <w:rPr>
          <w:rFonts w:ascii="Palatino-Roman" w:hAnsi="Palatino-Roman" w:cs="Arial"/>
          <w:color w:val="333333"/>
          <w:sz w:val="20"/>
          <w:shd w:val="clear" w:color="auto" w:fill="FFFFFF"/>
        </w:rPr>
        <w:t>but would</w:t>
      </w:r>
      <w:r w:rsidR="000E5094">
        <w:rPr>
          <w:rFonts w:ascii="Palatino-Roman" w:hAnsi="Palatino-Roman" w:cs="Arial"/>
          <w:color w:val="333333"/>
          <w:sz w:val="20"/>
          <w:shd w:val="clear" w:color="auto" w:fill="FFFFFF"/>
        </w:rPr>
        <w:t xml:space="preserve"> correspondingly</w:t>
      </w:r>
      <w:r w:rsidR="00F910FE">
        <w:rPr>
          <w:rFonts w:ascii="Palatino-Roman" w:hAnsi="Palatino-Roman" w:cs="Arial"/>
          <w:color w:val="333333"/>
          <w:sz w:val="20"/>
          <w:shd w:val="clear" w:color="auto" w:fill="FFFFFF"/>
        </w:rPr>
        <w:t xml:space="preserve"> disrupt </w:t>
      </w:r>
      <w:r w:rsidR="006A2E66">
        <w:rPr>
          <w:rFonts w:ascii="Palatino-Roman" w:hAnsi="Palatino-Roman" w:cs="Arial"/>
          <w:color w:val="333333"/>
          <w:sz w:val="20"/>
          <w:shd w:val="clear" w:color="auto" w:fill="FFFFFF"/>
        </w:rPr>
        <w:t>anticipatory gazing</w:t>
      </w:r>
      <w:r w:rsidR="00C81549">
        <w:rPr>
          <w:rFonts w:ascii="Palatino-Roman" w:hAnsi="Palatino-Roman" w:cs="Arial"/>
          <w:color w:val="333333"/>
          <w:sz w:val="20"/>
          <w:shd w:val="clear" w:color="auto" w:fill="FFFFFF"/>
        </w:rPr>
        <w:t xml:space="preserve"> (</w:t>
      </w:r>
      <w:r w:rsidR="002E1BE7">
        <w:rPr>
          <w:rFonts w:ascii="Palatino-Roman" w:hAnsi="Palatino-Roman" w:cs="Arial"/>
          <w:color w:val="333333"/>
          <w:sz w:val="20"/>
          <w:shd w:val="clear" w:color="auto" w:fill="FFFFFF"/>
        </w:rPr>
        <w:t>cue to</w:t>
      </w:r>
      <w:r w:rsidR="00E40C38">
        <w:rPr>
          <w:rFonts w:ascii="Palatino-Roman" w:hAnsi="Palatino-Roman" w:cs="Arial"/>
          <w:color w:val="333333"/>
          <w:sz w:val="20"/>
          <w:shd w:val="clear" w:color="auto" w:fill="FFFFFF"/>
        </w:rPr>
        <w:t xml:space="preserve"> </w:t>
      </w:r>
      <w:r w:rsidR="00C81549">
        <w:rPr>
          <w:rFonts w:ascii="Palatino-Roman" w:hAnsi="Palatino-Roman" w:cs="Arial"/>
          <w:color w:val="333333"/>
          <w:sz w:val="20"/>
          <w:shd w:val="clear" w:color="auto" w:fill="FFFFFF"/>
        </w:rPr>
        <w:t xml:space="preserve">fast belief-tracking </w:t>
      </w:r>
      <w:r w:rsidR="00E40C38">
        <w:rPr>
          <w:rFonts w:ascii="Palatino-Roman" w:hAnsi="Palatino-Roman" w:cs="Arial"/>
          <w:color w:val="333333"/>
          <w:sz w:val="20"/>
          <w:shd w:val="clear" w:color="auto" w:fill="FFFFFF"/>
        </w:rPr>
        <w:lastRenderedPageBreak/>
        <w:t>process</w:t>
      </w:r>
      <w:r w:rsidR="00C81549">
        <w:rPr>
          <w:rFonts w:ascii="Palatino-Roman" w:hAnsi="Palatino-Roman" w:cs="Arial"/>
          <w:color w:val="333333"/>
          <w:sz w:val="20"/>
          <w:shd w:val="clear" w:color="auto" w:fill="FFFFFF"/>
        </w:rPr>
        <w:t>)</w:t>
      </w:r>
      <w:r w:rsidR="00F910FE">
        <w:rPr>
          <w:rFonts w:ascii="Palatino-Roman" w:hAnsi="Palatino-Roman" w:cs="Arial"/>
          <w:color w:val="333333"/>
          <w:sz w:val="20"/>
          <w:shd w:val="clear" w:color="auto" w:fill="FFFFFF"/>
        </w:rPr>
        <w:t>.</w:t>
      </w:r>
      <w:r w:rsidR="005E53CA">
        <w:rPr>
          <w:rFonts w:ascii="Palatino-Roman" w:hAnsi="Palatino-Roman" w:cs="Arial"/>
          <w:color w:val="333333"/>
          <w:sz w:val="20"/>
          <w:shd w:val="clear" w:color="auto" w:fill="FFFFFF"/>
        </w:rPr>
        <w:t xml:space="preserve"> On the other hand</w:t>
      </w:r>
      <w:r w:rsidR="004A5BD5">
        <w:rPr>
          <w:rFonts w:ascii="Palatino-Roman" w:hAnsi="Palatino-Roman" w:cs="Arial"/>
          <w:color w:val="333333"/>
          <w:sz w:val="20"/>
          <w:shd w:val="clear" w:color="auto" w:fill="FFFFFF"/>
        </w:rPr>
        <w:t>,</w:t>
      </w:r>
      <w:r w:rsidR="005E53CA">
        <w:rPr>
          <w:rFonts w:ascii="Palatino-Roman" w:hAnsi="Palatino-Roman" w:cs="Arial"/>
          <w:color w:val="333333"/>
          <w:sz w:val="20"/>
          <w:shd w:val="clear" w:color="auto" w:fill="FFFFFF"/>
        </w:rPr>
        <w:t xml:space="preserve"> if </w:t>
      </w:r>
      <w:r w:rsidR="004A5BD5">
        <w:rPr>
          <w:rFonts w:ascii="Palatino-Roman" w:hAnsi="Palatino-Roman" w:cs="Arial"/>
          <w:color w:val="333333"/>
          <w:sz w:val="20"/>
          <w:shd w:val="clear" w:color="auto" w:fill="FFFFFF"/>
        </w:rPr>
        <w:t xml:space="preserve">what the motor system gets as input </w:t>
      </w:r>
      <w:r w:rsidR="002E0AE7">
        <w:rPr>
          <w:rFonts w:ascii="Palatino-Roman" w:hAnsi="Palatino-Roman" w:cs="Arial"/>
          <w:color w:val="333333"/>
          <w:sz w:val="20"/>
          <w:shd w:val="clear" w:color="auto" w:fill="FFFFFF"/>
        </w:rPr>
        <w:t>from the fast belief-tracking process i</w:t>
      </w:r>
      <w:r w:rsidR="004A5BD5">
        <w:rPr>
          <w:rFonts w:ascii="Palatino-Roman" w:hAnsi="Palatino-Roman" w:cs="Arial"/>
          <w:color w:val="333333"/>
          <w:sz w:val="20"/>
          <w:shd w:val="clear" w:color="auto" w:fill="FFFFFF"/>
        </w:rPr>
        <w:t xml:space="preserve">s </w:t>
      </w:r>
      <w:r w:rsidR="00270F84">
        <w:rPr>
          <w:rFonts w:ascii="Palatino-Roman" w:hAnsi="Palatino-Roman" w:cs="Arial"/>
          <w:color w:val="333333"/>
          <w:sz w:val="20"/>
          <w:shd w:val="clear" w:color="auto" w:fill="FFFFFF"/>
        </w:rPr>
        <w:t>some</w:t>
      </w:r>
      <w:r w:rsidR="004A5BD5">
        <w:rPr>
          <w:rFonts w:ascii="Palatino-Roman" w:hAnsi="Palatino-Roman" w:cs="Arial"/>
          <w:color w:val="333333"/>
          <w:sz w:val="20"/>
          <w:shd w:val="clear" w:color="auto" w:fill="FFFFFF"/>
        </w:rPr>
        <w:t xml:space="preserve"> analysed visual information</w:t>
      </w:r>
      <w:r w:rsidR="00E40C38">
        <w:rPr>
          <w:rFonts w:ascii="Palatino-Roman" w:hAnsi="Palatino-Roman" w:cs="Arial"/>
          <w:color w:val="333333"/>
          <w:sz w:val="20"/>
          <w:shd w:val="clear" w:color="auto" w:fill="FFFFFF"/>
        </w:rPr>
        <w:t xml:space="preserve"> about the </w:t>
      </w:r>
      <w:r w:rsidR="00270F84">
        <w:rPr>
          <w:rFonts w:ascii="Palatino-Roman" w:hAnsi="Palatino-Roman" w:cs="Arial"/>
          <w:color w:val="333333"/>
          <w:sz w:val="20"/>
          <w:shd w:val="clear" w:color="auto" w:fill="FFFFFF"/>
        </w:rPr>
        <w:t>another's</w:t>
      </w:r>
      <w:r w:rsidR="00E40C38">
        <w:rPr>
          <w:rFonts w:ascii="Palatino-Roman" w:hAnsi="Palatino-Roman" w:cs="Arial"/>
          <w:color w:val="333333"/>
          <w:sz w:val="20"/>
          <w:shd w:val="clear" w:color="auto" w:fill="FFFFFF"/>
        </w:rPr>
        <w:t xml:space="preserve"> belief-like state</w:t>
      </w:r>
      <w:r w:rsidR="00A525AE">
        <w:rPr>
          <w:rFonts w:ascii="Palatino-Roman" w:hAnsi="Palatino-Roman" w:cs="Arial"/>
          <w:color w:val="333333"/>
          <w:sz w:val="20"/>
          <w:shd w:val="clear" w:color="auto" w:fill="FFFFFF"/>
        </w:rPr>
        <w:t xml:space="preserve"> (on the agent, the object and spatial </w:t>
      </w:r>
      <w:r w:rsidR="00A525AE" w:rsidRPr="00A525AE">
        <w:rPr>
          <w:rFonts w:ascii="Palatino-Roman" w:hAnsi="Palatino-Roman" w:cs="Arial"/>
          <w:color w:val="333333"/>
          <w:sz w:val="20"/>
          <w:shd w:val="clear" w:color="auto" w:fill="FFFFFF"/>
        </w:rPr>
        <w:t>relation between them</w:t>
      </w:r>
      <w:r w:rsidR="00A525AE">
        <w:rPr>
          <w:rFonts w:ascii="Palatino-Roman" w:hAnsi="Palatino-Roman" w:cs="Arial"/>
          <w:color w:val="333333"/>
          <w:sz w:val="20"/>
          <w:shd w:val="clear" w:color="auto" w:fill="FFFFFF"/>
        </w:rPr>
        <w:t>)</w:t>
      </w:r>
      <w:r w:rsidR="004A5BD5">
        <w:rPr>
          <w:rFonts w:ascii="Palatino-Roman" w:hAnsi="Palatino-Roman" w:cs="Arial"/>
          <w:color w:val="333333"/>
          <w:sz w:val="20"/>
          <w:shd w:val="clear" w:color="auto" w:fill="FFFFFF"/>
        </w:rPr>
        <w:t xml:space="preserve"> then impairing </w:t>
      </w:r>
      <w:r w:rsidR="004A5BD5" w:rsidRPr="009C78AB">
        <w:rPr>
          <w:rFonts w:ascii="Palatino-Roman" w:hAnsi="Palatino-Roman" w:cs="Arial"/>
          <w:color w:val="333333"/>
          <w:sz w:val="20"/>
          <w:shd w:val="clear" w:color="auto" w:fill="FFFFFF"/>
        </w:rPr>
        <w:t>subjects’ abilities to represent actions motorically</w:t>
      </w:r>
      <w:r w:rsidR="00270F84">
        <w:rPr>
          <w:rFonts w:ascii="Palatino-Roman" w:hAnsi="Palatino-Roman" w:cs="Arial"/>
          <w:color w:val="333333"/>
          <w:sz w:val="20"/>
          <w:shd w:val="clear" w:color="auto" w:fill="FFFFFF"/>
        </w:rPr>
        <w:t xml:space="preserve"> might</w:t>
      </w:r>
      <w:r w:rsidR="004A5BD5">
        <w:rPr>
          <w:rFonts w:ascii="Palatino-Roman" w:hAnsi="Palatino-Roman" w:cs="Arial"/>
          <w:color w:val="333333"/>
          <w:sz w:val="20"/>
          <w:shd w:val="clear" w:color="auto" w:fill="FFFFFF"/>
        </w:rPr>
        <w:t xml:space="preserve"> selectively d</w:t>
      </w:r>
      <w:r w:rsidR="00C91502">
        <w:rPr>
          <w:rFonts w:ascii="Palatino-Roman" w:hAnsi="Palatino-Roman" w:cs="Arial"/>
          <w:color w:val="333333"/>
          <w:sz w:val="20"/>
          <w:shd w:val="clear" w:color="auto" w:fill="FFFFFF"/>
        </w:rPr>
        <w:t>isrupt participants' mediolater</w:t>
      </w:r>
      <w:r w:rsidR="004A5BD5">
        <w:rPr>
          <w:rFonts w:ascii="Palatino-Roman" w:hAnsi="Palatino-Roman" w:cs="Arial"/>
          <w:color w:val="333333"/>
          <w:sz w:val="20"/>
          <w:shd w:val="clear" w:color="auto" w:fill="FFFFFF"/>
        </w:rPr>
        <w:t>al leaning but spare anticipatory gazing.</w:t>
      </w:r>
      <w:r w:rsidR="00767591">
        <w:rPr>
          <w:rFonts w:ascii="Palatino-Roman" w:hAnsi="Palatino-Roman" w:cs="Arial"/>
          <w:color w:val="333333"/>
          <w:sz w:val="20"/>
          <w:shd w:val="clear" w:color="auto" w:fill="FFFFFF"/>
        </w:rPr>
        <w:t xml:space="preserve"> </w:t>
      </w:r>
    </w:p>
    <w:p w14:paraId="49FAAF7C" w14:textId="57C9EA53" w:rsidR="005D4157" w:rsidRDefault="005D4157" w:rsidP="005E53CA">
      <w:pPr>
        <w:ind w:firstLine="357"/>
        <w:jc w:val="both"/>
        <w:rPr>
          <w:rFonts w:ascii="Palatino-Roman" w:hAnsi="Palatino-Roman" w:cs="Arial"/>
          <w:color w:val="333333"/>
          <w:sz w:val="20"/>
          <w:shd w:val="clear" w:color="auto" w:fill="FFFFFF"/>
        </w:rPr>
      </w:pPr>
      <w:r w:rsidRPr="005D4157">
        <w:rPr>
          <w:rFonts w:ascii="Palatino-Roman" w:hAnsi="Palatino-Roman" w:cs="Arial"/>
          <w:color w:val="333333"/>
          <w:sz w:val="20"/>
          <w:highlight w:val="green"/>
          <w:shd w:val="clear" w:color="auto" w:fill="FFFFFF"/>
        </w:rPr>
        <w:t>Since the use of the WBB</w:t>
      </w:r>
      <w:r w:rsidR="00513EC6">
        <w:rPr>
          <w:rFonts w:ascii="Palatino-Roman" w:hAnsi="Palatino-Roman" w:cs="Arial"/>
          <w:color w:val="333333"/>
          <w:sz w:val="20"/>
          <w:highlight w:val="green"/>
          <w:shd w:val="clear" w:color="auto" w:fill="FFFFFF"/>
        </w:rPr>
        <w:t xml:space="preserve"> in conjunction with a mobile eye tracker</w:t>
      </w:r>
      <w:r w:rsidRPr="005D4157">
        <w:rPr>
          <w:rFonts w:ascii="Palatino-Roman" w:hAnsi="Palatino-Roman" w:cs="Arial"/>
          <w:color w:val="333333"/>
          <w:sz w:val="20"/>
          <w:highlight w:val="green"/>
          <w:shd w:val="clear" w:color="auto" w:fill="FFFFFF"/>
        </w:rPr>
        <w:t xml:space="preserve"> for answering questions about belief-based action understanding is novel, and</w:t>
      </w:r>
      <w:commentRangeStart w:id="10"/>
      <w:r w:rsidRPr="005D4157">
        <w:rPr>
          <w:rFonts w:ascii="Palatino-Roman" w:hAnsi="Palatino-Roman" w:cs="Arial"/>
          <w:color w:val="333333"/>
          <w:sz w:val="20"/>
          <w:highlight w:val="green"/>
          <w:shd w:val="clear" w:color="auto" w:fill="FFFFFF"/>
        </w:rPr>
        <w:t xml:space="preserve"> since differences are not particularly large</w:t>
      </w:r>
      <w:commentRangeEnd w:id="10"/>
      <w:r w:rsidR="00DF06EB">
        <w:rPr>
          <w:rStyle w:val="CommentReference"/>
        </w:rPr>
        <w:commentReference w:id="10"/>
      </w:r>
      <w:r w:rsidRPr="005D4157">
        <w:rPr>
          <w:rFonts w:ascii="Palatino-Roman" w:hAnsi="Palatino-Roman" w:cs="Arial"/>
          <w:color w:val="333333"/>
          <w:sz w:val="20"/>
          <w:highlight w:val="green"/>
          <w:shd w:val="clear" w:color="auto" w:fill="FFFFFF"/>
        </w:rPr>
        <w:t xml:space="preserve">, </w:t>
      </w:r>
      <w:r w:rsidR="009D48F4">
        <w:rPr>
          <w:rFonts w:ascii="Palatino-Roman" w:hAnsi="Palatino-Roman" w:cs="Arial"/>
          <w:color w:val="333333"/>
          <w:sz w:val="20"/>
          <w:highlight w:val="green"/>
          <w:shd w:val="clear" w:color="auto" w:fill="FFFFFF"/>
        </w:rPr>
        <w:t xml:space="preserve">we should also be cautious in the interpretations </w:t>
      </w:r>
      <w:r w:rsidRPr="005D4157">
        <w:rPr>
          <w:rFonts w:ascii="Palatino-Roman" w:hAnsi="Palatino-Roman" w:cs="Arial"/>
          <w:color w:val="333333"/>
          <w:sz w:val="20"/>
          <w:highlight w:val="green"/>
          <w:shd w:val="clear" w:color="auto" w:fill="FFFFFF"/>
        </w:rPr>
        <w:t xml:space="preserve">of our work. First, </w:t>
      </w:r>
      <w:r w:rsidR="00513EC6">
        <w:rPr>
          <w:rFonts w:ascii="Palatino-Roman" w:hAnsi="Palatino-Roman" w:cs="Arial"/>
          <w:color w:val="333333"/>
          <w:sz w:val="20"/>
          <w:highlight w:val="green"/>
          <w:shd w:val="clear" w:color="auto" w:fill="FFFFFF"/>
        </w:rPr>
        <w:t>the</w:t>
      </w:r>
      <w:r w:rsidRPr="005D4157">
        <w:rPr>
          <w:rFonts w:ascii="Palatino-Roman" w:hAnsi="Palatino-Roman" w:cs="Arial"/>
          <w:color w:val="333333"/>
          <w:sz w:val="20"/>
          <w:highlight w:val="green"/>
          <w:shd w:val="clear" w:color="auto" w:fill="FFFFFF"/>
        </w:rPr>
        <w:t xml:space="preserve"> naturalistic setting</w:t>
      </w:r>
      <w:r w:rsidR="00513EC6">
        <w:rPr>
          <w:rFonts w:ascii="Palatino-Roman" w:hAnsi="Palatino-Roman" w:cs="Arial"/>
          <w:color w:val="333333"/>
          <w:sz w:val="20"/>
          <w:highlight w:val="green"/>
          <w:shd w:val="clear" w:color="auto" w:fill="FFFFFF"/>
        </w:rPr>
        <w:t xml:space="preserve"> of our task meant that we</w:t>
      </w:r>
      <w:r w:rsidRPr="005D4157">
        <w:rPr>
          <w:rFonts w:ascii="Palatino-Roman" w:hAnsi="Palatino-Roman" w:cs="Arial"/>
          <w:color w:val="333333"/>
          <w:sz w:val="20"/>
          <w:highlight w:val="green"/>
          <w:shd w:val="clear" w:color="auto" w:fill="FFFFFF"/>
        </w:rPr>
        <w:t xml:space="preserve"> cannot rule out the possibility that unconscious changes in the confederate's behaviour (such as the actor's kinematics, locomotion or breathing) may have influenced the early indicators of participants' action understanding. Future research could minimize the possibility of unconscious priming by measuring participants’ mediolateral leaning and anticipatory gazing in an onscreen experiment to see whether similar effects can be obtained without live action. Second, </w:t>
      </w:r>
      <w:r w:rsidR="00513EC6">
        <w:rPr>
          <w:rFonts w:ascii="Palatino-Roman" w:hAnsi="Palatino-Roman" w:cs="Arial"/>
          <w:color w:val="333333"/>
          <w:sz w:val="20"/>
          <w:highlight w:val="green"/>
          <w:shd w:val="clear" w:color="auto" w:fill="FFFFFF"/>
        </w:rPr>
        <w:t>the</w:t>
      </w:r>
      <w:r w:rsidRPr="005D4157">
        <w:rPr>
          <w:rFonts w:ascii="Palatino-Roman" w:hAnsi="Palatino-Roman" w:cs="Arial"/>
          <w:color w:val="333333"/>
          <w:sz w:val="20"/>
          <w:highlight w:val="green"/>
          <w:shd w:val="clear" w:color="auto" w:fill="FFFFFF"/>
        </w:rPr>
        <w:t xml:space="preserve"> naturalistic setting</w:t>
      </w:r>
      <w:r w:rsidR="00513EC6">
        <w:rPr>
          <w:rFonts w:ascii="Palatino-Roman" w:hAnsi="Palatino-Roman" w:cs="Arial"/>
          <w:color w:val="333333"/>
          <w:sz w:val="20"/>
          <w:highlight w:val="green"/>
          <w:shd w:val="clear" w:color="auto" w:fill="FFFFFF"/>
        </w:rPr>
        <w:t xml:space="preserve"> of our task</w:t>
      </w:r>
      <w:r w:rsidRPr="005D4157">
        <w:rPr>
          <w:rFonts w:ascii="Palatino-Roman" w:hAnsi="Palatino-Roman" w:cs="Arial"/>
          <w:color w:val="333333"/>
          <w:sz w:val="20"/>
          <w:highlight w:val="green"/>
          <w:shd w:val="clear" w:color="auto" w:fill="FFFFFF"/>
        </w:rPr>
        <w:t xml:space="preserve"> meant that we were not able to incorporate "attention-getters" into the scene which would have otherwise ensured that participants' gaze could be reliably oriented to a point equidistant from the target locations before the measurement phase. Future research would do well in administering computer-based version</w:t>
      </w:r>
      <w:r w:rsidR="00680FBC">
        <w:rPr>
          <w:rFonts w:ascii="Palatino-Roman" w:hAnsi="Palatino-Roman" w:cs="Arial"/>
          <w:color w:val="333333"/>
          <w:sz w:val="20"/>
          <w:highlight w:val="green"/>
          <w:shd w:val="clear" w:color="auto" w:fill="FFFFFF"/>
        </w:rPr>
        <w:t>s</w:t>
      </w:r>
      <w:r w:rsidRPr="005D4157">
        <w:rPr>
          <w:rFonts w:ascii="Palatino-Roman" w:hAnsi="Palatino-Roman" w:cs="Arial"/>
          <w:color w:val="333333"/>
          <w:sz w:val="20"/>
          <w:highlight w:val="green"/>
          <w:shd w:val="clear" w:color="auto" w:fill="FFFFFF"/>
        </w:rPr>
        <w:t xml:space="preserve"> of our task that</w:t>
      </w:r>
      <w:r w:rsidR="00680FBC">
        <w:rPr>
          <w:rFonts w:ascii="Palatino-Roman" w:hAnsi="Palatino-Roman" w:cs="Arial"/>
          <w:color w:val="333333"/>
          <w:sz w:val="20"/>
          <w:highlight w:val="green"/>
          <w:shd w:val="clear" w:color="auto" w:fill="FFFFFF"/>
        </w:rPr>
        <w:t xml:space="preserve"> also</w:t>
      </w:r>
      <w:r w:rsidRPr="005D4157">
        <w:rPr>
          <w:rFonts w:ascii="Palatino-Roman" w:hAnsi="Palatino-Roman" w:cs="Arial"/>
          <w:color w:val="333333"/>
          <w:sz w:val="20"/>
          <w:highlight w:val="green"/>
          <w:shd w:val="clear" w:color="auto" w:fill="FFFFFF"/>
        </w:rPr>
        <w:t xml:space="preserve"> controls for gaze location prior to the measurement onset.</w:t>
      </w:r>
      <w:r>
        <w:rPr>
          <w:rFonts w:ascii="Palatino-Roman" w:hAnsi="Palatino-Roman" w:cs="Arial"/>
          <w:color w:val="333333"/>
          <w:sz w:val="20"/>
          <w:highlight w:val="green"/>
          <w:shd w:val="clear" w:color="auto" w:fill="FFFFFF"/>
        </w:rPr>
        <w:t xml:space="preserve"> </w:t>
      </w:r>
      <w:r w:rsidR="00680FBC">
        <w:rPr>
          <w:rFonts w:ascii="Palatino-Roman" w:hAnsi="Palatino-Roman" w:cs="Arial"/>
          <w:color w:val="333333"/>
          <w:sz w:val="20"/>
          <w:highlight w:val="green"/>
          <w:shd w:val="clear" w:color="auto" w:fill="FFFFFF"/>
        </w:rPr>
        <w:t>Such c</w:t>
      </w:r>
      <w:r>
        <w:rPr>
          <w:rFonts w:ascii="Palatino-Roman" w:hAnsi="Palatino-Roman" w:cs="Arial"/>
          <w:color w:val="333333"/>
          <w:sz w:val="20"/>
          <w:highlight w:val="green"/>
          <w:shd w:val="clear" w:color="auto" w:fill="FFFFFF"/>
        </w:rPr>
        <w:t>omputer-based applications of our work could then pave the way for exploring finer-grained links between balance and gaze data (e.g., whether individual differences</w:t>
      </w:r>
      <w:r w:rsidR="00513EC6">
        <w:rPr>
          <w:rFonts w:ascii="Palatino-Roman" w:hAnsi="Palatino-Roman" w:cs="Arial"/>
          <w:color w:val="333333"/>
          <w:sz w:val="20"/>
          <w:highlight w:val="green"/>
          <w:shd w:val="clear" w:color="auto" w:fill="FFFFFF"/>
        </w:rPr>
        <w:t xml:space="preserve"> in </w:t>
      </w:r>
      <w:r w:rsidR="00513EC6" w:rsidRPr="00513EC6">
        <w:rPr>
          <w:rFonts w:ascii="Palatino-Roman" w:hAnsi="Palatino-Roman" w:cs="Arial"/>
          <w:color w:val="333333"/>
          <w:sz w:val="20"/>
          <w:highlight w:val="green"/>
          <w:shd w:val="clear" w:color="auto" w:fill="FFFFFF"/>
        </w:rPr>
        <w:t>gaze pattern might be predictive of different leaning tendencies).</w:t>
      </w:r>
      <w:r w:rsidR="00034090" w:rsidRPr="00513EC6">
        <w:rPr>
          <w:rFonts w:ascii="Palatino-Roman" w:hAnsi="Palatino-Roman" w:cs="Arial"/>
          <w:color w:val="333333"/>
          <w:sz w:val="20"/>
          <w:highlight w:val="green"/>
          <w:shd w:val="clear" w:color="auto" w:fill="FFFFFF"/>
        </w:rPr>
        <w:t xml:space="preserve"> </w:t>
      </w:r>
      <w:r w:rsidR="00034090">
        <w:rPr>
          <w:rFonts w:ascii="Palatino-Roman" w:hAnsi="Palatino-Roman" w:cs="Arial"/>
          <w:color w:val="333333"/>
          <w:sz w:val="20"/>
          <w:highlight w:val="green"/>
          <w:shd w:val="clear" w:color="auto" w:fill="FFFFFF"/>
        </w:rPr>
        <w:t xml:space="preserve">Overall, though, </w:t>
      </w:r>
      <w:r w:rsidR="00513EC6">
        <w:rPr>
          <w:rFonts w:ascii="Palatino-Roman" w:hAnsi="Palatino-Roman" w:cs="Arial"/>
          <w:color w:val="333333"/>
          <w:sz w:val="20"/>
          <w:highlight w:val="green"/>
          <w:shd w:val="clear" w:color="auto" w:fill="FFFFFF"/>
        </w:rPr>
        <w:t xml:space="preserve">the converging evidence of balance and gaze measures </w:t>
      </w:r>
      <w:r w:rsidR="00513EC6" w:rsidRPr="00513EC6">
        <w:rPr>
          <w:rFonts w:ascii="Palatino-Roman" w:hAnsi="Palatino-Roman" w:cs="Arial"/>
          <w:color w:val="333333"/>
          <w:sz w:val="20"/>
          <w:highlight w:val="green"/>
          <w:shd w:val="clear" w:color="auto" w:fill="FFFFFF"/>
        </w:rPr>
        <w:t xml:space="preserve">provides empirical footing for </w:t>
      </w:r>
      <w:del w:id="11" w:author="s" w:date="2019-11-20T20:24:00Z">
        <w:r w:rsidR="00513EC6" w:rsidRPr="00513EC6" w:rsidDel="00F20C7D">
          <w:rPr>
            <w:rFonts w:ascii="Palatino-Roman" w:hAnsi="Palatino-Roman" w:cs="Arial"/>
            <w:color w:val="333333"/>
            <w:sz w:val="20"/>
            <w:highlight w:val="green"/>
            <w:shd w:val="clear" w:color="auto" w:fill="FFFFFF"/>
          </w:rPr>
          <w:delText xml:space="preserve">the claim that </w:delText>
        </w:r>
      </w:del>
      <w:ins w:id="12" w:author="s" w:date="2019-11-20T20:24:00Z">
        <w:r w:rsidR="00F20C7D">
          <w:rPr>
            <w:rFonts w:ascii="Palatino-Roman" w:hAnsi="Palatino-Roman" w:cs="Arial"/>
            <w:color w:val="333333"/>
            <w:sz w:val="20"/>
            <w:highlight w:val="green"/>
            <w:shd w:val="clear" w:color="auto" w:fill="FFFFFF"/>
          </w:rPr>
          <w:t xml:space="preserve">a connection between </w:t>
        </w:r>
      </w:ins>
      <w:r w:rsidR="00513EC6" w:rsidRPr="00513EC6">
        <w:rPr>
          <w:rFonts w:ascii="Palatino-Roman" w:hAnsi="Palatino-Roman" w:cs="Arial"/>
          <w:color w:val="333333"/>
          <w:sz w:val="20"/>
          <w:highlight w:val="green"/>
          <w:shd w:val="clear" w:color="auto" w:fill="FFFFFF"/>
        </w:rPr>
        <w:t xml:space="preserve">fast tracking of others’ beliefs </w:t>
      </w:r>
      <w:commentRangeStart w:id="13"/>
      <w:del w:id="14" w:author="s" w:date="2019-11-20T20:24:00Z">
        <w:r w:rsidR="00513EC6" w:rsidRPr="00513EC6" w:rsidDel="00F20C7D">
          <w:rPr>
            <w:rFonts w:ascii="Palatino-Roman" w:hAnsi="Palatino-Roman" w:cs="Arial"/>
            <w:color w:val="333333"/>
            <w:sz w:val="20"/>
            <w:highlight w:val="green"/>
            <w:shd w:val="clear" w:color="auto" w:fill="FFFFFF"/>
          </w:rPr>
          <w:delText>interfaces</w:delText>
        </w:r>
        <w:commentRangeEnd w:id="13"/>
        <w:r w:rsidR="00F20C7D" w:rsidDel="00F20C7D">
          <w:rPr>
            <w:rStyle w:val="CommentReference"/>
          </w:rPr>
          <w:commentReference w:id="13"/>
        </w:r>
        <w:r w:rsidR="00513EC6" w:rsidRPr="00513EC6" w:rsidDel="00F20C7D">
          <w:rPr>
            <w:rFonts w:ascii="Palatino-Roman" w:hAnsi="Palatino-Roman" w:cs="Arial"/>
            <w:color w:val="333333"/>
            <w:sz w:val="20"/>
            <w:highlight w:val="green"/>
            <w:shd w:val="clear" w:color="auto" w:fill="FFFFFF"/>
          </w:rPr>
          <w:delText xml:space="preserve"> </w:delText>
        </w:r>
      </w:del>
      <w:ins w:id="15" w:author="s" w:date="2019-11-20T20:24:00Z">
        <w:r w:rsidR="00F20C7D">
          <w:rPr>
            <w:rFonts w:ascii="Palatino-Roman" w:hAnsi="Palatino-Roman" w:cs="Arial"/>
            <w:color w:val="333333"/>
            <w:sz w:val="20"/>
            <w:highlight w:val="green"/>
            <w:shd w:val="clear" w:color="auto" w:fill="FFFFFF"/>
          </w:rPr>
          <w:t xml:space="preserve">and </w:t>
        </w:r>
      </w:ins>
      <w:del w:id="16" w:author="s" w:date="2019-11-20T20:24:00Z">
        <w:r w:rsidR="00513EC6" w:rsidRPr="00513EC6" w:rsidDel="00F20C7D">
          <w:rPr>
            <w:rFonts w:ascii="Palatino-Roman" w:hAnsi="Palatino-Roman" w:cs="Arial"/>
            <w:color w:val="333333"/>
            <w:sz w:val="20"/>
            <w:highlight w:val="green"/>
            <w:shd w:val="clear" w:color="auto" w:fill="FFFFFF"/>
          </w:rPr>
          <w:delText xml:space="preserve">with </w:delText>
        </w:r>
      </w:del>
      <w:r w:rsidR="00513EC6" w:rsidRPr="00513EC6">
        <w:rPr>
          <w:rFonts w:ascii="Palatino-Roman" w:hAnsi="Palatino-Roman" w:cs="Arial"/>
          <w:color w:val="333333"/>
          <w:sz w:val="20"/>
          <w:highlight w:val="green"/>
          <w:shd w:val="clear" w:color="auto" w:fill="FFFFFF"/>
        </w:rPr>
        <w:t xml:space="preserve">motor processes, leaving room for further research to </w:t>
      </w:r>
      <w:r w:rsidR="00680FBC">
        <w:rPr>
          <w:rFonts w:ascii="Palatino-Roman" w:hAnsi="Palatino-Roman" w:cs="Arial"/>
          <w:color w:val="333333"/>
          <w:sz w:val="20"/>
          <w:highlight w:val="green"/>
          <w:shd w:val="clear" w:color="auto" w:fill="FFFFFF"/>
        </w:rPr>
        <w:t xml:space="preserve">pin down </w:t>
      </w:r>
      <w:r w:rsidR="00513EC6" w:rsidRPr="00513EC6">
        <w:rPr>
          <w:rFonts w:ascii="Palatino-Roman" w:hAnsi="Palatino-Roman" w:cs="Arial"/>
          <w:color w:val="333333"/>
          <w:sz w:val="20"/>
          <w:highlight w:val="green"/>
          <w:shd w:val="clear" w:color="auto" w:fill="FFFFFF"/>
        </w:rPr>
        <w:t xml:space="preserve">the extent of such </w:t>
      </w:r>
      <w:del w:id="17" w:author="s" w:date="2019-11-20T20:24:00Z">
        <w:r w:rsidR="00513EC6" w:rsidRPr="00513EC6" w:rsidDel="0071596A">
          <w:rPr>
            <w:rFonts w:ascii="Palatino-Roman" w:hAnsi="Palatino-Roman" w:cs="Arial"/>
            <w:color w:val="333333"/>
            <w:sz w:val="20"/>
            <w:highlight w:val="green"/>
            <w:shd w:val="clear" w:color="auto" w:fill="FFFFFF"/>
          </w:rPr>
          <w:delText>interfacing</w:delText>
        </w:r>
      </w:del>
      <w:ins w:id="18" w:author="s" w:date="2019-11-20T20:24:00Z">
        <w:r w:rsidR="0071596A">
          <w:rPr>
            <w:rFonts w:ascii="Palatino-Roman" w:hAnsi="Palatino-Roman" w:cs="Arial"/>
            <w:color w:val="333333"/>
            <w:sz w:val="20"/>
            <w:highlight w:val="green"/>
            <w:shd w:val="clear" w:color="auto" w:fill="FFFFFF"/>
          </w:rPr>
          <w:t>a connection</w:t>
        </w:r>
      </w:ins>
      <w:r w:rsidR="00513EC6" w:rsidRPr="00513EC6">
        <w:rPr>
          <w:rFonts w:ascii="Palatino-Roman" w:hAnsi="Palatino-Roman" w:cs="Arial"/>
          <w:color w:val="333333"/>
          <w:sz w:val="20"/>
          <w:highlight w:val="green"/>
          <w:shd w:val="clear" w:color="auto" w:fill="FFFFFF"/>
        </w:rPr>
        <w:t xml:space="preserve">. </w:t>
      </w:r>
      <w:r w:rsidRPr="00513EC6">
        <w:rPr>
          <w:rFonts w:ascii="Palatino-Roman" w:hAnsi="Palatino-Roman" w:cs="Arial"/>
          <w:color w:val="333333"/>
          <w:sz w:val="20"/>
          <w:highlight w:val="green"/>
          <w:shd w:val="clear" w:color="auto" w:fill="FFFFFF"/>
        </w:rPr>
        <w:t xml:space="preserve">  </w:t>
      </w:r>
      <w:r>
        <w:rPr>
          <w:rFonts w:ascii="Palatino-Roman" w:hAnsi="Palatino-Roman" w:cs="Arial"/>
          <w:color w:val="333333"/>
          <w:sz w:val="20"/>
          <w:shd w:val="clear" w:color="auto" w:fill="FFFFFF"/>
        </w:rPr>
        <w:t xml:space="preserve">  </w:t>
      </w:r>
      <w:r w:rsidRPr="005D4157">
        <w:rPr>
          <w:rFonts w:ascii="Palatino-Roman" w:hAnsi="Palatino-Roman" w:cs="Arial"/>
          <w:color w:val="333333"/>
          <w:sz w:val="20"/>
          <w:shd w:val="clear" w:color="auto" w:fill="FFFFFF"/>
        </w:rPr>
        <w:t xml:space="preserve"> </w:t>
      </w:r>
    </w:p>
    <w:p w14:paraId="099B4F73" w14:textId="56E4A7D9" w:rsidR="006A2E66" w:rsidRPr="006A2E66" w:rsidRDefault="006A2E66" w:rsidP="005E53CA">
      <w:pPr>
        <w:ind w:firstLine="357"/>
        <w:jc w:val="both"/>
        <w:rPr>
          <w:rFonts w:ascii="Palatino-Roman" w:hAnsi="Palatino-Roman" w:cs="Arial"/>
          <w:color w:val="333333"/>
          <w:sz w:val="20"/>
          <w:shd w:val="clear" w:color="auto" w:fill="FFFFFF"/>
        </w:rPr>
      </w:pPr>
      <w:r w:rsidRPr="006A2E66">
        <w:rPr>
          <w:rFonts w:ascii="Palatino-Roman" w:hAnsi="Palatino-Roman" w:cs="Arial"/>
          <w:color w:val="333333"/>
          <w:sz w:val="20"/>
          <w:shd w:val="clear" w:color="auto" w:fill="FFFFFF"/>
        </w:rPr>
        <w:t xml:space="preserve">Adults’ final helping actions were unlike those which have been reported for </w:t>
      </w:r>
      <w:r w:rsidR="009376FE">
        <w:rPr>
          <w:rFonts w:ascii="Palatino-Roman" w:hAnsi="Palatino-Roman" w:cs="Arial"/>
          <w:color w:val="333333"/>
          <w:sz w:val="20"/>
          <w:shd w:val="clear" w:color="auto" w:fill="FFFFFF"/>
        </w:rPr>
        <w:t xml:space="preserve">young </w:t>
      </w:r>
      <w:r w:rsidRPr="006A2E66">
        <w:rPr>
          <w:rFonts w:ascii="Palatino-Roman" w:hAnsi="Palatino-Roman" w:cs="Arial"/>
          <w:color w:val="333333"/>
          <w:sz w:val="20"/>
          <w:shd w:val="clear" w:color="auto" w:fill="FFFFFF"/>
        </w:rPr>
        <w:t>children in a similar</w:t>
      </w:r>
      <w:r w:rsidR="005E7148">
        <w:rPr>
          <w:rFonts w:ascii="Palatino-Roman" w:hAnsi="Palatino-Roman" w:cs="Arial"/>
          <w:color w:val="333333"/>
          <w:sz w:val="20"/>
          <w:shd w:val="clear" w:color="auto" w:fill="FFFFFF"/>
        </w:rPr>
        <w:t xml:space="preserve"> helping task </w:t>
      </w:r>
      <w:r w:rsidR="002A4E5B">
        <w:rPr>
          <w:rFonts w:ascii="Palatino-Roman" w:hAnsi="Palatino-Roman" w:cs="Arial"/>
          <w:color w:val="333333"/>
          <w:sz w:val="20"/>
          <w:shd w:val="clear" w:color="auto" w:fill="FFFFFF"/>
        </w:rPr>
        <w:fldChar w:fldCharType="begin"/>
      </w:r>
      <w:r w:rsidR="002A4E5B">
        <w:rPr>
          <w:rFonts w:ascii="Palatino-Roman" w:hAnsi="Palatino-Roman" w:cs="Arial"/>
          <w:color w:val="333333"/>
          <w:sz w:val="20"/>
          <w:shd w:val="clear" w:color="auto" w:fill="FFFFFF"/>
        </w:rPr>
        <w:instrText xml:space="preserve"> ADDIN ZOTERO_ITEM CSL_CITATION {"citationID":"1uqy4cBx","properties":{"formattedCitation":"[16]","plainCitation":"[16]","noteIndex":0},"citationItems":[{"id":425,"uris":["http://zotero.org/users/4995944/items/84T6IE2A"],"uri":["http://zotero.org/users/4995944/items/84T6IE2A"],"itemData":{"id":425,"type":"article-journal","title":"Motor imagery of complex everyday movements. An fMRI study","container-title":"NeuroImage","page":"702-713","volume":"34","issue":"2","source":"ScienceDirect","abstract":"The present study aimed to investigate the functional neuroanatomical correlates of motor imagery (MI) of complex everyday movements (also called everyday tasks or functional tasks). 15 participants imagined two different types of everyday movements, movements confined to the upper extremities (UE; e.g., eating a meal) and movements involving the whole body (WB; e.g., swimming), during fMRI scanning. Results showed that both movement types activated the lateral and medial premotor cortices bilaterally, the left parietal cortex, and the right basal ganglia. Direct comparison of WB and UE movements further revealed a homuncular organization in the primary sensorimotor cortices (SMC), with UE movements represented in inferior parts of the SMC and WB movements in superior and medial parts. These results demonstrate that MI of everyday movements drives a cortical network comparable to the one described for more simple movements such as finger opposition. The findings further are in accordance with the suggestion that motor imagery-based mental practice is effective because it activates a comparable cortical network as overt training. Since most people are familiar with everyday movements and therefore a practice of the movement prior to scanning is not necessarily required, the current paradigm seems particularly appealing for clinical research and application focusing on patients with low or no residual motor abilities.","DOI":"10.1016/j.neuroimage.2006.09.033","ISSN":"1053-8119","journalAbbreviation":"NeuroImage","language":"en","author":[{"family":"Szameitat","given":"André J."},{"family":"Shen","given":"Shan"},{"family":"Sterr","given":"Annette"}],"issued":{"date-parts":[["2007",1,15]]}}}],"schema":"https://github.com/citation-style-language/schema/raw/master/csl-citation.json"} </w:instrText>
      </w:r>
      <w:r w:rsidR="002A4E5B">
        <w:rPr>
          <w:rFonts w:ascii="Palatino-Roman" w:hAnsi="Palatino-Roman" w:cs="Arial"/>
          <w:color w:val="333333"/>
          <w:sz w:val="20"/>
          <w:shd w:val="clear" w:color="auto" w:fill="FFFFFF"/>
        </w:rPr>
        <w:fldChar w:fldCharType="separate"/>
      </w:r>
      <w:r w:rsidR="002A4E5B">
        <w:rPr>
          <w:rFonts w:ascii="Palatino-Roman" w:hAnsi="Palatino-Roman" w:cs="Arial"/>
          <w:noProof/>
          <w:color w:val="333333"/>
          <w:sz w:val="20"/>
          <w:shd w:val="clear" w:color="auto" w:fill="FFFFFF"/>
        </w:rPr>
        <w:t>[16]</w:t>
      </w:r>
      <w:r w:rsidR="002A4E5B">
        <w:rPr>
          <w:rFonts w:ascii="Palatino-Roman" w:hAnsi="Palatino-Roman" w:cs="Arial"/>
          <w:color w:val="333333"/>
          <w:sz w:val="20"/>
          <w:shd w:val="clear" w:color="auto" w:fill="FFFFFF"/>
        </w:rPr>
        <w:fldChar w:fldCharType="end"/>
      </w:r>
      <w:r w:rsidRPr="006A2E66">
        <w:rPr>
          <w:rFonts w:ascii="Palatino-Roman" w:hAnsi="Palatino-Roman" w:cs="Arial"/>
          <w:color w:val="333333"/>
          <w:sz w:val="20"/>
          <w:shd w:val="clear" w:color="auto" w:fill="FFFFFF"/>
        </w:rPr>
        <w:t>. Adults</w:t>
      </w:r>
      <w:r w:rsidR="00A122FF">
        <w:rPr>
          <w:rFonts w:ascii="Palatino-Roman" w:hAnsi="Palatino-Roman" w:cs="Arial"/>
          <w:color w:val="333333"/>
          <w:sz w:val="20"/>
          <w:shd w:val="clear" w:color="auto" w:fill="FFFFFF"/>
        </w:rPr>
        <w:t xml:space="preserve"> (different from young children)</w:t>
      </w:r>
      <w:r w:rsidRPr="006A2E66">
        <w:rPr>
          <w:rFonts w:ascii="Palatino-Roman" w:hAnsi="Palatino-Roman" w:cs="Arial"/>
          <w:color w:val="333333"/>
          <w:sz w:val="20"/>
          <w:shd w:val="clear" w:color="auto" w:fill="FFFFFF"/>
        </w:rPr>
        <w:t xml:space="preserve"> were not more likely to help open the now-full box in the FB condition than in the TB condition. The majority of adults helped to open the now-empty box in both conditions. When we asked them why they chose this box, adults generally referred to facts</w:t>
      </w:r>
      <w:r w:rsidR="004A607C">
        <w:rPr>
          <w:rFonts w:ascii="Palatino-Roman" w:hAnsi="Palatino-Roman" w:cs="Arial"/>
          <w:color w:val="333333"/>
          <w:sz w:val="20"/>
          <w:shd w:val="clear" w:color="auto" w:fill="FFFFFF"/>
        </w:rPr>
        <w:t xml:space="preserve"> relating to the situation</w:t>
      </w:r>
      <w:r w:rsidRPr="006A2E66">
        <w:rPr>
          <w:rFonts w:ascii="Palatino-Roman" w:hAnsi="Palatino-Roman" w:cs="Arial"/>
          <w:color w:val="333333"/>
          <w:sz w:val="20"/>
          <w:shd w:val="clear" w:color="auto" w:fill="FFFFFF"/>
        </w:rPr>
        <w:t xml:space="preserve"> or to </w:t>
      </w:r>
      <w:r w:rsidR="004A607C">
        <w:rPr>
          <w:rFonts w:ascii="Palatino-Roman" w:hAnsi="Palatino-Roman" w:cs="Arial"/>
          <w:color w:val="333333"/>
          <w:sz w:val="20"/>
          <w:shd w:val="clear" w:color="auto" w:fill="FFFFFF"/>
        </w:rPr>
        <w:t>the agent's abilities, rather than to</w:t>
      </w:r>
      <w:r w:rsidRPr="006A2E66">
        <w:rPr>
          <w:rFonts w:ascii="Palatino-Roman" w:hAnsi="Palatino-Roman" w:cs="Arial"/>
          <w:color w:val="333333"/>
          <w:sz w:val="20"/>
          <w:shd w:val="clear" w:color="auto" w:fill="FFFFFF"/>
        </w:rPr>
        <w:t xml:space="preserve"> mental states</w:t>
      </w:r>
      <w:r w:rsidR="004A607C">
        <w:rPr>
          <w:rFonts w:ascii="Palatino-Roman" w:hAnsi="Palatino-Roman" w:cs="Arial"/>
          <w:color w:val="333333"/>
          <w:sz w:val="20"/>
          <w:shd w:val="clear" w:color="auto" w:fill="FFFFFF"/>
        </w:rPr>
        <w:t xml:space="preserve"> per se</w:t>
      </w:r>
      <w:r w:rsidRPr="006A2E66">
        <w:rPr>
          <w:rFonts w:ascii="Palatino-Roman" w:hAnsi="Palatino-Roman" w:cs="Arial"/>
          <w:color w:val="333333"/>
          <w:sz w:val="20"/>
          <w:shd w:val="clear" w:color="auto" w:fill="FFFFFF"/>
        </w:rPr>
        <w:t xml:space="preserve">. </w:t>
      </w:r>
    </w:p>
    <w:p w14:paraId="264392D2" w14:textId="5680A29A" w:rsidR="006A2E66" w:rsidRPr="006A2E66" w:rsidRDefault="006A2E66" w:rsidP="005E53CA">
      <w:pPr>
        <w:ind w:firstLine="357"/>
        <w:jc w:val="both"/>
        <w:rPr>
          <w:rFonts w:ascii="Palatino-Roman" w:hAnsi="Palatino-Roman" w:cs="Arial"/>
          <w:color w:val="333333"/>
          <w:sz w:val="20"/>
          <w:shd w:val="clear" w:color="auto" w:fill="FFFFFF"/>
        </w:rPr>
      </w:pPr>
      <w:r w:rsidRPr="006A2E66">
        <w:rPr>
          <w:rFonts w:ascii="Palatino-Roman" w:hAnsi="Palatino-Roman" w:cs="Arial"/>
          <w:color w:val="333333"/>
          <w:sz w:val="20"/>
          <w:shd w:val="clear" w:color="auto" w:fill="FFFFFF"/>
        </w:rPr>
        <w:t>Why did the final helping response not ref</w:t>
      </w:r>
      <w:r w:rsidR="004A607C">
        <w:rPr>
          <w:rFonts w:ascii="Palatino-Roman" w:hAnsi="Palatino-Roman" w:cs="Arial"/>
          <w:color w:val="333333"/>
          <w:sz w:val="20"/>
          <w:shd w:val="clear" w:color="auto" w:fill="FFFFFF"/>
        </w:rPr>
        <w:t>lect belief information that adults'</w:t>
      </w:r>
      <w:r w:rsidRPr="006A2E66">
        <w:rPr>
          <w:rFonts w:ascii="Palatino-Roman" w:hAnsi="Palatino-Roman" w:cs="Arial"/>
          <w:color w:val="333333"/>
          <w:sz w:val="20"/>
          <w:shd w:val="clear" w:color="auto" w:fill="FFFFFF"/>
        </w:rPr>
        <w:t xml:space="preserve"> eye gaze and leaning responses </w:t>
      </w:r>
      <w:r w:rsidR="004A607C">
        <w:rPr>
          <w:rFonts w:ascii="Palatino-Roman" w:hAnsi="Palatino-Roman" w:cs="Arial"/>
          <w:color w:val="333333"/>
          <w:sz w:val="20"/>
          <w:shd w:val="clear" w:color="auto" w:fill="FFFFFF"/>
        </w:rPr>
        <w:t>picked up upon</w:t>
      </w:r>
      <w:r w:rsidRPr="006A2E66">
        <w:rPr>
          <w:rFonts w:ascii="Palatino-Roman" w:hAnsi="Palatino-Roman" w:cs="Arial"/>
          <w:color w:val="333333"/>
          <w:sz w:val="20"/>
          <w:shd w:val="clear" w:color="auto" w:fill="FFFFFF"/>
        </w:rPr>
        <w:t xml:space="preserve">? One possibility is that adults had the agent’s mental state in mind all along but took the view it was normatively irrelevant to their choice of action. This possibility is consistent with the observation that no adults expressed the view that their choice of final helping action was mistaken when subsequently asked why they had acted as they did. Alternatively, it may be that adults are poor at reflecting on the agent’s belief in the course of socially interacting with her, despite the </w:t>
      </w:r>
      <w:r w:rsidR="00F81932">
        <w:rPr>
          <w:rFonts w:ascii="Palatino-Roman" w:hAnsi="Palatino-Roman" w:cs="Arial"/>
          <w:color w:val="333333"/>
          <w:sz w:val="20"/>
          <w:shd w:val="clear" w:color="auto" w:fill="FFFFFF"/>
        </w:rPr>
        <w:t>occurrence of fast belief-</w:t>
      </w:r>
      <w:r w:rsidRPr="006A2E66">
        <w:rPr>
          <w:rFonts w:ascii="Palatino-Roman" w:hAnsi="Palatino-Roman" w:cs="Arial"/>
          <w:color w:val="333333"/>
          <w:sz w:val="20"/>
          <w:shd w:val="clear" w:color="auto" w:fill="FFFFFF"/>
        </w:rPr>
        <w:t>tracking. Much as adults ha</w:t>
      </w:r>
      <w:r w:rsidR="00357484">
        <w:rPr>
          <w:rFonts w:ascii="Palatino-Roman" w:hAnsi="Palatino-Roman" w:cs="Arial"/>
          <w:color w:val="333333"/>
          <w:sz w:val="20"/>
          <w:shd w:val="clear" w:color="auto" w:fill="FFFFFF"/>
        </w:rPr>
        <w:t>ve been shown to not always put to use</w:t>
      </w:r>
      <w:r w:rsidRPr="006A2E66">
        <w:rPr>
          <w:rFonts w:ascii="Palatino-Roman" w:hAnsi="Palatino-Roman" w:cs="Arial"/>
          <w:color w:val="333333"/>
          <w:sz w:val="20"/>
          <w:shd w:val="clear" w:color="auto" w:fill="FFFFFF"/>
        </w:rPr>
        <w:t xml:space="preserve"> another’s visual perspective when i</w:t>
      </w:r>
      <w:r w:rsidR="00C91502">
        <w:rPr>
          <w:rFonts w:ascii="Palatino-Roman" w:hAnsi="Palatino-Roman" w:cs="Arial"/>
          <w:color w:val="333333"/>
          <w:sz w:val="20"/>
          <w:shd w:val="clear" w:color="auto" w:fill="FFFFFF"/>
        </w:rPr>
        <w:t>nteracting with her</w:t>
      </w:r>
      <w:r w:rsidR="00366995">
        <w:rPr>
          <w:rFonts w:ascii="Palatino-Roman" w:hAnsi="Palatino-Roman" w:cs="Arial"/>
          <w:color w:val="333333"/>
          <w:sz w:val="20"/>
          <w:shd w:val="clear" w:color="auto" w:fill="FFFFFF"/>
        </w:rPr>
        <w:t xml:space="preserve"> </w:t>
      </w:r>
      <w:r w:rsidR="002A4E5B">
        <w:rPr>
          <w:rFonts w:ascii="Palatino-Roman" w:hAnsi="Palatino-Roman" w:cs="Arial"/>
          <w:color w:val="333333"/>
          <w:sz w:val="20"/>
          <w:shd w:val="clear" w:color="auto" w:fill="FFFFFF"/>
        </w:rPr>
        <w:fldChar w:fldCharType="begin"/>
      </w:r>
      <w:r w:rsidR="002A4E5B">
        <w:rPr>
          <w:rFonts w:ascii="Palatino-Roman" w:hAnsi="Palatino-Roman" w:cs="Arial"/>
          <w:color w:val="333333"/>
          <w:sz w:val="20"/>
          <w:shd w:val="clear" w:color="auto" w:fill="FFFFFF"/>
        </w:rPr>
        <w:instrText xml:space="preserve"> ADDIN ZOTERO_ITEM CSL_CITATION {"citationID":"9HJhIbQH","properties":{"formattedCitation":"[43]","plainCitation":"[43]","noteIndex":0},"citationItems":[{"id":477,"uris":["http://zotero.org/users/4995944/items/YIMFWSYR"],"uri":["http://zotero.org/users/4995944/items/YIMFWSYR"],"itemData":{"id":477,"type":"article-journal","title":"Limits on theory of mind use in adults","container-title":"Cognition","page":"25-41","volume":"89","issue":"1","source":"ScienceDirect","abstract":"By 6 years, children have a sophisticated adult-like theory of mind that enables them not only to understand the actions of social agents in terms of underlying mental states, but also to distinguish between their own mental states and those of others. Despite this, we argue that even adults do not reliably use this sophisticated ability for the very purpose for which it is designed, to interpret the actions of others. In Experiment 1, a person who played the role of “director” in a communication game instructed a participant to move certain objects around in a grid. Before receiving instructions, participants hid an object in a bag, such that they but not the director would know its identity. Occasionally, the descriptions that the director used to refer to a mutually-visible object more closely matched the identity of the object hidden in the bag. Although they clearly knew that the director did not know the identity of the hidden object, they often took it as the referent of the director's description, sometimes even attempting to comply with the instruction by actually moving the bag itself. In Experiment 2 this occurred even when the participants believed that the director had a false belief about the identity of the hidden object, i.e. that she thought that a different object was in the bag. These results show a stark dissociation between an ability to reflectively distinguish one's own beliefs from others', and the routine deployment of this ability in interpreting the actions of others. We propose that this dissociation indicates that important elements of the adult's theory of mind are not fully incorporated into the human comprehension system.","DOI":"10.1016/S0010-0277(03)00064-7","ISSN":"0010-0277","journalAbbreviation":"Cognition","language":"en","author":[{"family":"Keysar","given":"Boaz"},{"family":"Lin","given":"Shuhong"},{"family":"Barr","given":"Dale J"}],"issued":{"date-parts":[["2003",8,1]]}}}],"schema":"https://github.com/citation-style-language/schema/raw/master/csl-citation.json"} </w:instrText>
      </w:r>
      <w:r w:rsidR="002A4E5B">
        <w:rPr>
          <w:rFonts w:ascii="Palatino-Roman" w:hAnsi="Palatino-Roman" w:cs="Arial"/>
          <w:color w:val="333333"/>
          <w:sz w:val="20"/>
          <w:shd w:val="clear" w:color="auto" w:fill="FFFFFF"/>
        </w:rPr>
        <w:fldChar w:fldCharType="separate"/>
      </w:r>
      <w:r w:rsidR="002A4E5B">
        <w:rPr>
          <w:rFonts w:ascii="Palatino-Roman" w:hAnsi="Palatino-Roman" w:cs="Arial"/>
          <w:noProof/>
          <w:color w:val="333333"/>
          <w:sz w:val="20"/>
          <w:shd w:val="clear" w:color="auto" w:fill="FFFFFF"/>
        </w:rPr>
        <w:t>[43]</w:t>
      </w:r>
      <w:r w:rsidR="002A4E5B">
        <w:rPr>
          <w:rFonts w:ascii="Palatino-Roman" w:hAnsi="Palatino-Roman" w:cs="Arial"/>
          <w:color w:val="333333"/>
          <w:sz w:val="20"/>
          <w:shd w:val="clear" w:color="auto" w:fill="FFFFFF"/>
        </w:rPr>
        <w:fldChar w:fldCharType="end"/>
      </w:r>
      <w:r w:rsidRPr="006A2E66">
        <w:rPr>
          <w:rFonts w:ascii="Palatino-Roman" w:hAnsi="Palatino-Roman" w:cs="Arial"/>
          <w:color w:val="333333"/>
          <w:sz w:val="20"/>
          <w:shd w:val="clear" w:color="auto" w:fill="FFFFFF"/>
        </w:rPr>
        <w:t>, so also they may cut corners by ignoring another’s belief. Importantly, our results indicate that they could be doing this even when their eye gaze and leaning indicate that they have tracked the belief: if so, there may be a dissociation in adults’ performance analogous to that sometimes observed in young children</w:t>
      </w:r>
      <w:r w:rsidR="00366995">
        <w:rPr>
          <w:rFonts w:ascii="Palatino-Roman" w:hAnsi="Palatino-Roman" w:cs="Arial"/>
          <w:color w:val="333333"/>
          <w:sz w:val="20"/>
          <w:shd w:val="clear" w:color="auto" w:fill="FFFFFF"/>
        </w:rPr>
        <w:t xml:space="preserve"> </w:t>
      </w:r>
      <w:r w:rsidR="002A4E5B" w:rsidRPr="002A4E5B">
        <w:rPr>
          <w:rFonts w:ascii="Palatino-Roman" w:hAnsi="Palatino-Roman" w:cs="Arial"/>
          <w:sz w:val="20"/>
          <w:shd w:val="clear" w:color="auto" w:fill="FFFFFF"/>
        </w:rPr>
        <w:fldChar w:fldCharType="begin"/>
      </w:r>
      <w:r w:rsidR="002A4E5B" w:rsidRPr="002A4E5B">
        <w:rPr>
          <w:rFonts w:ascii="Palatino-Roman" w:hAnsi="Palatino-Roman" w:cs="Arial"/>
          <w:sz w:val="20"/>
          <w:shd w:val="clear" w:color="auto" w:fill="FFFFFF"/>
        </w:rPr>
        <w:instrText xml:space="preserve"> ADDIN ZOTERO_ITEM CSL_CITATION {"citationID":"R95FqBEp","properties":{"formattedCitation":"[44\\uc0\\u8211{}46]","plainCitation":"[44–46]","noteIndex":0},"citationItems":[{"id":480,"uris":["http://zotero.org/users/4995944/items/J9G8SF8F"],"uri":["http://zotero.org/users/4995944/items/J9G8SF8F"],"itemData":{"id":480,"type":"article-journal","title":"Implicit understanding of belief","container-title":"Cognitive Development","page":"377-395","volume":"9","issue":"4","source":"ScienceDirect","abstract":"Implicit understanding of false belief was investigated by monitoring where children look in anticipation of a protagonist reappearing, when the protagonist mistakenly thinks that his desired object is in a different place from the place where it really is. This implicit measure of understanding was contrasted with children's explicit answers to the experimenter's question about where the protagonist would look for the object. Children from 2 years 5 months to 2 years 10 months erroneously looked at the object's real location, which they gave for their answer. From 2 years 11 months to 4 years 5 months, about 90% of the children looked at the empty location where the protagonist thought the object was. In sharp contrast, only about 45% of the children in this age span gave that location as their explicit answer to the experimenter's question. These results are explained in terms of a distinction between representing a fact and making a judgment about that fact.","DOI":"10.1016/0885-2014(94)90012-4","ISSN":"0885-2014","journalAbbreviation":"Cognitive Development","language":"en","author":[{"family":"Clements","given":"Wendy A."},{"family":"Perner","given":"Josef"}],"issued":{"date-parts":[["1994",10,1]]}}},{"id":483,"uris":["http://zotero.org/users/4995944/items/3Z5AM58F"],"uri":["http://zotero.org/users/4995944/items/3Z5AM58F"],"itemData":{"id":483,"type":"article-journal","title":"Does Eye Gaze Indicate Implicit Knowledge of False Belief? Charting Transitions in Knowledge","container-title":"Journal of Experimental Child Psychology","page":"201-224","volume":"80","issue":"3","source":"ScienceDirect","abstract":"Three-year-olds sometimes look to the correct location but give an incorrect verbal answer in a false belief task. We examined whether correct eye gaze among 3- to 5-year-old children indexed unconscious knowledge or low confidence conscious knowledge. Children “bet” counters on where they thought a story character would go. If children were conscious of the knowledge conveyed by their eye gaze then they should have bet modestly on their explicit answer (i.e., been unsure whether this answer or the answer conveyed through eye direction was correct). We found that children bet very highly on the location consistent with their explicit answer, suggesting that they were not aware of the knowledge conveyed through their eye gaze. This result was supported by a number of conditions that showed that betting was a sensitive measure of even small degrees of uncertainty. The results shed light on false-belief understanding, the implicit-explicit distinction, and transitional knowledge. We argue that the transition to a full understanding of false belief is marked by periods of implicit knowledge and explicit understanding with low confidence.","DOI":"10.1006/jecp.2001.2633","ISSN":"0022-0965","title-short":"Does Eye Gaze Indicate Implicit Knowledge of False Belief?","journalAbbreviation":"Journal of Experimental Child Psychology","language":"en","author":[{"family":"Ruffman","given":"Ted"},{"family":"Garnham","given":"Wendy"},{"family":"Import","given":"Arlina"},{"family":"Connolly","given":"Dan"}],"issued":{"date-parts":[["2001",11,1]]}}},{"id":240,"uris":["http://zotero.org/users/4995944/items/T82J4PLY"],"uri":["http://zotero.org/users/4995944/items/T82J4PLY"],"itemData":{"id":240,"type":"article-journal","title":"Attributing False Beliefs About Object Identity Reveals a Signature Blind Spot in Humans’ Efficient Mind-Reading System","container-title":"Psychological Science","page":"305-311","volume":"24","issue":"3","source":"Crossref","abstract":"How can human beings make significant but cognitively taxing inferences about others’ beliefs yet also effectively “mind read” in fast-moving social situations? We tested the idea that humans have two mind-reading systems: a flexible system and an efficient system that can make fast calculations because it has natural blind spots to the kinds of input it processes. We showed that the automatic gaze anticipations of 3-year-olds, 4-year-olds, and adults displayed a signature blind spot specific to calculating an actor’s false belief about object identity—a calculation that required the complex understanding that an object can be interpreted differently depending on one’s visual perspective. Participants’ deliberate verbal inferences demonstrated significant flexibility in calculations of another person’s beliefs. Our results show that quick, efficient mind reading eschews conceptual sophistication.","DOI":"10.1177/0956797612451469","ISSN":"0956-7976, 1467-9280","language":"en","author":[{"family":"Low","given":"Jason"},{"family":"Watts","given":"Joseph"}],"issued":{"date-parts":[["2013",3]]}}}],"schema":"https://github.com/citation-style-language/schema/raw/master/csl-citation.json"} </w:instrText>
      </w:r>
      <w:r w:rsidR="002A4E5B" w:rsidRPr="002A4E5B">
        <w:rPr>
          <w:rFonts w:ascii="Palatino-Roman" w:hAnsi="Palatino-Roman" w:cs="Arial"/>
          <w:sz w:val="20"/>
          <w:shd w:val="clear" w:color="auto" w:fill="FFFFFF"/>
        </w:rPr>
        <w:fldChar w:fldCharType="separate"/>
      </w:r>
      <w:r w:rsidR="002A4E5B" w:rsidRPr="002A4E5B">
        <w:rPr>
          <w:rFonts w:ascii="Palatino-Roman" w:hAnsi="Palatino-Roman"/>
          <w:sz w:val="20"/>
        </w:rPr>
        <w:t>[44–46]</w:t>
      </w:r>
      <w:r w:rsidR="002A4E5B" w:rsidRPr="002A4E5B">
        <w:rPr>
          <w:rFonts w:ascii="Palatino-Roman" w:hAnsi="Palatino-Roman" w:cs="Arial"/>
          <w:sz w:val="20"/>
          <w:shd w:val="clear" w:color="auto" w:fill="FFFFFF"/>
        </w:rPr>
        <w:fldChar w:fldCharType="end"/>
      </w:r>
      <w:r w:rsidRPr="006A2E66">
        <w:rPr>
          <w:rFonts w:ascii="Palatino-Roman" w:hAnsi="Palatino-Roman" w:cs="Arial"/>
          <w:color w:val="333333"/>
          <w:sz w:val="20"/>
          <w:shd w:val="clear" w:color="auto" w:fill="FFFFFF"/>
        </w:rPr>
        <w:t xml:space="preserve">. </w:t>
      </w:r>
      <w:r w:rsidR="008A22F2">
        <w:rPr>
          <w:rFonts w:ascii="Palatino-Roman" w:hAnsi="Palatino-Roman" w:cs="Arial"/>
          <w:color w:val="333333"/>
          <w:sz w:val="20"/>
          <w:shd w:val="clear" w:color="auto" w:fill="FFFFFF"/>
        </w:rPr>
        <w:t>Future research will need to</w:t>
      </w:r>
      <w:r w:rsidRPr="006A2E66">
        <w:rPr>
          <w:rFonts w:ascii="Palatino-Roman" w:hAnsi="Palatino-Roman" w:cs="Arial"/>
          <w:color w:val="333333"/>
          <w:sz w:val="20"/>
          <w:shd w:val="clear" w:color="auto" w:fill="FFFFFF"/>
        </w:rPr>
        <w:t xml:space="preserve"> distinguish between these different reasons for why, despite showing sensitivity to belief in eye gaze and leaning, the adults did not do so in their final helping actions.</w:t>
      </w:r>
    </w:p>
    <w:p w14:paraId="096443EE" w14:textId="2AE188AA" w:rsidR="006A2E66" w:rsidRDefault="008A22F2" w:rsidP="00170BF1">
      <w:pPr>
        <w:ind w:firstLine="357"/>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Why might</w:t>
      </w:r>
      <w:r w:rsidR="006A2E66" w:rsidRPr="006A2E66">
        <w:rPr>
          <w:rFonts w:ascii="Palatino-Roman" w:hAnsi="Palatino-Roman" w:cs="Arial"/>
          <w:color w:val="333333"/>
          <w:sz w:val="20"/>
          <w:shd w:val="clear" w:color="auto" w:fill="FFFFFF"/>
        </w:rPr>
        <w:t xml:space="preserve"> adults’ </w:t>
      </w:r>
      <w:r w:rsidR="00C91502">
        <w:rPr>
          <w:rFonts w:ascii="Palatino-Roman" w:hAnsi="Palatino-Roman" w:cs="Arial"/>
          <w:color w:val="333333"/>
          <w:sz w:val="20"/>
          <w:shd w:val="clear" w:color="auto" w:fill="FFFFFF"/>
        </w:rPr>
        <w:t xml:space="preserve">final helping </w:t>
      </w:r>
      <w:r w:rsidR="006A2E66" w:rsidRPr="006A2E66">
        <w:rPr>
          <w:rFonts w:ascii="Palatino-Roman" w:hAnsi="Palatino-Roman" w:cs="Arial"/>
          <w:color w:val="333333"/>
          <w:sz w:val="20"/>
          <w:shd w:val="clear" w:color="auto" w:fill="FFFFFF"/>
        </w:rPr>
        <w:t xml:space="preserve">responses </w:t>
      </w:r>
      <w:r>
        <w:rPr>
          <w:rFonts w:ascii="Palatino-Roman" w:hAnsi="Palatino-Roman" w:cs="Arial"/>
          <w:color w:val="333333"/>
          <w:sz w:val="20"/>
          <w:shd w:val="clear" w:color="auto" w:fill="FFFFFF"/>
        </w:rPr>
        <w:t xml:space="preserve">be </w:t>
      </w:r>
      <w:r w:rsidR="006A2E66" w:rsidRPr="006A2E66">
        <w:rPr>
          <w:rFonts w:ascii="Palatino-Roman" w:hAnsi="Palatino-Roman" w:cs="Arial"/>
          <w:color w:val="333333"/>
          <w:sz w:val="20"/>
          <w:shd w:val="clear" w:color="auto" w:fill="FFFFFF"/>
        </w:rPr>
        <w:t>different from children’s, at least in this re</w:t>
      </w:r>
      <w:r w:rsidR="00CE6E02">
        <w:rPr>
          <w:rFonts w:ascii="Palatino-Roman" w:hAnsi="Palatino-Roman" w:cs="Arial"/>
          <w:color w:val="333333"/>
          <w:sz w:val="20"/>
          <w:shd w:val="clear" w:color="auto" w:fill="FFFFFF"/>
        </w:rPr>
        <w:t>spect? One possibility is that adults and children</w:t>
      </w:r>
      <w:r w:rsidR="006A2E66" w:rsidRPr="006A2E66">
        <w:rPr>
          <w:rFonts w:ascii="Palatino-Roman" w:hAnsi="Palatino-Roman" w:cs="Arial"/>
          <w:color w:val="333333"/>
          <w:sz w:val="20"/>
          <w:shd w:val="clear" w:color="auto" w:fill="FFFFFF"/>
        </w:rPr>
        <w:t xml:space="preserve"> have different views about what one should do. Adults may generally think it is best to do as expected, whereas children may be more disposed to act in another’s best interests. Alternatively, it may be that children’s actions are less reflective than adults. The fast belief-tracking processes which</w:t>
      </w:r>
      <w:r w:rsidR="00CE6E02">
        <w:rPr>
          <w:rFonts w:ascii="Palatino-Roman" w:hAnsi="Palatino-Roman" w:cs="Arial"/>
          <w:color w:val="333333"/>
          <w:sz w:val="20"/>
          <w:shd w:val="clear" w:color="auto" w:fill="FFFFFF"/>
        </w:rPr>
        <w:t xml:space="preserve"> underpin adults' eye gaze and modulate</w:t>
      </w:r>
      <w:r w:rsidR="006A2E66" w:rsidRPr="006A2E66">
        <w:rPr>
          <w:rFonts w:ascii="Palatino-Roman" w:hAnsi="Palatino-Roman" w:cs="Arial"/>
          <w:color w:val="333333"/>
          <w:sz w:val="20"/>
          <w:shd w:val="clear" w:color="auto" w:fill="FFFFFF"/>
        </w:rPr>
        <w:t xml:space="preserve"> adults’ leaning also occu</w:t>
      </w:r>
      <w:r w:rsidR="00CE6E02">
        <w:rPr>
          <w:rFonts w:ascii="Palatino-Roman" w:hAnsi="Palatino-Roman" w:cs="Arial"/>
          <w:color w:val="333333"/>
          <w:sz w:val="20"/>
          <w:shd w:val="clear" w:color="auto" w:fill="FFFFFF"/>
        </w:rPr>
        <w:t>r in children but dominate children's</w:t>
      </w:r>
      <w:r w:rsidR="006A2E66" w:rsidRPr="006A2E66">
        <w:rPr>
          <w:rFonts w:ascii="Palatino-Roman" w:hAnsi="Palatino-Roman" w:cs="Arial"/>
          <w:color w:val="333333"/>
          <w:sz w:val="20"/>
          <w:shd w:val="clear" w:color="auto" w:fill="FFFFFF"/>
        </w:rPr>
        <w:t xml:space="preserve"> actions for longer; </w:t>
      </w:r>
      <w:r w:rsidR="006A2E66" w:rsidRPr="006A2E66">
        <w:rPr>
          <w:rFonts w:ascii="Palatino-Roman" w:hAnsi="Palatino-Roman" w:cs="Arial"/>
          <w:color w:val="333333"/>
          <w:sz w:val="20"/>
          <w:shd w:val="clear" w:color="auto" w:fill="FFFFFF"/>
        </w:rPr>
        <w:lastRenderedPageBreak/>
        <w:t>in adults, those fast-belief tracking processes are overshadowed by a more reflective process which, however, can be slow to incorporate information about beliefs (and other mental states, and perspective) in reaching decisions about what to do, especially when they are involved in a social interaction with the agent.</w:t>
      </w:r>
      <w:r w:rsidR="00170BF1">
        <w:rPr>
          <w:rFonts w:ascii="Palatino-Roman" w:hAnsi="Palatino-Roman" w:cs="Arial"/>
          <w:color w:val="333333"/>
          <w:sz w:val="20"/>
          <w:shd w:val="clear" w:color="auto" w:fill="FFFFFF"/>
        </w:rPr>
        <w:t xml:space="preserve"> </w:t>
      </w:r>
      <w:r w:rsidR="004A7F61" w:rsidRPr="00F55D12">
        <w:rPr>
          <w:rFonts w:ascii="Palatino-Roman" w:hAnsi="Palatino-Roman" w:cs="Arial"/>
          <w:color w:val="333333"/>
          <w:sz w:val="20"/>
          <w:highlight w:val="green"/>
          <w:shd w:val="clear" w:color="auto" w:fill="FFFFFF"/>
        </w:rPr>
        <w:t>Yet a</w:t>
      </w:r>
      <w:r w:rsidR="00170BF1" w:rsidRPr="00F55D12">
        <w:rPr>
          <w:rFonts w:ascii="Palatino-Roman" w:hAnsi="Palatino-Roman" w:cs="Arial"/>
          <w:color w:val="333333"/>
          <w:sz w:val="20"/>
          <w:highlight w:val="green"/>
          <w:shd w:val="clear" w:color="auto" w:fill="FFFFFF"/>
        </w:rPr>
        <w:t>nother way to think</w:t>
      </w:r>
      <w:r w:rsidR="00114D07" w:rsidRPr="00F55D12">
        <w:rPr>
          <w:rFonts w:ascii="Palatino-Roman" w:hAnsi="Palatino-Roman" w:cs="Arial"/>
          <w:color w:val="333333"/>
          <w:sz w:val="20"/>
          <w:highlight w:val="green"/>
          <w:shd w:val="clear" w:color="auto" w:fill="FFFFFF"/>
        </w:rPr>
        <w:t xml:space="preserve"> </w:t>
      </w:r>
      <w:r w:rsidR="00170BF1" w:rsidRPr="00F55D12">
        <w:rPr>
          <w:rFonts w:ascii="Palatino-Roman" w:hAnsi="Palatino-Roman" w:cs="Arial"/>
          <w:color w:val="333333"/>
          <w:sz w:val="20"/>
          <w:highlight w:val="green"/>
          <w:shd w:val="clear" w:color="auto" w:fill="FFFFFF"/>
        </w:rPr>
        <w:t>about the pattern</w:t>
      </w:r>
      <w:r w:rsidR="00AD44B5" w:rsidRPr="00F55D12">
        <w:rPr>
          <w:rFonts w:ascii="Palatino-Roman" w:hAnsi="Palatino-Roman" w:cs="Arial"/>
          <w:color w:val="333333"/>
          <w:sz w:val="20"/>
          <w:highlight w:val="green"/>
          <w:shd w:val="clear" w:color="auto" w:fill="FFFFFF"/>
        </w:rPr>
        <w:t xml:space="preserve"> </w:t>
      </w:r>
      <w:r w:rsidR="00170BF1" w:rsidRPr="00F55D12">
        <w:rPr>
          <w:rFonts w:ascii="Palatino-Roman" w:hAnsi="Palatino-Roman" w:cs="Arial"/>
          <w:color w:val="333333"/>
          <w:sz w:val="20"/>
          <w:highlight w:val="green"/>
          <w:shd w:val="clear" w:color="auto" w:fill="FFFFFF"/>
        </w:rPr>
        <w:t>of</w:t>
      </w:r>
      <w:r w:rsidR="00AD44B5" w:rsidRPr="00F55D12">
        <w:rPr>
          <w:rFonts w:ascii="Palatino-Roman" w:hAnsi="Palatino-Roman" w:cs="Arial"/>
          <w:color w:val="333333"/>
          <w:sz w:val="20"/>
          <w:highlight w:val="green"/>
          <w:shd w:val="clear" w:color="auto" w:fill="FFFFFF"/>
        </w:rPr>
        <w:t xml:space="preserve"> adults' final helping responses</w:t>
      </w:r>
      <w:r w:rsidR="002D12BE" w:rsidRPr="00F55D12">
        <w:rPr>
          <w:rFonts w:ascii="Palatino-Roman" w:hAnsi="Palatino-Roman" w:cs="Arial"/>
          <w:color w:val="333333"/>
          <w:sz w:val="20"/>
          <w:highlight w:val="green"/>
          <w:shd w:val="clear" w:color="auto" w:fill="FFFFFF"/>
        </w:rPr>
        <w:t xml:space="preserve"> </w:t>
      </w:r>
      <w:r w:rsidR="005229C5" w:rsidRPr="00F55D12">
        <w:rPr>
          <w:rFonts w:ascii="Palatino-Roman" w:hAnsi="Palatino-Roman" w:cs="Arial"/>
          <w:color w:val="333333"/>
          <w:sz w:val="20"/>
          <w:highlight w:val="green"/>
          <w:shd w:val="clear" w:color="auto" w:fill="FFFFFF"/>
        </w:rPr>
        <w:t>i</w:t>
      </w:r>
      <w:r w:rsidR="00170BF1" w:rsidRPr="00F55D12">
        <w:rPr>
          <w:rFonts w:ascii="Palatino-Roman" w:hAnsi="Palatino-Roman" w:cs="Arial"/>
          <w:color w:val="333333"/>
          <w:sz w:val="20"/>
          <w:highlight w:val="green"/>
          <w:shd w:val="clear" w:color="auto" w:fill="FFFFFF"/>
        </w:rPr>
        <w:t>s to consider the possibility</w:t>
      </w:r>
      <w:r w:rsidR="00AD44B5" w:rsidRPr="00F55D12">
        <w:rPr>
          <w:rFonts w:ascii="Palatino-Roman" w:hAnsi="Palatino-Roman" w:cs="Arial"/>
          <w:color w:val="333333"/>
          <w:sz w:val="20"/>
          <w:highlight w:val="green"/>
          <w:shd w:val="clear" w:color="auto" w:fill="FFFFFF"/>
        </w:rPr>
        <w:t xml:space="preserve"> </w:t>
      </w:r>
      <w:r w:rsidR="00170BF1" w:rsidRPr="00F55D12">
        <w:rPr>
          <w:rFonts w:ascii="Palatino-Roman" w:hAnsi="Palatino-Roman" w:cs="Arial"/>
          <w:color w:val="333333"/>
          <w:sz w:val="20"/>
          <w:highlight w:val="green"/>
          <w:shd w:val="clear" w:color="auto" w:fill="FFFFFF"/>
        </w:rPr>
        <w:t>that</w:t>
      </w:r>
      <w:r w:rsidR="00AD44B5" w:rsidRPr="00F55D12">
        <w:rPr>
          <w:rFonts w:ascii="Palatino-Roman" w:hAnsi="Palatino-Roman" w:cs="Arial"/>
          <w:color w:val="333333"/>
          <w:sz w:val="20"/>
          <w:highlight w:val="green"/>
          <w:shd w:val="clear" w:color="auto" w:fill="FFFFFF"/>
        </w:rPr>
        <w:t>—u</w:t>
      </w:r>
      <w:r w:rsidR="002D12BE" w:rsidRPr="00F55D12">
        <w:rPr>
          <w:rFonts w:ascii="Palatino-Roman" w:hAnsi="Palatino-Roman" w:cs="Arial"/>
          <w:color w:val="333333"/>
          <w:sz w:val="20"/>
          <w:highlight w:val="green"/>
          <w:shd w:val="clear" w:color="auto" w:fill="FFFFFF"/>
        </w:rPr>
        <w:t xml:space="preserve">nlike in infancy studies on </w:t>
      </w:r>
      <w:r w:rsidR="005229C5" w:rsidRPr="00F55D12">
        <w:rPr>
          <w:rFonts w:ascii="Palatino-Roman" w:hAnsi="Palatino-Roman" w:cs="Arial"/>
          <w:color w:val="333333"/>
          <w:sz w:val="20"/>
          <w:highlight w:val="green"/>
          <w:shd w:val="clear" w:color="auto" w:fill="FFFFFF"/>
        </w:rPr>
        <w:t>theory of mind</w:t>
      </w:r>
      <w:r w:rsidR="002D12BE" w:rsidRPr="00F55D12">
        <w:rPr>
          <w:rFonts w:ascii="Palatino-Roman" w:hAnsi="Palatino-Roman" w:cs="Arial"/>
          <w:color w:val="333333"/>
          <w:sz w:val="20"/>
          <w:highlight w:val="green"/>
          <w:shd w:val="clear" w:color="auto" w:fill="FFFFFF"/>
        </w:rPr>
        <w:t xml:space="preserve"> where subjects are repeatedly familiarized with the </w:t>
      </w:r>
      <w:r w:rsidR="00AD44B5" w:rsidRPr="00F55D12">
        <w:rPr>
          <w:rFonts w:ascii="Palatino-Roman" w:hAnsi="Palatino-Roman" w:cs="Arial"/>
          <w:color w:val="333333"/>
          <w:sz w:val="20"/>
          <w:highlight w:val="green"/>
          <w:shd w:val="clear" w:color="auto" w:fill="FFFFFF"/>
        </w:rPr>
        <w:t>agent</w:t>
      </w:r>
      <w:r w:rsidR="002D12BE" w:rsidRPr="00F55D12">
        <w:rPr>
          <w:rFonts w:ascii="Palatino-Roman" w:hAnsi="Palatino-Roman" w:cs="Arial"/>
          <w:color w:val="333333"/>
          <w:sz w:val="20"/>
          <w:highlight w:val="green"/>
          <w:shd w:val="clear" w:color="auto" w:fill="FFFFFF"/>
        </w:rPr>
        <w:t xml:space="preserve"> having the goal of retrieving the hidden object</w:t>
      </w:r>
      <w:r w:rsidR="00AD44B5" w:rsidRPr="00F55D12">
        <w:rPr>
          <w:rFonts w:ascii="Palatino-Roman" w:hAnsi="Palatino-Roman" w:cs="Arial"/>
          <w:color w:val="333333"/>
          <w:sz w:val="20"/>
          <w:highlight w:val="green"/>
          <w:shd w:val="clear" w:color="auto" w:fill="FFFFFF"/>
        </w:rPr>
        <w:t>—</w:t>
      </w:r>
      <w:r w:rsidR="002D12BE" w:rsidRPr="00F55D12">
        <w:rPr>
          <w:rFonts w:ascii="Palatino-Roman" w:hAnsi="Palatino-Roman" w:cs="Arial"/>
          <w:color w:val="333333"/>
          <w:sz w:val="20"/>
          <w:highlight w:val="green"/>
          <w:shd w:val="clear" w:color="auto" w:fill="FFFFFF"/>
        </w:rPr>
        <w:t>the</w:t>
      </w:r>
      <w:r w:rsidR="00AD44B5" w:rsidRPr="00F55D12">
        <w:rPr>
          <w:rFonts w:ascii="Palatino-Roman" w:hAnsi="Palatino-Roman" w:cs="Arial"/>
          <w:color w:val="333333"/>
          <w:sz w:val="20"/>
          <w:highlight w:val="green"/>
          <w:shd w:val="clear" w:color="auto" w:fill="FFFFFF"/>
        </w:rPr>
        <w:t xml:space="preserve"> confederate's</w:t>
      </w:r>
      <w:r w:rsidR="002D12BE" w:rsidRPr="00F55D12">
        <w:rPr>
          <w:rFonts w:ascii="Palatino-Roman" w:hAnsi="Palatino-Roman" w:cs="Arial"/>
          <w:color w:val="333333"/>
          <w:sz w:val="20"/>
          <w:highlight w:val="green"/>
          <w:shd w:val="clear" w:color="auto" w:fill="FFFFFF"/>
        </w:rPr>
        <w:t xml:space="preserve"> goal could only be indirectly inferred by appealing to the fact that the hidden object was a confederate’s belonging.</w:t>
      </w:r>
      <w:r w:rsidR="00AD44B5" w:rsidRPr="00F55D12">
        <w:rPr>
          <w:rFonts w:ascii="Palatino-Roman" w:hAnsi="Palatino-Roman" w:cs="Arial"/>
          <w:color w:val="333333"/>
          <w:sz w:val="20"/>
          <w:highlight w:val="green"/>
          <w:shd w:val="clear" w:color="auto" w:fill="FFFFFF"/>
        </w:rPr>
        <w:t xml:space="preserve"> </w:t>
      </w:r>
      <w:r w:rsidR="004A7F61" w:rsidRPr="00F55D12">
        <w:rPr>
          <w:rFonts w:ascii="Palatino-Roman" w:hAnsi="Palatino-Roman" w:cs="Arial"/>
          <w:color w:val="333333"/>
          <w:sz w:val="20"/>
          <w:highlight w:val="green"/>
          <w:shd w:val="clear" w:color="auto" w:fill="FFFFFF"/>
        </w:rPr>
        <w:t xml:space="preserve">It </w:t>
      </w:r>
      <w:r w:rsidR="00F55D12" w:rsidRPr="00F55D12">
        <w:rPr>
          <w:rFonts w:ascii="Palatino-Roman" w:hAnsi="Palatino-Roman" w:cs="Arial"/>
          <w:color w:val="333333"/>
          <w:sz w:val="20"/>
          <w:highlight w:val="green"/>
          <w:shd w:val="clear" w:color="auto" w:fill="FFFFFF"/>
        </w:rPr>
        <w:t>i</w:t>
      </w:r>
      <w:r w:rsidR="004A7F61" w:rsidRPr="00F55D12">
        <w:rPr>
          <w:rFonts w:ascii="Palatino-Roman" w:hAnsi="Palatino-Roman" w:cs="Arial"/>
          <w:color w:val="333333"/>
          <w:sz w:val="20"/>
          <w:highlight w:val="green"/>
          <w:shd w:val="clear" w:color="auto" w:fill="FFFFFF"/>
        </w:rPr>
        <w:t>s possible that adults' final belief-based helping responses</w:t>
      </w:r>
      <w:r w:rsidR="002D12BE" w:rsidRPr="00F55D12">
        <w:rPr>
          <w:rFonts w:ascii="Palatino-Roman" w:hAnsi="Palatino-Roman" w:cs="Arial"/>
          <w:color w:val="333333"/>
          <w:sz w:val="20"/>
          <w:highlight w:val="green"/>
          <w:shd w:val="clear" w:color="auto" w:fill="FFFFFF"/>
        </w:rPr>
        <w:t xml:space="preserve"> may be elicited under conditions where the box-opening action is </w:t>
      </w:r>
      <w:r w:rsidR="00F55D12" w:rsidRPr="00F55D12">
        <w:rPr>
          <w:rFonts w:ascii="Palatino-Roman" w:hAnsi="Palatino-Roman" w:cs="Arial"/>
          <w:color w:val="333333"/>
          <w:sz w:val="20"/>
          <w:highlight w:val="green"/>
          <w:shd w:val="clear" w:color="auto" w:fill="FFFFFF"/>
        </w:rPr>
        <w:t>even more clearly</w:t>
      </w:r>
      <w:r w:rsidR="002D12BE" w:rsidRPr="00F55D12">
        <w:rPr>
          <w:rFonts w:ascii="Palatino-Roman" w:hAnsi="Palatino-Roman" w:cs="Arial"/>
          <w:color w:val="333333"/>
          <w:sz w:val="20"/>
          <w:highlight w:val="green"/>
          <w:shd w:val="clear" w:color="auto" w:fill="FFFFFF"/>
        </w:rPr>
        <w:t xml:space="preserve"> linked to the goal of retrieving the confederate’s possession.</w:t>
      </w:r>
      <w:r w:rsidR="00157919">
        <w:rPr>
          <w:rFonts w:ascii="Palatino-Roman" w:hAnsi="Palatino-Roman" w:cs="Arial"/>
          <w:color w:val="333333"/>
          <w:sz w:val="20"/>
          <w:shd w:val="clear" w:color="auto" w:fill="FFFFFF"/>
        </w:rPr>
        <w:t xml:space="preserve"> </w:t>
      </w:r>
      <w:r w:rsidR="00114D07">
        <w:rPr>
          <w:rFonts w:ascii="Palatino-Roman" w:hAnsi="Palatino-Roman" w:cs="Arial"/>
          <w:color w:val="333333"/>
          <w:sz w:val="20"/>
          <w:shd w:val="clear" w:color="auto" w:fill="FFFFFF"/>
        </w:rPr>
        <w:t xml:space="preserve">Regardless of the specific reasons </w:t>
      </w:r>
      <w:r w:rsidR="00AD2FBB">
        <w:rPr>
          <w:rFonts w:ascii="Palatino-Roman" w:hAnsi="Palatino-Roman" w:cs="Arial"/>
          <w:color w:val="333333"/>
          <w:sz w:val="20"/>
          <w:shd w:val="clear" w:color="auto" w:fill="FFFFFF"/>
        </w:rPr>
        <w:t>for</w:t>
      </w:r>
      <w:r w:rsidR="00114D07">
        <w:rPr>
          <w:rFonts w:ascii="Palatino-Roman" w:hAnsi="Palatino-Roman" w:cs="Arial"/>
          <w:color w:val="333333"/>
          <w:sz w:val="20"/>
          <w:shd w:val="clear" w:color="auto" w:fill="FFFFFF"/>
        </w:rPr>
        <w:t xml:space="preserve"> adults' </w:t>
      </w:r>
      <w:r w:rsidR="004A7309">
        <w:rPr>
          <w:rFonts w:ascii="Palatino-Roman" w:hAnsi="Palatino-Roman" w:cs="Arial"/>
          <w:color w:val="333333"/>
          <w:sz w:val="20"/>
          <w:shd w:val="clear" w:color="auto" w:fill="FFFFFF"/>
        </w:rPr>
        <w:t xml:space="preserve">own </w:t>
      </w:r>
      <w:r w:rsidR="000F2895">
        <w:rPr>
          <w:rFonts w:ascii="Palatino-Roman" w:hAnsi="Palatino-Roman" w:cs="Arial"/>
          <w:color w:val="333333"/>
          <w:sz w:val="20"/>
          <w:shd w:val="clear" w:color="auto" w:fill="FFFFFF"/>
        </w:rPr>
        <w:t xml:space="preserve">choice of </w:t>
      </w:r>
      <w:r w:rsidR="004A7309">
        <w:rPr>
          <w:rFonts w:ascii="Palatino-Roman" w:hAnsi="Palatino-Roman" w:cs="Arial"/>
          <w:color w:val="333333"/>
          <w:sz w:val="20"/>
          <w:shd w:val="clear" w:color="auto" w:fill="FFFFFF"/>
        </w:rPr>
        <w:t>f</w:t>
      </w:r>
      <w:r w:rsidR="00FB6156">
        <w:rPr>
          <w:rFonts w:ascii="Palatino-Roman" w:hAnsi="Palatino-Roman" w:cs="Arial"/>
          <w:color w:val="333333"/>
          <w:sz w:val="20"/>
          <w:shd w:val="clear" w:color="auto" w:fill="FFFFFF"/>
        </w:rPr>
        <w:t>inal helping response</w:t>
      </w:r>
      <w:r w:rsidR="00114D07">
        <w:rPr>
          <w:rFonts w:ascii="Palatino-Roman" w:hAnsi="Palatino-Roman" w:cs="Arial"/>
          <w:color w:val="333333"/>
          <w:sz w:val="20"/>
          <w:shd w:val="clear" w:color="auto" w:fill="FFFFFF"/>
        </w:rPr>
        <w:t xml:space="preserve">, </w:t>
      </w:r>
      <w:r w:rsidR="009376FE">
        <w:rPr>
          <w:rFonts w:ascii="Palatino-Roman" w:hAnsi="Palatino-Roman" w:cs="Arial"/>
          <w:color w:val="333333"/>
          <w:sz w:val="20"/>
          <w:shd w:val="clear" w:color="auto" w:fill="FFFFFF"/>
        </w:rPr>
        <w:t xml:space="preserve">the </w:t>
      </w:r>
      <w:r w:rsidR="000A1ACD">
        <w:rPr>
          <w:rFonts w:ascii="Palatino-Roman" w:hAnsi="Palatino-Roman" w:cs="Arial"/>
          <w:color w:val="333333"/>
          <w:sz w:val="20"/>
          <w:shd w:val="clear" w:color="auto" w:fill="FFFFFF"/>
        </w:rPr>
        <w:t>findings</w:t>
      </w:r>
      <w:r w:rsidR="009376FE">
        <w:rPr>
          <w:rFonts w:ascii="Palatino-Roman" w:hAnsi="Palatino-Roman" w:cs="Arial"/>
          <w:color w:val="333333"/>
          <w:sz w:val="20"/>
          <w:shd w:val="clear" w:color="auto" w:fill="FFFFFF"/>
        </w:rPr>
        <w:t xml:space="preserve"> </w:t>
      </w:r>
      <w:r w:rsidR="000A1ACD">
        <w:rPr>
          <w:rFonts w:ascii="Palatino-Roman" w:hAnsi="Palatino-Roman" w:cs="Arial"/>
          <w:color w:val="333333"/>
          <w:sz w:val="20"/>
          <w:shd w:val="clear" w:color="auto" w:fill="FFFFFF"/>
        </w:rPr>
        <w:t>highlight</w:t>
      </w:r>
      <w:r w:rsidR="00114D07">
        <w:rPr>
          <w:rFonts w:ascii="Palatino-Roman" w:hAnsi="Palatino-Roman" w:cs="Arial"/>
          <w:color w:val="333333"/>
          <w:sz w:val="20"/>
          <w:shd w:val="clear" w:color="auto" w:fill="FFFFFF"/>
        </w:rPr>
        <w:t xml:space="preserve"> the fact that new </w:t>
      </w:r>
      <w:r w:rsidR="007B0FAC">
        <w:rPr>
          <w:rFonts w:ascii="Palatino-Roman" w:hAnsi="Palatino-Roman" w:cs="Arial"/>
          <w:color w:val="333333"/>
          <w:sz w:val="20"/>
          <w:shd w:val="clear" w:color="auto" w:fill="FFFFFF"/>
        </w:rPr>
        <w:t>questions and answers</w:t>
      </w:r>
      <w:r w:rsidR="00114D07">
        <w:rPr>
          <w:rFonts w:ascii="Palatino-Roman" w:hAnsi="Palatino-Roman" w:cs="Arial"/>
          <w:color w:val="333333"/>
          <w:sz w:val="20"/>
          <w:shd w:val="clear" w:color="auto" w:fill="FFFFFF"/>
        </w:rPr>
        <w:t xml:space="preserve"> into </w:t>
      </w:r>
      <w:r w:rsidR="00C01B7C">
        <w:rPr>
          <w:rFonts w:ascii="Palatino-Roman" w:hAnsi="Palatino-Roman" w:cs="Arial"/>
          <w:color w:val="333333"/>
          <w:sz w:val="20"/>
          <w:shd w:val="clear" w:color="auto" w:fill="FFFFFF"/>
        </w:rPr>
        <w:t xml:space="preserve">the developmental </w:t>
      </w:r>
      <w:r w:rsidR="00114D07">
        <w:rPr>
          <w:rFonts w:ascii="Palatino-Roman" w:hAnsi="Palatino-Roman" w:cs="Arial"/>
          <w:color w:val="333333"/>
          <w:sz w:val="20"/>
          <w:shd w:val="clear" w:color="auto" w:fill="FFFFFF"/>
        </w:rPr>
        <w:t>processes</w:t>
      </w:r>
      <w:r w:rsidR="004A7309">
        <w:rPr>
          <w:rFonts w:ascii="Palatino-Roman" w:hAnsi="Palatino-Roman" w:cs="Arial"/>
          <w:color w:val="333333"/>
          <w:sz w:val="20"/>
          <w:shd w:val="clear" w:color="auto" w:fill="FFFFFF"/>
        </w:rPr>
        <w:t xml:space="preserve"> underpinning tracking and using of belief information</w:t>
      </w:r>
      <w:r w:rsidR="009376FE">
        <w:rPr>
          <w:rFonts w:ascii="Palatino-Roman" w:hAnsi="Palatino-Roman" w:cs="Arial"/>
          <w:color w:val="333333"/>
          <w:sz w:val="20"/>
          <w:shd w:val="clear" w:color="auto" w:fill="FFFFFF"/>
        </w:rPr>
        <w:t xml:space="preserve"> </w:t>
      </w:r>
      <w:r w:rsidR="009376FE" w:rsidRPr="009376FE">
        <w:rPr>
          <w:rFonts w:ascii="Palatino-Roman" w:hAnsi="Palatino-Roman" w:cs="Arial"/>
          <w:color w:val="333333"/>
          <w:sz w:val="20"/>
          <w:shd w:val="clear" w:color="auto" w:fill="FFFFFF"/>
        </w:rPr>
        <w:t>can be</w:t>
      </w:r>
      <w:r w:rsidR="007B0FAC">
        <w:rPr>
          <w:rFonts w:ascii="Palatino-Roman" w:hAnsi="Palatino-Roman" w:cs="Arial"/>
          <w:color w:val="333333"/>
          <w:sz w:val="20"/>
          <w:shd w:val="clear" w:color="auto" w:fill="FFFFFF"/>
        </w:rPr>
        <w:t xml:space="preserve"> broached and</w:t>
      </w:r>
      <w:r w:rsidR="009376FE" w:rsidRPr="009376FE">
        <w:rPr>
          <w:rFonts w:ascii="Palatino-Roman" w:hAnsi="Palatino-Roman" w:cs="Arial"/>
          <w:color w:val="333333"/>
          <w:sz w:val="20"/>
          <w:shd w:val="clear" w:color="auto" w:fill="FFFFFF"/>
        </w:rPr>
        <w:t xml:space="preserve"> gained </w:t>
      </w:r>
      <w:r w:rsidR="009376FE">
        <w:rPr>
          <w:rFonts w:ascii="Palatino-Roman" w:hAnsi="Palatino-Roman" w:cs="Arial"/>
          <w:color w:val="333333"/>
          <w:sz w:val="20"/>
          <w:shd w:val="clear" w:color="auto" w:fill="FFFFFF"/>
        </w:rPr>
        <w:t xml:space="preserve">by </w:t>
      </w:r>
      <w:r w:rsidR="004A7309">
        <w:rPr>
          <w:rFonts w:ascii="Palatino-Roman" w:hAnsi="Palatino-Roman" w:cs="Arial"/>
          <w:color w:val="333333"/>
          <w:sz w:val="20"/>
          <w:shd w:val="clear" w:color="auto" w:fill="FFFFFF"/>
        </w:rPr>
        <w:t>studying</w:t>
      </w:r>
      <w:r w:rsidR="00AD2FBB">
        <w:rPr>
          <w:rFonts w:ascii="Palatino-Roman" w:hAnsi="Palatino-Roman" w:cs="Arial"/>
          <w:color w:val="333333"/>
          <w:sz w:val="20"/>
          <w:shd w:val="clear" w:color="auto" w:fill="FFFFFF"/>
        </w:rPr>
        <w:t xml:space="preserve"> </w:t>
      </w:r>
      <w:r w:rsidR="00FB6156">
        <w:rPr>
          <w:rFonts w:ascii="Palatino-Roman" w:hAnsi="Palatino-Roman" w:cs="Arial"/>
          <w:color w:val="333333"/>
          <w:sz w:val="20"/>
          <w:shd w:val="clear" w:color="auto" w:fill="FFFFFF"/>
        </w:rPr>
        <w:t>action understanding in</w:t>
      </w:r>
      <w:r w:rsidR="00C01B7C">
        <w:rPr>
          <w:rFonts w:ascii="Palatino-Roman" w:hAnsi="Palatino-Roman" w:cs="Arial"/>
          <w:color w:val="333333"/>
          <w:sz w:val="20"/>
          <w:shd w:val="clear" w:color="auto" w:fill="FFFFFF"/>
        </w:rPr>
        <w:t xml:space="preserve"> mature </w:t>
      </w:r>
      <w:r w:rsidR="007B0FAC">
        <w:rPr>
          <w:rFonts w:ascii="Palatino-Roman" w:hAnsi="Palatino-Roman" w:cs="Arial"/>
          <w:color w:val="333333"/>
          <w:sz w:val="20"/>
          <w:shd w:val="clear" w:color="auto" w:fill="FFFFFF"/>
        </w:rPr>
        <w:t>populations</w:t>
      </w:r>
      <w:r w:rsidR="00366995">
        <w:rPr>
          <w:rFonts w:ascii="Palatino-Roman" w:hAnsi="Palatino-Roman" w:cs="Arial"/>
          <w:color w:val="333333"/>
          <w:sz w:val="20"/>
          <w:shd w:val="clear" w:color="auto" w:fill="FFFFFF"/>
        </w:rPr>
        <w:t xml:space="preserve"> </w:t>
      </w:r>
      <w:r w:rsidR="0073055D">
        <w:rPr>
          <w:rFonts w:ascii="Palatino-Roman" w:hAnsi="Palatino-Roman" w:cs="Arial"/>
          <w:color w:val="333333"/>
          <w:sz w:val="20"/>
          <w:shd w:val="clear" w:color="auto" w:fill="FFFFFF"/>
        </w:rPr>
        <w:fldChar w:fldCharType="begin"/>
      </w:r>
      <w:r w:rsidR="0073055D">
        <w:rPr>
          <w:rFonts w:ascii="Palatino-Roman" w:hAnsi="Palatino-Roman" w:cs="Arial"/>
          <w:color w:val="333333"/>
          <w:sz w:val="20"/>
          <w:shd w:val="clear" w:color="auto" w:fill="FFFFFF"/>
        </w:rPr>
        <w:instrText xml:space="preserve"> ADDIN ZOTERO_ITEM CSL_CITATION {"citationID":"kZvgs9Ia","properties":{"formattedCitation":"[47]","plainCitation":"[47]","noteIndex":0},"citationItems":[{"id":486,"uris":["http://zotero.org/users/4995944/items/89HBAZXC"],"uri":["http://zotero.org/users/4995944/items/89HBAZXC"],"itemData":{"id":486,"type":"article-journal","title":"Studies of adults can inform accounts of theory of mind development","container-title":"Developmental Psychology","page":"190-201","volume":"45","issue":"1","source":"APA PsycNET","abstract":"There is strong evidence that developments in children's theory of mind (ToM) at 3?4 years are related to developments in language and executive function. However, these relationships might exist for 2 reasons. First, language and executive function might be necessary for the mature ToM abilities that children are in the process of developing. Second, language and executive function may be necessary for developing ToM but have no necessary role in mature ToM. It is difficult to distinguish between these possibilities if researchers only study young children. Studies of adults can provide direct evidence about the role of language and executive function in mature ToM. Recent work suggests that impaired executive function has multiple roles in adult ToM but that severely impaired grammar can leave ToM structurally intact. While studies of children report that ToM correlates with both language and executive function, findings from adults suggest that these relationships should be interpreted in importantly different ways. (PsycINFO Database Record (c) 2016 APA, all rights reserved)","DOI":"10.1037/a0014098","ISSN":"1939-0599(Electronic),0012-1649(Print)","author":[{"family":"Apperly","given":"Ian A."},{"family":"Samson","given":"Dana"},{"family":"Humphreys","given":"Glyn W."}],"issued":{"date-parts":[["2009"]]}}}],"schema":"https://github.com/citation-style-language/schema/raw/master/csl-citation.json"} </w:instrText>
      </w:r>
      <w:r w:rsidR="0073055D">
        <w:rPr>
          <w:rFonts w:ascii="Palatino-Roman" w:hAnsi="Palatino-Roman" w:cs="Arial"/>
          <w:color w:val="333333"/>
          <w:sz w:val="20"/>
          <w:shd w:val="clear" w:color="auto" w:fill="FFFFFF"/>
        </w:rPr>
        <w:fldChar w:fldCharType="separate"/>
      </w:r>
      <w:r w:rsidR="0073055D">
        <w:rPr>
          <w:rFonts w:ascii="Palatino-Roman" w:hAnsi="Palatino-Roman" w:cs="Arial"/>
          <w:noProof/>
          <w:color w:val="333333"/>
          <w:sz w:val="20"/>
          <w:shd w:val="clear" w:color="auto" w:fill="FFFFFF"/>
        </w:rPr>
        <w:t>[47]</w:t>
      </w:r>
      <w:r w:rsidR="0073055D">
        <w:rPr>
          <w:rFonts w:ascii="Palatino-Roman" w:hAnsi="Palatino-Roman" w:cs="Arial"/>
          <w:color w:val="333333"/>
          <w:sz w:val="20"/>
          <w:shd w:val="clear" w:color="auto" w:fill="FFFFFF"/>
        </w:rPr>
        <w:fldChar w:fldCharType="end"/>
      </w:r>
      <w:r w:rsidR="009376FE" w:rsidRPr="009376FE">
        <w:rPr>
          <w:rFonts w:ascii="Palatino-Roman" w:hAnsi="Palatino-Roman" w:cs="Arial"/>
          <w:color w:val="333333"/>
          <w:sz w:val="20"/>
          <w:shd w:val="clear" w:color="auto" w:fill="FFFFFF"/>
        </w:rPr>
        <w:t>.</w:t>
      </w:r>
      <w:r w:rsidR="002D12BE">
        <w:rPr>
          <w:rFonts w:ascii="Palatino-Roman" w:hAnsi="Palatino-Roman" w:cs="Arial"/>
          <w:color w:val="333333"/>
          <w:sz w:val="20"/>
          <w:shd w:val="clear" w:color="auto" w:fill="FFFFFF"/>
        </w:rPr>
        <w:t xml:space="preserve"> </w:t>
      </w:r>
    </w:p>
    <w:p w14:paraId="668EB96E" w14:textId="796D60D3" w:rsidR="000F2895" w:rsidRDefault="00114D07" w:rsidP="000F2895">
      <w:pPr>
        <w:ind w:firstLine="357"/>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 xml:space="preserve">Our findings also </w:t>
      </w:r>
      <w:r w:rsidR="000A1ACD">
        <w:rPr>
          <w:rFonts w:ascii="Palatino-Roman" w:hAnsi="Palatino-Roman" w:cs="Arial"/>
          <w:color w:val="333333"/>
          <w:sz w:val="20"/>
          <w:shd w:val="clear" w:color="auto" w:fill="FFFFFF"/>
        </w:rPr>
        <w:t>provided</w:t>
      </w:r>
      <w:r>
        <w:rPr>
          <w:rFonts w:ascii="Palatino-Roman" w:hAnsi="Palatino-Roman" w:cs="Arial"/>
          <w:color w:val="333333"/>
          <w:sz w:val="20"/>
          <w:shd w:val="clear" w:color="auto" w:fill="FFFFFF"/>
        </w:rPr>
        <w:t xml:space="preserve"> us with two unexpected payoffs. First, s</w:t>
      </w:r>
      <w:r w:rsidR="006A2E66" w:rsidRPr="006A2E66">
        <w:rPr>
          <w:rFonts w:ascii="Palatino-Roman" w:hAnsi="Palatino-Roman" w:cs="Arial"/>
          <w:color w:val="333333"/>
          <w:sz w:val="20"/>
          <w:shd w:val="clear" w:color="auto" w:fill="FFFFFF"/>
        </w:rPr>
        <w:t xml:space="preserve">ome failed replications of the finding that </w:t>
      </w:r>
      <w:r w:rsidR="0026480D">
        <w:rPr>
          <w:rFonts w:ascii="Palatino-Roman" w:hAnsi="Palatino-Roman" w:cs="Arial"/>
          <w:color w:val="333333"/>
          <w:sz w:val="20"/>
          <w:shd w:val="clear" w:color="auto" w:fill="FFFFFF"/>
        </w:rPr>
        <w:t>anticipatory looking</w:t>
      </w:r>
      <w:r w:rsidR="006A2E66" w:rsidRPr="006A2E66">
        <w:rPr>
          <w:rFonts w:ascii="Palatino-Roman" w:hAnsi="Palatino-Roman" w:cs="Arial"/>
          <w:color w:val="333333"/>
          <w:sz w:val="20"/>
          <w:shd w:val="clear" w:color="auto" w:fill="FFFFFF"/>
        </w:rPr>
        <w:t xml:space="preserve"> can reflect </w:t>
      </w:r>
      <w:r>
        <w:rPr>
          <w:rFonts w:ascii="Palatino-Roman" w:hAnsi="Palatino-Roman" w:cs="Arial"/>
          <w:color w:val="333333"/>
          <w:sz w:val="20"/>
          <w:shd w:val="clear" w:color="auto" w:fill="FFFFFF"/>
        </w:rPr>
        <w:t xml:space="preserve">fast </w:t>
      </w:r>
      <w:r w:rsidR="00F81932">
        <w:rPr>
          <w:rFonts w:ascii="Palatino-Roman" w:hAnsi="Palatino-Roman" w:cs="Arial"/>
          <w:color w:val="333333"/>
          <w:sz w:val="20"/>
          <w:shd w:val="clear" w:color="auto" w:fill="FFFFFF"/>
        </w:rPr>
        <w:t>belief-</w:t>
      </w:r>
      <w:r w:rsidR="00FB6156">
        <w:rPr>
          <w:rFonts w:ascii="Palatino-Roman" w:hAnsi="Palatino-Roman" w:cs="Arial"/>
          <w:color w:val="333333"/>
          <w:sz w:val="20"/>
          <w:shd w:val="clear" w:color="auto" w:fill="FFFFFF"/>
        </w:rPr>
        <w:t>tracking</w:t>
      </w:r>
      <w:r w:rsidR="006A2E66" w:rsidRPr="006A2E66">
        <w:rPr>
          <w:rFonts w:ascii="Palatino-Roman" w:hAnsi="Palatino-Roman" w:cs="Arial"/>
          <w:color w:val="333333"/>
          <w:sz w:val="20"/>
          <w:shd w:val="clear" w:color="auto" w:fill="FFFFFF"/>
        </w:rPr>
        <w:t xml:space="preserve"> have led to the suggestion that eye gaze measures may be altogether ill-suited to </w:t>
      </w:r>
      <w:r w:rsidR="00010D89">
        <w:rPr>
          <w:rFonts w:ascii="Palatino-Roman" w:hAnsi="Palatino-Roman" w:cs="Arial"/>
          <w:color w:val="333333"/>
          <w:sz w:val="20"/>
          <w:shd w:val="clear" w:color="auto" w:fill="FFFFFF"/>
        </w:rPr>
        <w:t>me</w:t>
      </w:r>
      <w:r w:rsidR="00366995">
        <w:rPr>
          <w:rFonts w:ascii="Palatino-Roman" w:hAnsi="Palatino-Roman" w:cs="Arial"/>
          <w:color w:val="333333"/>
          <w:sz w:val="20"/>
          <w:shd w:val="clear" w:color="auto" w:fill="FFFFFF"/>
        </w:rPr>
        <w:t xml:space="preserve">asuring action anticipation </w:t>
      </w:r>
      <w:r w:rsidR="0073055D">
        <w:rPr>
          <w:rFonts w:ascii="Palatino-Roman" w:hAnsi="Palatino-Roman" w:cs="Arial"/>
          <w:color w:val="333333"/>
          <w:sz w:val="20"/>
          <w:shd w:val="clear" w:color="auto" w:fill="FFFFFF"/>
        </w:rPr>
        <w:fldChar w:fldCharType="begin"/>
      </w:r>
      <w:r w:rsidR="0073055D">
        <w:rPr>
          <w:rFonts w:ascii="Palatino-Roman" w:hAnsi="Palatino-Roman" w:cs="Arial"/>
          <w:color w:val="333333"/>
          <w:sz w:val="20"/>
          <w:shd w:val="clear" w:color="auto" w:fill="FFFFFF"/>
        </w:rPr>
        <w:instrText xml:space="preserve"> ADDIN ZOTERO_ITEM CSL_CITATION {"citationID":"FiDM8YbJ","properties":{"formattedCitation":"[48]","plainCitation":"[48]","noteIndex":0},"citationItems":[{"id":493,"uris":["http://zotero.org/users/4995944/items/FP7XEGQ3"],"uri":["http://zotero.org/users/4995944/items/FP7XEGQ3"],"itemData":{"id":493,"type":"article-journal","title":"Replication studies of implicit false belief with infants and toddlers","container-title":"Cognitive Development","page":"1-3","volume":"46","source":"Scopus","archive":"Scopus","DOI":"10.1016/j.cogdev.2018.07.003","author":[{"family":"Sabbagh","given":"M.A."},{"family":"Paulus","given":"M."}],"issued":{"date-parts":[["2018"]]}}}],"schema":"https://github.com/citation-style-language/schema/raw/master/csl-citation.json"} </w:instrText>
      </w:r>
      <w:r w:rsidR="0073055D">
        <w:rPr>
          <w:rFonts w:ascii="Palatino-Roman" w:hAnsi="Palatino-Roman" w:cs="Arial"/>
          <w:color w:val="333333"/>
          <w:sz w:val="20"/>
          <w:shd w:val="clear" w:color="auto" w:fill="FFFFFF"/>
        </w:rPr>
        <w:fldChar w:fldCharType="separate"/>
      </w:r>
      <w:r w:rsidR="0073055D">
        <w:rPr>
          <w:rFonts w:ascii="Palatino-Roman" w:hAnsi="Palatino-Roman" w:cs="Arial"/>
          <w:noProof/>
          <w:color w:val="333333"/>
          <w:sz w:val="20"/>
          <w:shd w:val="clear" w:color="auto" w:fill="FFFFFF"/>
        </w:rPr>
        <w:t>[48]</w:t>
      </w:r>
      <w:r w:rsidR="0073055D">
        <w:rPr>
          <w:rFonts w:ascii="Palatino-Roman" w:hAnsi="Palatino-Roman" w:cs="Arial"/>
          <w:color w:val="333333"/>
          <w:sz w:val="20"/>
          <w:shd w:val="clear" w:color="auto" w:fill="FFFFFF"/>
        </w:rPr>
        <w:fldChar w:fldCharType="end"/>
      </w:r>
      <w:r w:rsidR="006A2E66" w:rsidRPr="006A2E66">
        <w:rPr>
          <w:rFonts w:ascii="Palatino-Roman" w:hAnsi="Palatino-Roman" w:cs="Arial"/>
          <w:color w:val="333333"/>
          <w:sz w:val="20"/>
          <w:shd w:val="clear" w:color="auto" w:fill="FFFFFF"/>
        </w:rPr>
        <w:t xml:space="preserve">. To get clearer about the validity of eye gaze as reflecting belief tracking, </w:t>
      </w:r>
      <w:r w:rsidR="004A7309">
        <w:rPr>
          <w:rFonts w:ascii="Palatino-Roman" w:hAnsi="Palatino-Roman" w:cs="Arial"/>
          <w:color w:val="333333"/>
          <w:sz w:val="20"/>
          <w:shd w:val="clear" w:color="auto" w:fill="FFFFFF"/>
        </w:rPr>
        <w:t>it is worthwhile considering that</w:t>
      </w:r>
      <w:r w:rsidR="006A2E66" w:rsidRPr="006A2E66">
        <w:rPr>
          <w:rFonts w:ascii="Palatino-Roman" w:hAnsi="Palatino-Roman" w:cs="Arial"/>
          <w:color w:val="333333"/>
          <w:sz w:val="20"/>
          <w:shd w:val="clear" w:color="auto" w:fill="FFFFFF"/>
        </w:rPr>
        <w:t xml:space="preserve"> to date, anticipatory looking behaviour toward locations of belief attribution has been demonstrated </w:t>
      </w:r>
      <w:r w:rsidR="0097619D">
        <w:rPr>
          <w:rFonts w:ascii="Palatino-Roman" w:hAnsi="Palatino-Roman" w:cs="Arial"/>
          <w:color w:val="333333"/>
          <w:sz w:val="20"/>
          <w:shd w:val="clear" w:color="auto" w:fill="FFFFFF"/>
        </w:rPr>
        <w:t>often</w:t>
      </w:r>
      <w:r w:rsidR="006A2E66" w:rsidRPr="006A2E66">
        <w:rPr>
          <w:rFonts w:ascii="Palatino-Roman" w:hAnsi="Palatino-Roman" w:cs="Arial"/>
          <w:color w:val="333333"/>
          <w:sz w:val="20"/>
          <w:shd w:val="clear" w:color="auto" w:fill="FFFFFF"/>
        </w:rPr>
        <w:t xml:space="preserve"> in relatively passive computer-based tasks</w:t>
      </w:r>
      <w:r w:rsidR="005D4157">
        <w:rPr>
          <w:rFonts w:ascii="Palatino-Roman" w:hAnsi="Palatino-Roman" w:cs="Arial"/>
          <w:color w:val="333333"/>
          <w:sz w:val="20"/>
          <w:shd w:val="clear" w:color="auto" w:fill="FFFFFF"/>
        </w:rPr>
        <w:t xml:space="preserve"> </w:t>
      </w:r>
      <w:r w:rsidR="005D4157" w:rsidRPr="005D4157">
        <w:rPr>
          <w:rFonts w:ascii="Palatino-Roman" w:hAnsi="Palatino-Roman" w:cs="Arial"/>
          <w:color w:val="333333"/>
          <w:sz w:val="20"/>
          <w:highlight w:val="green"/>
          <w:shd w:val="clear" w:color="auto" w:fill="FFFFFF"/>
        </w:rPr>
        <w:t>(of course, as discussed here, our interactive task too has design drawbacks)</w:t>
      </w:r>
      <w:r w:rsidR="006A2E66" w:rsidRPr="006A2E66">
        <w:rPr>
          <w:rFonts w:ascii="Palatino-Roman" w:hAnsi="Palatino-Roman" w:cs="Arial"/>
          <w:color w:val="333333"/>
          <w:sz w:val="20"/>
          <w:shd w:val="clear" w:color="auto" w:fill="FFFFFF"/>
        </w:rPr>
        <w:t>. This restriction</w:t>
      </w:r>
      <w:r w:rsidR="005D4157">
        <w:rPr>
          <w:rFonts w:ascii="Palatino-Roman" w:hAnsi="Palatino-Roman" w:cs="Arial"/>
          <w:color w:val="333333"/>
          <w:sz w:val="20"/>
          <w:shd w:val="clear" w:color="auto" w:fill="FFFFFF"/>
        </w:rPr>
        <w:t xml:space="preserve"> of computer-based tasks</w:t>
      </w:r>
      <w:r w:rsidR="006A2E66" w:rsidRPr="006A2E66">
        <w:rPr>
          <w:rFonts w:ascii="Palatino-Roman" w:hAnsi="Palatino-Roman" w:cs="Arial"/>
          <w:color w:val="333333"/>
          <w:sz w:val="20"/>
          <w:shd w:val="clear" w:color="auto" w:fill="FFFFFF"/>
        </w:rPr>
        <w:t xml:space="preserve"> invites the charge that apparent false belief effects in eye gaze are merely artefacts which do not reflect abilities important for everyday social interactions. On the other hand, if eye gaze can really be used to measure belief tracking, it should be possible to find real-time situations in which subjects’ eyes reveal what they take another to believe</w:t>
      </w:r>
      <w:r w:rsidR="007B0FAC">
        <w:rPr>
          <w:rFonts w:ascii="Palatino-Roman" w:hAnsi="Palatino-Roman" w:cs="Arial"/>
          <w:color w:val="333333"/>
          <w:sz w:val="20"/>
          <w:shd w:val="clear" w:color="auto" w:fill="FFFFFF"/>
        </w:rPr>
        <w:t xml:space="preserve"> </w:t>
      </w:r>
      <w:r w:rsidR="0073055D">
        <w:rPr>
          <w:rFonts w:ascii="Palatino-Roman" w:hAnsi="Palatino-Roman" w:cs="Arial"/>
          <w:color w:val="333333"/>
          <w:sz w:val="20"/>
          <w:shd w:val="clear" w:color="auto" w:fill="FFFFFF"/>
        </w:rPr>
        <w:fldChar w:fldCharType="begin"/>
      </w:r>
      <w:r w:rsidR="0073055D">
        <w:rPr>
          <w:rFonts w:ascii="Palatino-Roman" w:hAnsi="Palatino-Roman" w:cs="Arial"/>
          <w:color w:val="333333"/>
          <w:sz w:val="20"/>
          <w:shd w:val="clear" w:color="auto" w:fill="FFFFFF"/>
        </w:rPr>
        <w:instrText xml:space="preserve"> ADDIN ZOTERO_ITEM CSL_CITATION {"citationID":"J89UcXOq","properties":{"formattedCitation":"[49]","plainCitation":"[49]","noteIndex":0},"citationItems":[{"id":304,"uris":["http://zotero.org/users/4995944/items/478XZEDJ"],"uri":["http://zotero.org/users/4995944/items/478XZEDJ"],"itemData":{"id":304,"type":"article-journal","title":"Invited Commentary: Interpreting failed replications of early false-belief findings: Methodological and theoretical considerations","container-title":"Cognitive Development","page":"112-124","volume":"46","source":"Crossref","abstract":"There are now over 30 published reports, spanning 11 diﬀerent methods, providing convergent evidence for false-belief understanding in children ages 6–36 months (for a review, see Scott &amp; Baillargeon, 2017). The negative ﬁndings reported in this special issue of Cognitive Development are inconsistent with this body of data, and the aim of this commentary is to try to shed some light on the discrepancies between studies. We examine the negative ﬁndings reported with violation-of-expectation tasks (written by R. Baillargeon), interactive tasks (written by D. Buttelmann), and anticipatory-looking tasks (written by V. Southgate). In many cases, procedural diﬀerences between studies may explain failures to replicate. In other cases, apparent participant motivation and attention diﬀerences may be important in explaining failures, raising doubts about the utility of some paradigms to elicit the behaviors on which they rely. Our hope is that this commentary will provide a useful analysis that will inform the design of future studies in order that a higher level of replication can be achieved.","DOI":"10.1016/j.cogdev.2018.06.001","ISSN":"08852014","title-short":"Invited Commentary","language":"en","author":[{"family":"Baillargeon","given":"Renée"},{"family":"Buttelmann","given":"David"},{"family":"Southgate","given":"Victoria"}],"issued":{"date-parts":[["2018",4]]}}}],"schema":"https://github.com/citation-style-language/schema/raw/master/csl-citation.json"} </w:instrText>
      </w:r>
      <w:r w:rsidR="0073055D">
        <w:rPr>
          <w:rFonts w:ascii="Palatino-Roman" w:hAnsi="Palatino-Roman" w:cs="Arial"/>
          <w:color w:val="333333"/>
          <w:sz w:val="20"/>
          <w:shd w:val="clear" w:color="auto" w:fill="FFFFFF"/>
        </w:rPr>
        <w:fldChar w:fldCharType="separate"/>
      </w:r>
      <w:r w:rsidR="0073055D">
        <w:rPr>
          <w:rFonts w:ascii="Palatino-Roman" w:hAnsi="Palatino-Roman" w:cs="Arial"/>
          <w:noProof/>
          <w:color w:val="333333"/>
          <w:sz w:val="20"/>
          <w:shd w:val="clear" w:color="auto" w:fill="FFFFFF"/>
        </w:rPr>
        <w:t>[49]</w:t>
      </w:r>
      <w:r w:rsidR="0073055D">
        <w:rPr>
          <w:rFonts w:ascii="Palatino-Roman" w:hAnsi="Palatino-Roman" w:cs="Arial"/>
          <w:color w:val="333333"/>
          <w:sz w:val="20"/>
          <w:shd w:val="clear" w:color="auto" w:fill="FFFFFF"/>
        </w:rPr>
        <w:fldChar w:fldCharType="end"/>
      </w:r>
      <w:r w:rsidR="006A2E66" w:rsidRPr="006A2E66">
        <w:rPr>
          <w:rFonts w:ascii="Palatino-Roman" w:hAnsi="Palatino-Roman" w:cs="Arial"/>
          <w:color w:val="333333"/>
          <w:sz w:val="20"/>
          <w:shd w:val="clear" w:color="auto" w:fill="FFFFFF"/>
        </w:rPr>
        <w:t>. Our results extend documentation of rapid mental-state tracking to a real-time interactive helping scenario. This gives weight to the idea that eye gaze is a valid cue to belief tracking</w:t>
      </w:r>
      <w:r w:rsidR="007B0FAC">
        <w:rPr>
          <w:rFonts w:ascii="Palatino-Roman" w:hAnsi="Palatino-Roman" w:cs="Arial"/>
          <w:color w:val="333333"/>
          <w:sz w:val="20"/>
          <w:shd w:val="clear" w:color="auto" w:fill="FFFFFF"/>
        </w:rPr>
        <w:t xml:space="preserve"> </w:t>
      </w:r>
      <w:r w:rsidR="00714D77">
        <w:rPr>
          <w:rFonts w:ascii="Palatino-Roman" w:hAnsi="Palatino-Roman" w:cs="Arial"/>
          <w:color w:val="333333"/>
          <w:sz w:val="20"/>
          <w:shd w:val="clear" w:color="auto" w:fill="FFFFFF"/>
        </w:rPr>
        <w:fldChar w:fldCharType="begin"/>
      </w:r>
      <w:r w:rsidR="00714D77">
        <w:rPr>
          <w:rFonts w:ascii="Palatino-Roman" w:hAnsi="Palatino-Roman" w:cs="Arial"/>
          <w:color w:val="333333"/>
          <w:sz w:val="20"/>
          <w:shd w:val="clear" w:color="auto" w:fill="FFFFFF"/>
        </w:rPr>
        <w:instrText xml:space="preserve"> ADDIN ZOTERO_ITEM CSL_CITATION {"citationID":"flxBq9WB","properties":{"formattedCitation":"[50]","plainCitation":"[50]","noteIndex":0},"citationItems":[{"id":244,"uris":["http://zotero.org/users/4995944/items/8IZNY5RX"],"uri":["http://zotero.org/users/4995944/items/8IZNY5RX"],"itemData":{"id":244,"type":"article-journal","title":"Action Anticipation Through Attribution of False Belief by 2-Year-Olds","container-title":"Psychological Science","page":"587-592","volume":"18","issue":"7","source":"Crossref","abstract":"Two-year-olds engage in many behaviors that ostensibly require the attribution of mental states to other individuals. Yet the overwhelming consensus has been that children of this age are unable to attribute false beliefs. In the current study, we used an eyetracker to record infants’ looking behavior while they watched actions on a computer monitor. Our data demonstrate that 25-month-old infants correctly anticipate an actor’s actions when these actions can be predicted only by attributing a false belief to the actor.","DOI":"10.1111/j.1467-9280.2007.01944.x","ISSN":"0956-7976, 1467-9280","language":"en","author":[{"family":"Southgate","given":"V."},{"family":"Senju","given":"A."},{"family":"Csibra","given":"G."}],"issued":{"date-parts":[["2007",7]]}}}],"schema":"https://github.com/citation-style-language/schema/raw/master/csl-citation.json"} </w:instrText>
      </w:r>
      <w:r w:rsidR="00714D77">
        <w:rPr>
          <w:rFonts w:ascii="Palatino-Roman" w:hAnsi="Palatino-Roman" w:cs="Arial"/>
          <w:color w:val="333333"/>
          <w:sz w:val="20"/>
          <w:shd w:val="clear" w:color="auto" w:fill="FFFFFF"/>
        </w:rPr>
        <w:fldChar w:fldCharType="separate"/>
      </w:r>
      <w:r w:rsidR="00714D77">
        <w:rPr>
          <w:rFonts w:ascii="Palatino-Roman" w:hAnsi="Palatino-Roman" w:cs="Arial"/>
          <w:noProof/>
          <w:color w:val="333333"/>
          <w:sz w:val="20"/>
          <w:shd w:val="clear" w:color="auto" w:fill="FFFFFF"/>
        </w:rPr>
        <w:t>[50]</w:t>
      </w:r>
      <w:r w:rsidR="00714D77">
        <w:rPr>
          <w:rFonts w:ascii="Palatino-Roman" w:hAnsi="Palatino-Roman" w:cs="Arial"/>
          <w:color w:val="333333"/>
          <w:sz w:val="20"/>
          <w:shd w:val="clear" w:color="auto" w:fill="FFFFFF"/>
        </w:rPr>
        <w:fldChar w:fldCharType="end"/>
      </w:r>
      <w:r w:rsidR="006A2E66" w:rsidRPr="006A2E66">
        <w:rPr>
          <w:rFonts w:ascii="Palatino-Roman" w:hAnsi="Palatino-Roman" w:cs="Arial"/>
          <w:color w:val="333333"/>
          <w:sz w:val="20"/>
          <w:shd w:val="clear" w:color="auto" w:fill="FFFFFF"/>
        </w:rPr>
        <w:t xml:space="preserve">, and supports claims that human beings' fast belief-tracking is a vital social sense for </w:t>
      </w:r>
      <w:r w:rsidR="00DD3FBF">
        <w:rPr>
          <w:rFonts w:ascii="Palatino-Roman" w:hAnsi="Palatino-Roman" w:cs="Arial"/>
          <w:color w:val="333333"/>
          <w:sz w:val="20"/>
          <w:shd w:val="clear" w:color="auto" w:fill="FFFFFF"/>
        </w:rPr>
        <w:t xml:space="preserve">the </w:t>
      </w:r>
      <w:r w:rsidR="006A2E66" w:rsidRPr="006A2E66">
        <w:rPr>
          <w:rFonts w:ascii="Palatino-Roman" w:hAnsi="Palatino-Roman" w:cs="Arial"/>
          <w:color w:val="333333"/>
          <w:sz w:val="20"/>
          <w:shd w:val="clear" w:color="auto" w:fill="FFFFFF"/>
        </w:rPr>
        <w:t>monitoring of others' action preparations</w:t>
      </w:r>
      <w:r w:rsidR="00366995">
        <w:rPr>
          <w:rFonts w:ascii="Palatino-Roman" w:hAnsi="Palatino-Roman" w:cs="Arial"/>
          <w:color w:val="333333"/>
          <w:sz w:val="20"/>
          <w:shd w:val="clear" w:color="auto" w:fill="FFFFFF"/>
        </w:rPr>
        <w:t xml:space="preserve"> </w:t>
      </w:r>
      <w:r w:rsidR="00714D77">
        <w:rPr>
          <w:rFonts w:ascii="Palatino-Roman" w:hAnsi="Palatino-Roman" w:cs="Arial"/>
          <w:color w:val="333333"/>
          <w:sz w:val="20"/>
          <w:shd w:val="clear" w:color="auto" w:fill="FFFFFF"/>
        </w:rPr>
        <w:fldChar w:fldCharType="begin"/>
      </w:r>
      <w:r w:rsidR="00714D77">
        <w:rPr>
          <w:rFonts w:ascii="Palatino-Roman" w:hAnsi="Palatino-Roman" w:cs="Arial"/>
          <w:color w:val="333333"/>
          <w:sz w:val="20"/>
          <w:shd w:val="clear" w:color="auto" w:fill="FFFFFF"/>
        </w:rPr>
        <w:instrText xml:space="preserve"> ADDIN ZOTERO_ITEM CSL_CITATION {"citationID":"xtL6j2GZ","properties":{"formattedCitation":"[2,51]","plainCitation":"[2,51]","noteIndex":0},"citationItems":[{"id":306,"uris":["http://zotero.org/users/4995944/items/B8NZYCLF"],"uri":["http://zotero.org/users/4995944/items/B8NZYCLF"],"itemData":{"id":306,"type":"article-journal","title":"Do humans have two systems to track beliefs and belief-like states?","container-title":"Psychological Review","page":"953-970","volume":"116","issue":"4","source":"Crossref","abstract":"The lack of consensus on how to characterize humans’ capacity for belief reasoning has been brought into sharp focus by recent research. Children fail critical tests of belief reasoning before 3 to 4 years (Wellman, Cross, &amp; Watson, 2001; Wimmer &amp; Perner, 1983), yet infants apparently pass false belief tasks at 13 or 15 months (Onishi &amp; Baillargeon, 2005; Surian, Caldi, &amp; Sperber, 2007). Non-human animals also fail critical tests of belief reasoning but can show very complex social behaviour (e.g., Call &amp; Tomasello, 2005). Fluent social interaction in adult humans implies efficient processing of beliefs, yet direct tests suggest that belief reasoning is cognitively demanding, even for adults (e.g., Apperly, Samson &amp; Humphreys, 2005). We interpret these findings by drawing an analogy with the domain of number cognition, where similarly contrasting results have been observed. We propose that the success of infants and non-human animals on some belief reasoning tasks may be best explained by a cognitively efficient but inflexible capacity for tracking belief-like states. In humans this capacity persists in parallel with later-developing, more flexible but more cognitively demanding theory of mind abilities.","DOI":"10.1037/a0016923","ISSN":"1939-1471, 0033-295X","language":"en","author":[{"family":"Apperly","given":"Ian A."},{"family":"Butterfill","given":"Stephen A."}],"issued":{"date-parts":[["2009"]]}}},{"id":370,"uris":["http://zotero.org/users/4995944/items/BHC3B2RB"],"uri":["http://zotero.org/users/4995944/items/BHC3B2RB"],"itemData":{"id":370,"type":"article-journal","title":"The Social Sense: Susceptibility to Others' Beliefs in Human Infants and Adults","container-title":"Science","page":"1830-1834","volume":"330","issue":"6012","source":"DOI.org (Crossref)","DOI":"10.1126/science.1190792","ISSN":"0036-8075, 1095-9203","title-short":"The Social Sense","journalAbbreviation":"Science","language":"en","author":[{"family":"Kovacs","given":"A. M."},{"family":"Teglas","given":"E."},{"family":"Endress","given":"A. D."}],"issued":{"date-parts":[["2010",12,24]]}}}],"schema":"https://github.com/citation-style-language/schema/raw/master/csl-citation.json"} </w:instrText>
      </w:r>
      <w:r w:rsidR="00714D77">
        <w:rPr>
          <w:rFonts w:ascii="Palatino-Roman" w:hAnsi="Palatino-Roman" w:cs="Arial"/>
          <w:color w:val="333333"/>
          <w:sz w:val="20"/>
          <w:shd w:val="clear" w:color="auto" w:fill="FFFFFF"/>
        </w:rPr>
        <w:fldChar w:fldCharType="separate"/>
      </w:r>
      <w:r w:rsidR="00714D77">
        <w:rPr>
          <w:rFonts w:ascii="Palatino-Roman" w:hAnsi="Palatino-Roman" w:cs="Arial"/>
          <w:noProof/>
          <w:color w:val="333333"/>
          <w:sz w:val="20"/>
          <w:shd w:val="clear" w:color="auto" w:fill="FFFFFF"/>
        </w:rPr>
        <w:t>[2,51]</w:t>
      </w:r>
      <w:r w:rsidR="00714D77">
        <w:rPr>
          <w:rFonts w:ascii="Palatino-Roman" w:hAnsi="Palatino-Roman" w:cs="Arial"/>
          <w:color w:val="333333"/>
          <w:sz w:val="20"/>
          <w:shd w:val="clear" w:color="auto" w:fill="FFFFFF"/>
        </w:rPr>
        <w:fldChar w:fldCharType="end"/>
      </w:r>
      <w:r w:rsidR="006A2E66" w:rsidRPr="006A2E66">
        <w:rPr>
          <w:rFonts w:ascii="Palatino-Roman" w:hAnsi="Palatino-Roman" w:cs="Arial"/>
          <w:color w:val="333333"/>
          <w:sz w:val="20"/>
          <w:shd w:val="clear" w:color="auto" w:fill="FFFFFF"/>
        </w:rPr>
        <w:t>.</w:t>
      </w:r>
      <w:r w:rsidR="002E1BE7">
        <w:rPr>
          <w:rFonts w:ascii="Palatino-Roman" w:hAnsi="Palatino-Roman" w:cs="Arial"/>
          <w:color w:val="333333"/>
          <w:sz w:val="20"/>
          <w:shd w:val="clear" w:color="auto" w:fill="FFFFFF"/>
        </w:rPr>
        <w:t xml:space="preserve"> Second, i</w:t>
      </w:r>
      <w:r w:rsidR="006A2E66" w:rsidRPr="006A2E66">
        <w:rPr>
          <w:rFonts w:ascii="Palatino-Roman" w:hAnsi="Palatino-Roman" w:cs="Arial"/>
          <w:color w:val="333333"/>
          <w:sz w:val="20"/>
          <w:shd w:val="clear" w:color="auto" w:fill="FFFFFF"/>
        </w:rPr>
        <w:t>f fast belief-tracking can only affect our eyes in tasks that involve, relatively passive looking expectations for example, its function will remain mysterious. Since our own physical movements also foreshadow other people’s belief-like state, our findings would suggest that the fast belief-tracking system, by way of its connections with the motor system, can have function</w:t>
      </w:r>
      <w:r w:rsidR="002E1BE7">
        <w:rPr>
          <w:rFonts w:ascii="Palatino-Roman" w:hAnsi="Palatino-Roman" w:cs="Arial"/>
          <w:color w:val="333333"/>
          <w:sz w:val="20"/>
          <w:shd w:val="clear" w:color="auto" w:fill="FFFFFF"/>
        </w:rPr>
        <w:t xml:space="preserve">al consequences for action </w:t>
      </w:r>
      <w:r w:rsidR="0041337C">
        <w:rPr>
          <w:rFonts w:ascii="Palatino-Roman" w:hAnsi="Palatino-Roman" w:cs="Arial"/>
          <w:color w:val="333333"/>
          <w:sz w:val="20"/>
          <w:shd w:val="clear" w:color="auto" w:fill="FFFFFF"/>
        </w:rPr>
        <w:t>understanding</w:t>
      </w:r>
      <w:r w:rsidR="002E1BE7">
        <w:rPr>
          <w:rFonts w:ascii="Palatino-Roman" w:hAnsi="Palatino-Roman" w:cs="Arial"/>
          <w:color w:val="333333"/>
          <w:sz w:val="20"/>
          <w:shd w:val="clear" w:color="auto" w:fill="FFFFFF"/>
        </w:rPr>
        <w:t>.</w:t>
      </w:r>
    </w:p>
    <w:p w14:paraId="0C6CA51A" w14:textId="77777777" w:rsidR="00103316" w:rsidRDefault="00103316" w:rsidP="000F2895">
      <w:pPr>
        <w:ind w:firstLine="357"/>
        <w:jc w:val="both"/>
        <w:rPr>
          <w:rFonts w:ascii="Palatino-Roman" w:hAnsi="Palatino-Roman" w:cs="Arial"/>
          <w:color w:val="333333"/>
          <w:sz w:val="20"/>
          <w:shd w:val="clear" w:color="auto" w:fill="FFFFFF"/>
        </w:rPr>
      </w:pPr>
    </w:p>
    <w:p w14:paraId="3F069EC0" w14:textId="77777777" w:rsidR="003F5097" w:rsidRDefault="003F5097" w:rsidP="002D52E6">
      <w:pPr>
        <w:pStyle w:val="titlersos"/>
        <w:ind w:left="426" w:hanging="426"/>
        <w:rPr>
          <w:b w:val="0"/>
        </w:rPr>
      </w:pPr>
      <w:r>
        <w:rPr>
          <w:b w:val="0"/>
        </w:rPr>
        <w:t>Conclusion</w:t>
      </w:r>
    </w:p>
    <w:p w14:paraId="7C051073" w14:textId="77777777" w:rsidR="00B30E33" w:rsidRDefault="00B30E33" w:rsidP="00AC024B">
      <w:pPr>
        <w:pStyle w:val="titlersos"/>
        <w:numPr>
          <w:ilvl w:val="0"/>
          <w:numId w:val="0"/>
        </w:numPr>
        <w:rPr>
          <w:b w:val="0"/>
        </w:rPr>
      </w:pPr>
    </w:p>
    <w:p w14:paraId="695510C6" w14:textId="77777777" w:rsidR="00322B8A" w:rsidRDefault="00AC024B" w:rsidP="00AB53A6">
      <w:pPr>
        <w:jc w:val="both"/>
        <w:rPr>
          <w:rFonts w:ascii="Palatino-Roman" w:hAnsi="Palatino-Roman" w:cs="Arial"/>
          <w:color w:val="333333"/>
          <w:sz w:val="20"/>
          <w:shd w:val="clear" w:color="auto" w:fill="FFFFFF"/>
        </w:rPr>
      </w:pPr>
      <w:r>
        <w:rPr>
          <w:rFonts w:ascii="Palatino-Roman" w:hAnsi="Palatino-Roman" w:cs="Arial"/>
          <w:color w:val="333333"/>
          <w:sz w:val="20"/>
          <w:shd w:val="clear" w:color="auto" w:fill="FFFFFF"/>
        </w:rPr>
        <w:t>To conclude, we measured adults' belief-tracking and motor processing in an interactive helping task. Prior to an</w:t>
      </w:r>
      <w:r w:rsidRPr="009C78AB">
        <w:rPr>
          <w:rFonts w:ascii="Palatino-Roman" w:hAnsi="Palatino-Roman" w:cs="Arial"/>
          <w:color w:val="333333"/>
          <w:sz w:val="20"/>
          <w:shd w:val="clear" w:color="auto" w:fill="FFFFFF"/>
        </w:rPr>
        <w:t xml:space="preserve"> agent</w:t>
      </w:r>
      <w:r>
        <w:rPr>
          <w:rFonts w:ascii="Palatino-Roman" w:hAnsi="Palatino-Roman" w:cs="Arial"/>
          <w:color w:val="333333"/>
          <w:sz w:val="20"/>
          <w:shd w:val="clear" w:color="auto" w:fill="FFFFFF"/>
        </w:rPr>
        <w:t>'s</w:t>
      </w:r>
      <w:r w:rsidRPr="009C78AB">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selection of a particular course of</w:t>
      </w:r>
      <w:r w:rsidRPr="009C78AB">
        <w:rPr>
          <w:rFonts w:ascii="Palatino-Roman" w:hAnsi="Palatino-Roman" w:cs="Arial"/>
          <w:color w:val="333333"/>
          <w:sz w:val="20"/>
          <w:shd w:val="clear" w:color="auto" w:fill="FFFFFF"/>
        </w:rPr>
        <w:t xml:space="preserve"> action, participants</w:t>
      </w:r>
      <w:r>
        <w:rPr>
          <w:rFonts w:ascii="Palatino-Roman" w:hAnsi="Palatino-Roman" w:cs="Arial"/>
          <w:color w:val="333333"/>
          <w:sz w:val="20"/>
          <w:shd w:val="clear" w:color="auto" w:fill="FFFFFF"/>
        </w:rPr>
        <w:t>' own action predictions—as reflected in</w:t>
      </w:r>
      <w:r w:rsidRPr="009C78AB">
        <w:rPr>
          <w:rFonts w:ascii="Palatino-Roman" w:hAnsi="Palatino-Roman" w:cs="Arial"/>
          <w:color w:val="333333"/>
          <w:sz w:val="20"/>
          <w:shd w:val="clear" w:color="auto" w:fill="FFFFFF"/>
        </w:rPr>
        <w:t xml:space="preserve"> </w:t>
      </w:r>
      <w:r>
        <w:rPr>
          <w:rFonts w:ascii="Palatino-Roman" w:hAnsi="Palatino-Roman" w:cs="Arial"/>
          <w:color w:val="333333"/>
          <w:sz w:val="20"/>
          <w:shd w:val="clear" w:color="auto" w:fill="FFFFFF"/>
        </w:rPr>
        <w:t>anticipatory gazing a</w:t>
      </w:r>
      <w:r w:rsidR="000A1ACD">
        <w:rPr>
          <w:rFonts w:ascii="Palatino-Roman" w:hAnsi="Palatino-Roman" w:cs="Arial"/>
          <w:color w:val="333333"/>
          <w:sz w:val="20"/>
          <w:shd w:val="clear" w:color="auto" w:fill="FFFFFF"/>
        </w:rPr>
        <w:t>s well as mediolateral leaning—</w:t>
      </w:r>
      <w:r>
        <w:rPr>
          <w:rFonts w:ascii="Palatino-Roman" w:hAnsi="Palatino-Roman" w:cs="Arial"/>
          <w:color w:val="333333"/>
          <w:sz w:val="20"/>
          <w:shd w:val="clear" w:color="auto" w:fill="FFFFFF"/>
        </w:rPr>
        <w:t xml:space="preserve">foreshadowed the agent's false or true belief of an object's location. Our findings suggest that fast tracking of others' beliefs interfaces with motor processes, to the extent that it can influence action prediction and set our bodies swaying. We hope this work can inspire more studies that will advance our understanding of how adults' fast belief-tracking variously interface with, and </w:t>
      </w:r>
      <w:r w:rsidR="00514106">
        <w:rPr>
          <w:rFonts w:ascii="Palatino-Roman" w:hAnsi="Palatino-Roman" w:cs="Arial"/>
          <w:color w:val="333333"/>
          <w:sz w:val="20"/>
          <w:shd w:val="clear" w:color="auto" w:fill="FFFFFF"/>
        </w:rPr>
        <w:t xml:space="preserve">perhaps </w:t>
      </w:r>
      <w:r w:rsidR="00E34055">
        <w:rPr>
          <w:rFonts w:ascii="Palatino-Roman" w:hAnsi="Palatino-Roman" w:cs="Arial"/>
          <w:color w:val="333333"/>
          <w:sz w:val="20"/>
          <w:shd w:val="clear" w:color="auto" w:fill="FFFFFF"/>
        </w:rPr>
        <w:t>even</w:t>
      </w:r>
      <w:r>
        <w:rPr>
          <w:rFonts w:ascii="Palatino-Roman" w:hAnsi="Palatino-Roman" w:cs="Arial"/>
          <w:color w:val="333333"/>
          <w:sz w:val="20"/>
          <w:shd w:val="clear" w:color="auto" w:fill="FFFFFF"/>
        </w:rPr>
        <w:t xml:space="preserve"> depend on, motor processes.</w:t>
      </w:r>
      <w:r w:rsidR="00884D65">
        <w:rPr>
          <w:rFonts w:ascii="Palatino-Roman" w:hAnsi="Palatino-Roman" w:cs="Arial"/>
          <w:color w:val="333333"/>
          <w:sz w:val="20"/>
          <w:shd w:val="clear" w:color="auto" w:fill="FFFFFF"/>
        </w:rPr>
        <w:tab/>
      </w:r>
    </w:p>
    <w:p w14:paraId="7F7165A6" w14:textId="69F45355" w:rsidR="003331AB" w:rsidRDefault="003331AB" w:rsidP="00AC024B">
      <w:pPr>
        <w:ind w:firstLine="357"/>
        <w:jc w:val="both"/>
        <w:rPr>
          <w:rFonts w:ascii="Palatino-Roman" w:hAnsi="Palatino-Roman" w:cs="Arial"/>
          <w:color w:val="333333"/>
          <w:sz w:val="20"/>
          <w:shd w:val="clear" w:color="auto" w:fill="FFFFFF"/>
        </w:rPr>
      </w:pPr>
    </w:p>
    <w:p w14:paraId="5D2DC582" w14:textId="3FFF0011" w:rsidR="00680FBC" w:rsidRDefault="00680FBC" w:rsidP="00AC024B">
      <w:pPr>
        <w:ind w:firstLine="357"/>
        <w:jc w:val="both"/>
        <w:rPr>
          <w:rFonts w:ascii="Palatino-Roman" w:hAnsi="Palatino-Roman" w:cs="Arial"/>
          <w:color w:val="333333"/>
          <w:sz w:val="20"/>
          <w:shd w:val="clear" w:color="auto" w:fill="FFFFFF"/>
        </w:rPr>
      </w:pPr>
    </w:p>
    <w:p w14:paraId="34B25EF9" w14:textId="39F24548" w:rsidR="00680FBC" w:rsidRDefault="00680FBC" w:rsidP="00AC024B">
      <w:pPr>
        <w:ind w:firstLine="357"/>
        <w:jc w:val="both"/>
        <w:rPr>
          <w:rFonts w:ascii="Palatino-Roman" w:hAnsi="Palatino-Roman" w:cs="Arial"/>
          <w:color w:val="333333"/>
          <w:sz w:val="20"/>
          <w:shd w:val="clear" w:color="auto" w:fill="FFFFFF"/>
        </w:rPr>
      </w:pPr>
    </w:p>
    <w:p w14:paraId="1E58B84B" w14:textId="4CA2E69E" w:rsidR="00680FBC" w:rsidRDefault="00680FBC" w:rsidP="00AC024B">
      <w:pPr>
        <w:ind w:firstLine="357"/>
        <w:jc w:val="both"/>
        <w:rPr>
          <w:rFonts w:ascii="Palatino-Roman" w:hAnsi="Palatino-Roman" w:cs="Arial"/>
          <w:color w:val="333333"/>
          <w:sz w:val="20"/>
          <w:shd w:val="clear" w:color="auto" w:fill="FFFFFF"/>
        </w:rPr>
      </w:pPr>
    </w:p>
    <w:p w14:paraId="20761F48" w14:textId="77777777" w:rsidR="00680FBC" w:rsidRDefault="00680FBC" w:rsidP="00AC024B">
      <w:pPr>
        <w:ind w:firstLine="357"/>
        <w:jc w:val="both"/>
        <w:rPr>
          <w:rFonts w:ascii="Palatino-Roman" w:hAnsi="Palatino-Roman" w:cs="Arial"/>
          <w:color w:val="333333"/>
          <w:sz w:val="20"/>
          <w:shd w:val="clear" w:color="auto" w:fill="FFFFFF"/>
        </w:rPr>
      </w:pPr>
    </w:p>
    <w:p w14:paraId="3C559CD2" w14:textId="77777777" w:rsidR="003F5097" w:rsidRDefault="003F5097" w:rsidP="002D52E6">
      <w:pPr>
        <w:pStyle w:val="titlersos"/>
        <w:ind w:left="426" w:hanging="426"/>
        <w:rPr>
          <w:b w:val="0"/>
        </w:rPr>
      </w:pPr>
      <w:r>
        <w:rPr>
          <w:b w:val="0"/>
        </w:rPr>
        <w:lastRenderedPageBreak/>
        <w:t>References</w:t>
      </w:r>
    </w:p>
    <w:p w14:paraId="3B6E0685" w14:textId="77777777" w:rsidR="00842B3B" w:rsidRDefault="00842B3B" w:rsidP="009E385D">
      <w:pPr>
        <w:shd w:val="clear" w:color="auto" w:fill="FFFFFF"/>
        <w:textAlignment w:val="baseline"/>
        <w:rPr>
          <w:rFonts w:ascii="MyriadPro-Cond" w:hAnsi="MyriadPro-Cond" w:cs="MyriadPro-Cond"/>
          <w:color w:val="323031"/>
          <w:sz w:val="36"/>
          <w:szCs w:val="36"/>
        </w:rPr>
      </w:pPr>
    </w:p>
    <w:p w14:paraId="06FCFB2E" w14:textId="77777777" w:rsidR="00394285" w:rsidRDefault="00394285" w:rsidP="009E385D">
      <w:pPr>
        <w:rPr>
          <w:rFonts w:ascii="MyriadPro-Cond" w:hAnsi="MyriadPro-Cond" w:cs="MyriadPro-Cond"/>
          <w:color w:val="323031"/>
          <w:sz w:val="36"/>
          <w:szCs w:val="36"/>
        </w:rPr>
        <w:sectPr w:rsidR="00394285" w:rsidSect="00B85405">
          <w:headerReference w:type="even" r:id="rId24"/>
          <w:headerReference w:type="first" r:id="rId25"/>
          <w:footerReference w:type="first" r:id="rId26"/>
          <w:type w:val="continuous"/>
          <w:pgSz w:w="11907" w:h="16840" w:code="9"/>
          <w:pgMar w:top="238" w:right="1134" w:bottom="851" w:left="1304" w:header="340" w:footer="567" w:gutter="0"/>
          <w:cols w:space="397" w:equalWidth="0">
            <w:col w:w="9780" w:space="720"/>
          </w:cols>
          <w:titlePg/>
          <w:docGrid w:linePitch="360"/>
        </w:sectPr>
      </w:pPr>
    </w:p>
    <w:p w14:paraId="323CC58A" w14:textId="77777777" w:rsidR="001814A4" w:rsidRDefault="001814A4" w:rsidP="00714D77">
      <w:pPr>
        <w:autoSpaceDE w:val="0"/>
        <w:autoSpaceDN w:val="0"/>
        <w:adjustRightInd w:val="0"/>
        <w:spacing w:line="276" w:lineRule="auto"/>
        <w:rPr>
          <w:rFonts w:ascii="MyriadPro-Cond" w:hAnsi="MyriadPro-Cond" w:cs="MyriadPro-Cond"/>
          <w:color w:val="231F20"/>
          <w:sz w:val="15"/>
          <w:szCs w:val="15"/>
        </w:rPr>
      </w:pPr>
    </w:p>
    <w:p w14:paraId="48C71F89" w14:textId="77777777" w:rsidR="00714D77" w:rsidRPr="00714D77" w:rsidRDefault="00714D77" w:rsidP="00714D77">
      <w:pPr>
        <w:pStyle w:val="Bibliography"/>
        <w:rPr>
          <w:rFonts w:ascii="MyriadPro-Cond" w:hAnsi="MyriadPro-Cond"/>
          <w:color w:val="000000"/>
          <w:sz w:val="15"/>
        </w:rPr>
      </w:pPr>
      <w:r>
        <w:rPr>
          <w:rFonts w:ascii="MyriadPro-Cond" w:hAnsi="MyriadPro-Cond" w:cs="MyriadPro-Cond"/>
          <w:color w:val="231F20"/>
          <w:sz w:val="15"/>
          <w:szCs w:val="15"/>
        </w:rPr>
        <w:fldChar w:fldCharType="begin"/>
      </w:r>
      <w:r>
        <w:rPr>
          <w:rFonts w:ascii="MyriadPro-Cond" w:hAnsi="MyriadPro-Cond" w:cs="MyriadPro-Cond"/>
          <w:color w:val="231F20"/>
          <w:sz w:val="15"/>
          <w:szCs w:val="15"/>
        </w:rPr>
        <w:instrText xml:space="preserve"> ADDIN ZOTERO_BIBL {"uncited":[],"omitted":[],"custom":[]} CSL_BIBLIOGRAPHY </w:instrText>
      </w:r>
      <w:r>
        <w:rPr>
          <w:rFonts w:ascii="MyriadPro-Cond" w:hAnsi="MyriadPro-Cond" w:cs="MyriadPro-Cond"/>
          <w:color w:val="231F20"/>
          <w:sz w:val="15"/>
          <w:szCs w:val="15"/>
        </w:rPr>
        <w:fldChar w:fldCharType="separate"/>
      </w:r>
      <w:r w:rsidRPr="00714D77">
        <w:rPr>
          <w:rFonts w:ascii="MyriadPro-Cond" w:hAnsi="MyriadPro-Cond"/>
          <w:color w:val="000000"/>
          <w:sz w:val="15"/>
        </w:rPr>
        <w:t>[1]</w:t>
      </w:r>
      <w:r w:rsidRPr="00714D77">
        <w:rPr>
          <w:rFonts w:ascii="MyriadPro-Cond" w:hAnsi="MyriadPro-Cond"/>
          <w:color w:val="000000"/>
          <w:sz w:val="15"/>
        </w:rPr>
        <w:tab/>
        <w:t>Butterfill SA, Apperly IA. Is goal ascription possible in minimal mindreading? Psychol Rev 2016;123:228–33. https://doi.org/10.1037/rev0000022.</w:t>
      </w:r>
    </w:p>
    <w:p w14:paraId="1A11A6DC"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w:t>
      </w:r>
      <w:r w:rsidRPr="00714D77">
        <w:rPr>
          <w:rFonts w:ascii="MyriadPro-Cond" w:hAnsi="MyriadPro-Cond"/>
          <w:color w:val="000000"/>
          <w:sz w:val="15"/>
        </w:rPr>
        <w:tab/>
        <w:t>Apperly IA, Butterfill SA. Do humans have two systems to track beliefs and belief-like states? Psychol Rev 2009;116:953–70. https://doi.org/10.1037/a0016923.</w:t>
      </w:r>
    </w:p>
    <w:p w14:paraId="323B0277"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[3]</w:t>
      </w:r>
      <w:r w:rsidRPr="00714D77">
        <w:rPr>
          <w:rFonts w:ascii="MyriadPro-Cond" w:hAnsi="MyriadPro-Cond"/>
          <w:color w:val="000000"/>
          <w:sz w:val="15"/>
        </w:rPr>
        <w:tab/>
        <w:t>Edwards K, Low J. Reaction time profiles of adults’ action prediction reveal two mindreading systems. Cognition 2017;160:1–16. https://doi.org/10.1016/j.cognition.2016.12.004.</w:t>
      </w:r>
    </w:p>
    <w:p w14:paraId="1CDA6015"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w:t>
      </w:r>
      <w:r w:rsidRPr="00714D77">
        <w:rPr>
          <w:rFonts w:ascii="MyriadPro-Cond" w:hAnsi="MyriadPro-Cond"/>
          <w:color w:val="000000"/>
          <w:sz w:val="15"/>
        </w:rPr>
        <w:tab/>
        <w:t>van der Wel RPRD, Sebanz N, Knoblich G. Do people automatically track others’ beliefs? Evidence from a continuous measure. Cognition 2014;130:128–33. https://doi.org/10.1016/j.cognition.2013.10.004.</w:t>
      </w:r>
    </w:p>
    <w:p w14:paraId="00A4B8BC"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[5]</w:t>
      </w:r>
      <w:r w:rsidRPr="00714D77">
        <w:rPr>
          <w:rFonts w:ascii="MyriadPro-Cond" w:hAnsi="MyriadPro-Cond"/>
          <w:color w:val="000000"/>
          <w:sz w:val="15"/>
        </w:rPr>
        <w:tab/>
        <w:t>Grainger SA, Henry JD, Naughtin CK, Comino MS, Dux PE. Implicit false belief tracking is preserved in late adulthood. Q J Exp Psychol 2018;71:1980–7. https://doi.org/10.1177/1747021817734690.</w:t>
      </w:r>
    </w:p>
    <w:p w14:paraId="4A4FB320"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[6]</w:t>
      </w:r>
      <w:r w:rsidRPr="00714D77">
        <w:rPr>
          <w:rFonts w:ascii="MyriadPro-Cond" w:hAnsi="MyriadPro-Cond"/>
          <w:color w:val="000000"/>
          <w:sz w:val="15"/>
        </w:rPr>
        <w:tab/>
        <w:t>Nijhof AD, Brass M, Bardi L, Wiersema JR. Measuring Mentalizing Ability: A Within-Subject Comparison between an Explicit and Implicit Version of a Ball Detection Task. PLOS ONE 2016;11:e0164373. https://doi.org/10.1371/journal.pone.0164373.</w:t>
      </w:r>
    </w:p>
    <w:p w14:paraId="6E97C09E"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[7]</w:t>
      </w:r>
      <w:r w:rsidRPr="00714D77">
        <w:rPr>
          <w:rFonts w:ascii="MyriadPro-Cond" w:hAnsi="MyriadPro-Cond"/>
          <w:color w:val="000000"/>
          <w:sz w:val="15"/>
        </w:rPr>
        <w:tab/>
        <w:t>Rizzolatti G, Sinigaglia C. The functional role of the parieto-frontal mirror circuit: interpretations and misinterpretations. Nat Rev Neurosci 2010;11:264–74. https://doi.org/10.1038/nrn2805.</w:t>
      </w:r>
    </w:p>
    <w:p w14:paraId="4EC56B94"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[8]</w:t>
      </w:r>
      <w:r w:rsidRPr="00714D77">
        <w:rPr>
          <w:rFonts w:ascii="MyriadPro-Cond" w:hAnsi="MyriadPro-Cond"/>
          <w:color w:val="000000"/>
          <w:sz w:val="15"/>
        </w:rPr>
        <w:tab/>
        <w:t>Rizzolatti G, Camarda R, Fogassi L, Gentilucci M, Luppino G, Matelli M. Functional organization of inferior area 6 in the macaque monkey n.d.:17.</w:t>
      </w:r>
    </w:p>
    <w:p w14:paraId="06BCE21D"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[9]</w:t>
      </w:r>
      <w:r w:rsidRPr="00714D77">
        <w:rPr>
          <w:rFonts w:ascii="MyriadPro-Cond" w:hAnsi="MyriadPro-Cond"/>
          <w:color w:val="000000"/>
          <w:sz w:val="15"/>
        </w:rPr>
        <w:tab/>
        <w:t>Gallese V. Motor abstraction: a neuroscientific account of how action goals and intentions are mapped and understood. Psychol Res Psychol Forsch 2009;73:486–98. https://doi.org/10.1007/s00426-009-0232-4.</w:t>
      </w:r>
    </w:p>
    <w:p w14:paraId="173B21BE"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[10]</w:t>
      </w:r>
      <w:r w:rsidRPr="00714D77">
        <w:rPr>
          <w:rFonts w:ascii="MyriadPro-Cond" w:hAnsi="MyriadPro-Cond"/>
          <w:color w:val="000000"/>
          <w:sz w:val="15"/>
        </w:rPr>
        <w:tab/>
        <w:t>Sinigaglia C, Butterfill S. Motor representation in goal ascription. Psychology Press; 2015.</w:t>
      </w:r>
    </w:p>
    <w:p w14:paraId="528A3A22"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[11]</w:t>
      </w:r>
      <w:r w:rsidRPr="00714D77">
        <w:rPr>
          <w:rFonts w:ascii="MyriadPro-Cond" w:hAnsi="MyriadPro-Cond"/>
          <w:color w:val="000000"/>
          <w:sz w:val="15"/>
        </w:rPr>
        <w:tab/>
        <w:t>Low J, Perner J. Implicit and explicit theory of mind: State of the art. Br J Dev Psychol 2012;30:1–13. https://doi.org/10.1111/j.2044-835X.2011.02074.x.</w:t>
      </w:r>
    </w:p>
    <w:p w14:paraId="1BE50877"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lang w:val="it-IT"/>
        </w:rPr>
        <w:t>[12]</w:t>
      </w:r>
      <w:r w:rsidRPr="00714D77">
        <w:rPr>
          <w:rFonts w:ascii="MyriadPro-Cond" w:hAnsi="MyriadPro-Cond"/>
          <w:color w:val="000000"/>
          <w:sz w:val="15"/>
          <w:lang w:val="it-IT"/>
        </w:rPr>
        <w:tab/>
        <w:t xml:space="preserve">Umiltà MA, Kohler E, Gallese V, Fogassi L, Fadiga L, Keysers C, et al. </w:t>
      </w:r>
      <w:r w:rsidRPr="00714D77">
        <w:rPr>
          <w:rFonts w:ascii="MyriadPro-Cond" w:hAnsi="MyriadPro-Cond"/>
          <w:color w:val="000000"/>
          <w:sz w:val="15"/>
        </w:rPr>
        <w:t>I Know What You Are Doing: A Neurophysiological Study. Neuron 2001;31:155–65. https://doi.org/10.1016/S0896-6273(01)00337-3.</w:t>
      </w:r>
    </w:p>
    <w:p w14:paraId="3C82761A"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[13]</w:t>
      </w:r>
      <w:r w:rsidRPr="00714D77">
        <w:rPr>
          <w:rFonts w:ascii="MyriadPro-Cond" w:hAnsi="MyriadPro-Cond"/>
          <w:color w:val="000000"/>
          <w:sz w:val="15"/>
        </w:rPr>
        <w:tab/>
        <w:t>Rizzolatti G, Fogassi L. The mirror mechanism: recent findings and perspectives. Philos Trans R Soc B Biol Sci 2014;369:20130420. https://doi.org/10.1098/rstb.2013.0420.</w:t>
      </w:r>
    </w:p>
    <w:p w14:paraId="73F9981D"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[14]</w:t>
      </w:r>
      <w:r w:rsidRPr="00714D77">
        <w:rPr>
          <w:rFonts w:ascii="MyriadPro-Cond" w:hAnsi="MyriadPro-Cond"/>
          <w:color w:val="000000"/>
          <w:sz w:val="15"/>
        </w:rPr>
        <w:tab/>
        <w:t xml:space="preserve">Jeannerod M. Motor cognition: What actions tell the self. New York, NY, US: Oxford University Press; 2006. </w:t>
      </w:r>
      <w:r w:rsidRPr="00714D77">
        <w:rPr>
          <w:rFonts w:ascii="MyriadPro-Cond" w:hAnsi="MyriadPro-Cond"/>
          <w:color w:val="000000"/>
          <w:sz w:val="15"/>
        </w:rPr>
        <w:t>https://doi.org/10.1093/acprof:oso/9780198569657.001.0001.</w:t>
      </w:r>
    </w:p>
    <w:p w14:paraId="494D741D"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[15]</w:t>
      </w:r>
      <w:r w:rsidRPr="00714D77">
        <w:rPr>
          <w:rFonts w:ascii="MyriadPro-Cond" w:hAnsi="MyriadPro-Cond"/>
          <w:color w:val="000000"/>
          <w:sz w:val="15"/>
        </w:rPr>
        <w:tab/>
        <w:t>Zwaan RA, van der Stoep N, Guadalupe T, Bouwmeester S. Language Comprehension in the Balance: The Robustness of the Action-Compatibility Effect (ACE). PLoS ONE 2012;7:e31204. https://doi.org/10.1371/journal.pone.0031204.</w:t>
      </w:r>
    </w:p>
    <w:p w14:paraId="3B6C65CF"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[16]</w:t>
      </w:r>
      <w:r w:rsidRPr="00714D77">
        <w:rPr>
          <w:rFonts w:ascii="MyriadPro-Cond" w:hAnsi="MyriadPro-Cond"/>
          <w:color w:val="000000"/>
          <w:sz w:val="15"/>
        </w:rPr>
        <w:tab/>
        <w:t>Szameitat AJ, Shen S, Sterr A. Motor imagery of complex everyday movements. An fMRI study. NeuroImage 2007;34:702–13. https://doi.org/10.1016/j.neuroimage.2006.09.033.</w:t>
      </w:r>
    </w:p>
    <w:p w14:paraId="488A97E8"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[17]</w:t>
      </w:r>
      <w:r w:rsidRPr="00714D77">
        <w:rPr>
          <w:rFonts w:ascii="MyriadPro-Cond" w:hAnsi="MyriadPro-Cond"/>
          <w:color w:val="000000"/>
          <w:sz w:val="15"/>
        </w:rPr>
        <w:tab/>
        <w:t>Filimon F, Nelson JD, Hagler DJ, Sereno MI. Human cortical representations for reaching: Mirror neurons for execution, observation, and imagery. NeuroImage 2007;37:1315–28. https://doi.org/10.1016/j.neuroimage.2007.06.008.</w:t>
      </w:r>
    </w:p>
    <w:p w14:paraId="07F273BB"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[18]</w:t>
      </w:r>
      <w:r w:rsidRPr="00714D77">
        <w:rPr>
          <w:rFonts w:ascii="MyriadPro-Cond" w:hAnsi="MyriadPro-Cond"/>
          <w:color w:val="000000"/>
          <w:sz w:val="15"/>
        </w:rPr>
        <w:tab/>
        <w:t>Buttelmann D, Carpenter M, Tomasello M. Eighteen-month-old infants show false belief understanding in an active helping paradigm. Cognition 2009;112:337–42. https://doi.org/10.1016/j.cognition.2009.05.006.</w:t>
      </w:r>
    </w:p>
    <w:p w14:paraId="7B4E753E"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[19]</w:t>
      </w:r>
      <w:r w:rsidRPr="00714D77">
        <w:rPr>
          <w:rFonts w:ascii="MyriadPro-Cond" w:hAnsi="MyriadPro-Cond"/>
          <w:color w:val="000000"/>
          <w:sz w:val="15"/>
        </w:rPr>
        <w:tab/>
        <w:t>Priewasser B, Rafetseder E, Gargitter C, Perner J. Helping as an early indicator of a theory of mind: Mentalism or Teleology? Cogn Dev 2018;46:69–78. https://doi.org/10.1016/j.cogdev.2017.08.002.</w:t>
      </w:r>
    </w:p>
    <w:p w14:paraId="0BF4C117"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[20]</w:t>
      </w:r>
      <w:r w:rsidRPr="00714D77">
        <w:rPr>
          <w:rFonts w:ascii="MyriadPro-Cond" w:hAnsi="MyriadPro-Cond"/>
          <w:color w:val="000000"/>
          <w:sz w:val="15"/>
        </w:rPr>
        <w:tab/>
        <w:t>Low J, Apperly IA, Butterfill SA, Rakoczy H. Cognitive Architecture of Belief Reasoning in Children and Adults: A Primer on the Two-Systems Account. Child Dev Perspect 2016;10:184–9. https://doi.org/10.1111/cdep.12183.</w:t>
      </w:r>
    </w:p>
    <w:p w14:paraId="47A042AE"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[21]</w:t>
      </w:r>
      <w:r w:rsidRPr="00714D77">
        <w:rPr>
          <w:rFonts w:ascii="MyriadPro-Cond" w:hAnsi="MyriadPro-Cond"/>
          <w:color w:val="000000"/>
          <w:sz w:val="15"/>
        </w:rPr>
        <w:tab/>
        <w:t>Dijkstra K, Eerland A, Zijlmans J, Post LS. Embodied cognition, abstract concepts, and the benefits of new technology for implicit body manipulation. Front Psychol 2014;5. https://doi.org/10.3389/fpsyg.2014.00757.</w:t>
      </w:r>
    </w:p>
    <w:p w14:paraId="6A2AF74F"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[22]</w:t>
      </w:r>
      <w:r w:rsidRPr="00714D77">
        <w:rPr>
          <w:rFonts w:ascii="MyriadPro-Cond" w:hAnsi="MyriadPro-Cond"/>
          <w:color w:val="000000"/>
          <w:sz w:val="15"/>
        </w:rPr>
        <w:tab/>
        <w:t>Miles LK, Nind LK, Macrae CN. Moving Through Time. Psychol Sci 2010;21:222–3. https://doi.org/10.1177/0956797609359333.</w:t>
      </w:r>
    </w:p>
    <w:p w14:paraId="0D5E7356"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[23]</w:t>
      </w:r>
      <w:r w:rsidRPr="00714D77">
        <w:rPr>
          <w:rFonts w:ascii="MyriadPro-Cond" w:hAnsi="MyriadPro-Cond"/>
          <w:color w:val="000000"/>
          <w:sz w:val="15"/>
        </w:rPr>
        <w:tab/>
        <w:t>Stins JF, Marmolejo-Ramos F, Hulzinga F, Wenker E, Cañal-Bruland R. Words That Move Us. The Effects of Sentences on Body Sway. Adv Cogn Psychol 2017;13:156–65. https://doi.org/10.5709/acp-0215-9.</w:t>
      </w:r>
    </w:p>
    <w:p w14:paraId="7B7B515A"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[24]</w:t>
      </w:r>
      <w:r w:rsidRPr="00714D77">
        <w:rPr>
          <w:rFonts w:ascii="MyriadPro-Cond" w:hAnsi="MyriadPro-Cond"/>
          <w:color w:val="000000"/>
          <w:sz w:val="15"/>
        </w:rPr>
        <w:tab/>
        <w:t>Guillot A, Lebon F, Rouffet D, Champely S, Doyon J, Collet C. Muscular responses during motor imagery as a function of muscle contraction types. Int J Psychophysiol 2007;66:18–27. https://doi.org/10.1016/j.ijpsycho.2007.05.009.</w:t>
      </w:r>
    </w:p>
    <w:p w14:paraId="44ECE2DB"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[25]</w:t>
      </w:r>
      <w:r w:rsidRPr="00714D77">
        <w:rPr>
          <w:rFonts w:ascii="MyriadPro-Cond" w:hAnsi="MyriadPro-Cond"/>
          <w:color w:val="000000"/>
          <w:sz w:val="15"/>
        </w:rPr>
        <w:tab/>
        <w:t>Grangeon M, Guillot A, Collet C. Postural Control During Visual and Kinesthetic Motor Imagery. Appl Psychophysiol Biofeedback 2011;36:47–56. https://doi.org/10.1007/s10484-011-9145-2.</w:t>
      </w:r>
    </w:p>
    <w:p w14:paraId="4EC7BA75"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[26]</w:t>
      </w:r>
      <w:r w:rsidRPr="00714D77">
        <w:rPr>
          <w:rFonts w:ascii="MyriadPro-Cond" w:hAnsi="MyriadPro-Cond"/>
          <w:color w:val="000000"/>
          <w:sz w:val="15"/>
        </w:rPr>
        <w:tab/>
        <w:t xml:space="preserve">Collet C, Di Rienzo F, Hoyek N, Guillot A. Autonomic nervous system correlates in movement observation and motor </w:t>
      </w:r>
      <w:r w:rsidRPr="00714D77">
        <w:rPr>
          <w:rFonts w:ascii="MyriadPro-Cond" w:hAnsi="MyriadPro-Cond"/>
          <w:color w:val="000000"/>
          <w:sz w:val="15"/>
        </w:rPr>
        <w:t>imagery. Front Hum Neurosci 2013;7. https://doi.org/10.3389/fnhum.2013.00415.</w:t>
      </w:r>
    </w:p>
    <w:p w14:paraId="5F48FE9B"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[27]</w:t>
      </w:r>
      <w:r w:rsidRPr="00714D77">
        <w:rPr>
          <w:rFonts w:ascii="MyriadPro-Cond" w:hAnsi="MyriadPro-Cond"/>
          <w:color w:val="000000"/>
          <w:sz w:val="15"/>
        </w:rPr>
        <w:tab/>
        <w:t>Boulton H, Mitra S. Incomplete inhibition of central postural commands during manual motor imagery. Brain Res 2015;1624:321–9. https://doi.org/10.1016/j.brainres.2015.07.031.</w:t>
      </w:r>
    </w:p>
    <w:p w14:paraId="0E5C73ED"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[28]</w:t>
      </w:r>
      <w:r w:rsidRPr="00714D77">
        <w:rPr>
          <w:rFonts w:ascii="MyriadPro-Cond" w:hAnsi="MyriadPro-Cond"/>
          <w:color w:val="000000"/>
          <w:sz w:val="15"/>
        </w:rPr>
        <w:tab/>
        <w:t>Andrews K. Do Apes Read Minds?: Toward a New Folk Psychology. The MIT Press; 2012.</w:t>
      </w:r>
    </w:p>
    <w:p w14:paraId="0BD808FE"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[29]</w:t>
      </w:r>
      <w:r w:rsidRPr="00714D77">
        <w:rPr>
          <w:rFonts w:ascii="MyriadPro-Cond" w:hAnsi="MyriadPro-Cond"/>
          <w:color w:val="000000"/>
          <w:sz w:val="15"/>
        </w:rPr>
        <w:tab/>
        <w:t>Crivello C, Poulin-Dubois D. Infants’ false belief understanding: A non-replication of the helping task. Cogn Dev 2018;46:51–7. https://doi.org/10.1016/j.cogdev.2017.10.003.</w:t>
      </w:r>
    </w:p>
    <w:p w14:paraId="79DDAD18"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[30]</w:t>
      </w:r>
      <w:r w:rsidRPr="00714D77">
        <w:rPr>
          <w:rFonts w:ascii="MyriadPro-Cond" w:hAnsi="MyriadPro-Cond"/>
          <w:color w:val="000000"/>
          <w:sz w:val="15"/>
        </w:rPr>
        <w:tab/>
        <w:t>Faul F, Erdfelder E, Buchner A, Lang A-G. Statistical power analyses using G*Power 3.1: Tests for correlation and regression analyses. Behav Res Methods 2009;41:1149–60. https://doi.org/10.3758/BRM.41.4.1149.</w:t>
      </w:r>
    </w:p>
    <w:p w14:paraId="48467418"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[31]</w:t>
      </w:r>
      <w:r w:rsidRPr="00714D77">
        <w:rPr>
          <w:rFonts w:ascii="MyriadPro-Cond" w:hAnsi="MyriadPro-Cond"/>
          <w:color w:val="000000"/>
          <w:sz w:val="15"/>
        </w:rPr>
        <w:tab/>
        <w:t>Clark RA, Bryant AL, Pua Y, McCrory P, Bennell K, Hunt M. Validity and reliability of the Nintendo Wii Balance Board for assessment of standing balance. Gait Posture 2010;31:307–10. https://doi.org/10.1016/j.gaitpost.2009.11.012.</w:t>
      </w:r>
    </w:p>
    <w:p w14:paraId="51E098A8"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[32]</w:t>
      </w:r>
      <w:r w:rsidRPr="00714D77">
        <w:rPr>
          <w:rFonts w:ascii="MyriadPro-Cond" w:hAnsi="MyriadPro-Cond"/>
          <w:color w:val="000000"/>
          <w:sz w:val="15"/>
        </w:rPr>
        <w:tab/>
        <w:t>Fizke E, Butterfill S, van de Loo L, Reindl E, Rakoczy H. Are there signature limits in early theory of mind? J Exp Child Psychol 2017;162:209–24. https://doi.org/10.1016/j.jecp.2017.05.005.</w:t>
      </w:r>
    </w:p>
    <w:p w14:paraId="304D3A00"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[33]</w:t>
      </w:r>
      <w:r w:rsidRPr="00714D77">
        <w:rPr>
          <w:rFonts w:ascii="MyriadPro-Cond" w:hAnsi="MyriadPro-Cond"/>
          <w:color w:val="000000"/>
          <w:sz w:val="15"/>
        </w:rPr>
        <w:tab/>
        <w:t>Low J, Edwards K. The curious case of adults’ interpretations of violation-of-expectation false belief scenarios. Cogn Dev 2017. https://doi.org/10.1016/j.cogdev.2017.07.004.</w:t>
      </w:r>
    </w:p>
    <w:p w14:paraId="1DB6EB18" w14:textId="77777777" w:rsidR="00714D77" w:rsidRPr="00714D77" w:rsidRDefault="00714D77" w:rsidP="00714D77">
      <w:pPr>
        <w:pStyle w:val="Bibliography"/>
        <w:rPr>
          <w:rFonts w:ascii="MyriadPro-Cond" w:hAnsi="MyriadPro-Cond"/>
          <w:color w:val="000000"/>
          <w:sz w:val="15"/>
          <w:lang w:val="it-IT"/>
        </w:rPr>
      </w:pPr>
      <w:r w:rsidRPr="00714D77">
        <w:rPr>
          <w:rFonts w:ascii="MyriadPro-Cond" w:hAnsi="MyriadPro-Cond"/>
          <w:color w:val="000000"/>
          <w:sz w:val="15"/>
        </w:rPr>
        <w:t>[34]</w:t>
      </w:r>
      <w:r w:rsidRPr="00714D77">
        <w:rPr>
          <w:rFonts w:ascii="MyriadPro-Cond" w:hAnsi="MyriadPro-Cond"/>
          <w:color w:val="000000"/>
          <w:sz w:val="15"/>
        </w:rPr>
        <w:tab/>
        <w:t xml:space="preserve">Lecce S, Ceccato I, Rosi A, Bianco F, Bottiroli S, Cavallini E. Theory of mind plasticity in aging: The role of baseline, verbal knowledge, and executive functions. </w:t>
      </w:r>
      <w:r w:rsidRPr="00714D77">
        <w:rPr>
          <w:rFonts w:ascii="MyriadPro-Cond" w:hAnsi="MyriadPro-Cond"/>
          <w:color w:val="000000"/>
          <w:sz w:val="15"/>
          <w:lang w:val="it-IT"/>
        </w:rPr>
        <w:t>Neuropsychol Rehabil 2019;29:440–55. https://doi.org/10.1080/09602011.2017.1308871.</w:t>
      </w:r>
    </w:p>
    <w:p w14:paraId="0D65AA13"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lang w:val="it-IT"/>
        </w:rPr>
        <w:t>[35]</w:t>
      </w:r>
      <w:r w:rsidRPr="00714D77">
        <w:rPr>
          <w:rFonts w:ascii="MyriadPro-Cond" w:hAnsi="MyriadPro-Cond"/>
          <w:color w:val="000000"/>
          <w:sz w:val="15"/>
          <w:lang w:val="it-IT"/>
        </w:rPr>
        <w:tab/>
        <w:t xml:space="preserve">Oh H, Braun AR, Reggia JA, Gentili RJ. </w:t>
      </w:r>
      <w:r w:rsidRPr="00714D77">
        <w:rPr>
          <w:rFonts w:ascii="MyriadPro-Cond" w:hAnsi="MyriadPro-Cond"/>
          <w:color w:val="000000"/>
          <w:sz w:val="15"/>
        </w:rPr>
        <w:t>Fronto-parietal mirror neuron system modeling: Visuospatial transformations support imitation learning independently of imitator perspective. Hum Mov Sci 2019;65:121–41. https://doi.org/10.1016/j.humov.2018.05.013.</w:t>
      </w:r>
    </w:p>
    <w:p w14:paraId="103A50C7" w14:textId="77777777" w:rsidR="00714D77" w:rsidRPr="00714D77" w:rsidRDefault="00714D77" w:rsidP="00714D77">
      <w:pPr>
        <w:pStyle w:val="Bibliography"/>
        <w:rPr>
          <w:rFonts w:ascii="MyriadPro-Cond" w:hAnsi="MyriadPro-Cond"/>
          <w:color w:val="000000"/>
          <w:sz w:val="15"/>
          <w:lang w:val="it-IT"/>
        </w:rPr>
      </w:pPr>
      <w:r w:rsidRPr="00714D77">
        <w:rPr>
          <w:rFonts w:ascii="MyriadPro-Cond" w:hAnsi="MyriadPro-Cond"/>
          <w:color w:val="000000"/>
          <w:sz w:val="15"/>
        </w:rPr>
        <w:t>[36]</w:t>
      </w:r>
      <w:r w:rsidRPr="00714D77">
        <w:rPr>
          <w:rFonts w:ascii="MyriadPro-Cond" w:hAnsi="MyriadPro-Cond"/>
          <w:color w:val="000000"/>
          <w:sz w:val="15"/>
        </w:rPr>
        <w:tab/>
        <w:t xml:space="preserve">Fadiga L, Craighero L, Olivier E. Human motor cortex excitability during the perception of others’ action. </w:t>
      </w:r>
      <w:r w:rsidRPr="00714D77">
        <w:rPr>
          <w:rFonts w:ascii="MyriadPro-Cond" w:hAnsi="MyriadPro-Cond"/>
          <w:color w:val="000000"/>
          <w:sz w:val="15"/>
          <w:lang w:val="it-IT"/>
        </w:rPr>
        <w:t>Curr Opin Neurobiol 2005;15:213–8. https://doi.org/10.1016/j.conb.2005.03.013.</w:t>
      </w:r>
    </w:p>
    <w:p w14:paraId="2839ACC6"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lang w:val="it-IT"/>
        </w:rPr>
        <w:t>[37]</w:t>
      </w:r>
      <w:r w:rsidRPr="00714D77">
        <w:rPr>
          <w:rFonts w:ascii="MyriadPro-Cond" w:hAnsi="MyriadPro-Cond"/>
          <w:color w:val="000000"/>
          <w:sz w:val="15"/>
          <w:lang w:val="it-IT"/>
        </w:rPr>
        <w:tab/>
        <w:t xml:space="preserve">Avenanti A, Bueti D, Galati G, Aglioti SM. </w:t>
      </w:r>
      <w:r w:rsidRPr="00714D77">
        <w:rPr>
          <w:rFonts w:ascii="MyriadPro-Cond" w:hAnsi="MyriadPro-Cond"/>
          <w:color w:val="000000"/>
          <w:sz w:val="15"/>
        </w:rPr>
        <w:t>Transcranial magnetic stimulation highlights the sensorimotor side of empathy for pain. Nat Neurosci 2005;8:955–60. https://doi.org/10.1038/nn1481.</w:t>
      </w:r>
    </w:p>
    <w:p w14:paraId="47A5F089"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[38]</w:t>
      </w:r>
      <w:r w:rsidRPr="00714D77">
        <w:rPr>
          <w:rFonts w:ascii="MyriadPro-Cond" w:hAnsi="MyriadPro-Cond"/>
          <w:color w:val="000000"/>
          <w:sz w:val="15"/>
        </w:rPr>
        <w:tab/>
        <w:t xml:space="preserve">Brass M, Bekkering H, Wohlschläger A, Prinz W. Compatibility between Observed and Executed Finger Movements: Comparing Symbolic, </w:t>
      </w:r>
      <w:r w:rsidRPr="00714D77">
        <w:rPr>
          <w:rFonts w:ascii="MyriadPro-Cond" w:hAnsi="MyriadPro-Cond"/>
          <w:color w:val="000000"/>
          <w:sz w:val="15"/>
        </w:rPr>
        <w:lastRenderedPageBreak/>
        <w:t>Spatial, and Imitative Cues. Brain Cogn 2000;44:124–43. https://doi.org/10.1006/brcg.2000.1225.</w:t>
      </w:r>
    </w:p>
    <w:p w14:paraId="440991FC"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[39]</w:t>
      </w:r>
      <w:r w:rsidRPr="00714D77">
        <w:rPr>
          <w:rFonts w:ascii="MyriadPro-Cond" w:hAnsi="MyriadPro-Cond"/>
          <w:color w:val="000000"/>
          <w:sz w:val="15"/>
        </w:rPr>
        <w:tab/>
        <w:t>Cattaneo L, Sandrini M, Schwarzbach J. State-Dependent TMS Reveals a Hierarchical Representation of Observed Acts in the Temporal, Parietal, and Premotor Cortices. Cereb Cortex 2010;20:2252–8. https://doi.org/10.1093/cercor/bhp291.</w:t>
      </w:r>
    </w:p>
    <w:p w14:paraId="3E323EB3"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[40]</w:t>
      </w:r>
      <w:r w:rsidRPr="00714D77">
        <w:rPr>
          <w:rFonts w:ascii="MyriadPro-Cond" w:hAnsi="MyriadPro-Cond"/>
          <w:color w:val="000000"/>
          <w:sz w:val="15"/>
        </w:rPr>
        <w:tab/>
        <w:t>Betti S, Castiello U, Sartori L. Kick with the finger: symbolic actions shape motor cortex excitability. Eur J Neurosci 2015;42:2860–6. https://doi.org/10.1111/ejn.13067.</w:t>
      </w:r>
    </w:p>
    <w:p w14:paraId="289C1DD0"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[41]</w:t>
      </w:r>
      <w:r w:rsidRPr="00714D77">
        <w:rPr>
          <w:rFonts w:ascii="MyriadPro-Cond" w:hAnsi="MyriadPro-Cond"/>
          <w:color w:val="000000"/>
          <w:sz w:val="15"/>
        </w:rPr>
        <w:tab/>
        <w:t>Ambrosini E, Sinigaglia C, Costantini M. Tie my hands, tie my eyes. J Exp Psychol Hum Percept Perform 2012;38:263–6. https://doi.org/10.1037/a0026570.</w:t>
      </w:r>
    </w:p>
    <w:p w14:paraId="083084AA"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[42]</w:t>
      </w:r>
      <w:r w:rsidRPr="00714D77">
        <w:rPr>
          <w:rFonts w:ascii="MyriadPro-Cond" w:hAnsi="MyriadPro-Cond"/>
          <w:color w:val="000000"/>
          <w:sz w:val="15"/>
        </w:rPr>
        <w:tab/>
        <w:t>Costantini M, Ambrosini E, Cardellicchio P, Sinigaglia C. How your hand drives my eyes. Soc Cogn Affect Neurosci 2014;9:705–11. https://doi.org/10.1093/scan/nst037.</w:t>
      </w:r>
    </w:p>
    <w:p w14:paraId="485E27E7"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[43]</w:t>
      </w:r>
      <w:r w:rsidRPr="00714D77">
        <w:rPr>
          <w:rFonts w:ascii="MyriadPro-Cond" w:hAnsi="MyriadPro-Cond"/>
          <w:color w:val="000000"/>
          <w:sz w:val="15"/>
        </w:rPr>
        <w:tab/>
        <w:t>Keysar B, Lin S, Barr DJ. Limits on theory of mind use in adults. Cognition 2003;89:25–41. https://doi.org/10.1016/S0010-0277(03)00064-7.</w:t>
      </w:r>
    </w:p>
    <w:p w14:paraId="5F2DA0F5"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[44]</w:t>
      </w:r>
      <w:r w:rsidRPr="00714D77">
        <w:rPr>
          <w:rFonts w:ascii="MyriadPro-Cond" w:hAnsi="MyriadPro-Cond"/>
          <w:color w:val="000000"/>
          <w:sz w:val="15"/>
        </w:rPr>
        <w:tab/>
        <w:t>Clements WA, Perner J. Implicit understanding of belief. Cogn Dev 1994;9:377–95. https://doi.org/10.1016/0885-2014(94)90012-4.</w:t>
      </w:r>
    </w:p>
    <w:p w14:paraId="7484C140"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[45]</w:t>
      </w:r>
      <w:r w:rsidRPr="00714D77">
        <w:rPr>
          <w:rFonts w:ascii="MyriadPro-Cond" w:hAnsi="MyriadPro-Cond"/>
          <w:color w:val="000000"/>
          <w:sz w:val="15"/>
        </w:rPr>
        <w:tab/>
        <w:t>Ruffman T, Garnham W, Import A, Connolly D. Does Eye Gaze Indicate Implicit Knowledge of False Belief? Charting Transitions in Knowledge. J Exp Child Psychol 2001;80:201–24. https://doi.org/10.1006/jecp.2001.2633.</w:t>
      </w:r>
    </w:p>
    <w:p w14:paraId="23F6A3D2"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[46]</w:t>
      </w:r>
      <w:r w:rsidRPr="00714D77">
        <w:rPr>
          <w:rFonts w:ascii="MyriadPro-Cond" w:hAnsi="MyriadPro-Cond"/>
          <w:color w:val="000000"/>
          <w:sz w:val="15"/>
        </w:rPr>
        <w:tab/>
        <w:t>Low J, Watts J. Attributing False Beliefs About Object Identity Reveals a Signature Blind Spot in Humans’ Efficient Mind-Reading System. Psychol Sci 2013;24:305–11. https://doi.org/10.1177/0956797612451469.</w:t>
      </w:r>
    </w:p>
    <w:p w14:paraId="47F77499"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[47]</w:t>
      </w:r>
      <w:r w:rsidRPr="00714D77">
        <w:rPr>
          <w:rFonts w:ascii="MyriadPro-Cond" w:hAnsi="MyriadPro-Cond"/>
          <w:color w:val="000000"/>
          <w:sz w:val="15"/>
        </w:rPr>
        <w:tab/>
        <w:t xml:space="preserve">Apperly IA, Samson D, Humphreys GW. Studies of adults can inform accounts of </w:t>
      </w:r>
      <w:r w:rsidRPr="00714D77">
        <w:rPr>
          <w:rFonts w:ascii="MyriadPro-Cond" w:hAnsi="MyriadPro-Cond"/>
          <w:color w:val="000000"/>
          <w:sz w:val="15"/>
        </w:rPr>
        <w:t>theory of mind development. Dev Psychol 2009;45:190–201. https://doi.org/10.1037/a0014098.</w:t>
      </w:r>
    </w:p>
    <w:p w14:paraId="7B40EC18"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[48]</w:t>
      </w:r>
      <w:r w:rsidRPr="00714D77">
        <w:rPr>
          <w:rFonts w:ascii="MyriadPro-Cond" w:hAnsi="MyriadPro-Cond"/>
          <w:color w:val="000000"/>
          <w:sz w:val="15"/>
        </w:rPr>
        <w:tab/>
        <w:t>Sabbagh MA, Paulus M. Replication studies of implicit false belief with infants and toddlers. Cogn Dev 2018;46:1–3. https://doi.org/10.1016/j.cogdev.2018.07.003.</w:t>
      </w:r>
    </w:p>
    <w:p w14:paraId="04AE3EBF"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[49]</w:t>
      </w:r>
      <w:r w:rsidRPr="00714D77">
        <w:rPr>
          <w:rFonts w:ascii="MyriadPro-Cond" w:hAnsi="MyriadPro-Cond"/>
          <w:color w:val="000000"/>
          <w:sz w:val="15"/>
        </w:rPr>
        <w:tab/>
        <w:t>Baillargeon R, Buttelmann D, Southgate V. Invited Commentary: Interpreting failed replications of early false-belief findings: Methodological and theoretical considerations. Cogn Dev 2018;46:112–24. https://doi.org/10.1016/j.cogdev.2018.06.001.</w:t>
      </w:r>
    </w:p>
    <w:p w14:paraId="2BA9D9C3"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[50]</w:t>
      </w:r>
      <w:r w:rsidRPr="00714D77">
        <w:rPr>
          <w:rFonts w:ascii="MyriadPro-Cond" w:hAnsi="MyriadPro-Cond"/>
          <w:color w:val="000000"/>
          <w:sz w:val="15"/>
        </w:rPr>
        <w:tab/>
        <w:t>Southgate V, Senju A, Csibra G. Action Anticipation Through Attribution of False Belief by 2-Year-Olds. Psychol Sci 2007;18:587–92. https://doi.org/10.1111/j.1467-9280.2007.01944.x.</w:t>
      </w:r>
    </w:p>
    <w:p w14:paraId="2E13E668" w14:textId="77777777" w:rsidR="00714D77" w:rsidRPr="00714D77" w:rsidRDefault="00714D77" w:rsidP="00714D77">
      <w:pPr>
        <w:pStyle w:val="Bibliography"/>
        <w:rPr>
          <w:rFonts w:ascii="MyriadPro-Cond" w:hAnsi="MyriadPro-Cond"/>
          <w:color w:val="000000"/>
          <w:sz w:val="15"/>
        </w:rPr>
      </w:pPr>
      <w:r w:rsidRPr="00714D77">
        <w:rPr>
          <w:rFonts w:ascii="MyriadPro-Cond" w:hAnsi="MyriadPro-Cond"/>
          <w:color w:val="000000"/>
          <w:sz w:val="15"/>
        </w:rPr>
        <w:t>[51]</w:t>
      </w:r>
      <w:r w:rsidRPr="00714D77">
        <w:rPr>
          <w:rFonts w:ascii="MyriadPro-Cond" w:hAnsi="MyriadPro-Cond"/>
          <w:color w:val="000000"/>
          <w:sz w:val="15"/>
        </w:rPr>
        <w:tab/>
        <w:t>Kovacs AM, Teglas E, Endress AD. The Social Sense: Susceptibility to Others’ Beliefs in Human Infants and Adults. Science 2010;330:1830–4. https://doi.org/10.1126/science.1190792.</w:t>
      </w:r>
    </w:p>
    <w:p w14:paraId="388866E7" w14:textId="77E19230" w:rsidR="00322B8A" w:rsidRDefault="00714D77" w:rsidP="00331AB8">
      <w:pPr>
        <w:autoSpaceDE w:val="0"/>
        <w:autoSpaceDN w:val="0"/>
        <w:adjustRightInd w:val="0"/>
        <w:spacing w:line="276" w:lineRule="auto"/>
        <w:ind w:left="284" w:hanging="284"/>
        <w:rPr>
          <w:rFonts w:ascii="MyriadPro-Cond" w:hAnsi="MyriadPro-Cond" w:cs="MyriadPro-Cond"/>
          <w:color w:val="231F20"/>
          <w:sz w:val="15"/>
          <w:szCs w:val="15"/>
        </w:rPr>
      </w:pPr>
      <w:r>
        <w:rPr>
          <w:rFonts w:ascii="MyriadPro-Cond" w:hAnsi="MyriadPro-Cond" w:cs="MyriadPro-Cond"/>
          <w:color w:val="231F20"/>
          <w:sz w:val="15"/>
          <w:szCs w:val="15"/>
        </w:rPr>
        <w:fldChar w:fldCharType="end"/>
      </w:r>
    </w:p>
    <w:p w14:paraId="63E09078" w14:textId="77777777" w:rsidR="00024E31" w:rsidRDefault="00024E31" w:rsidP="00331AB8">
      <w:pPr>
        <w:autoSpaceDE w:val="0"/>
        <w:autoSpaceDN w:val="0"/>
        <w:adjustRightInd w:val="0"/>
        <w:spacing w:line="276" w:lineRule="auto"/>
        <w:ind w:left="284" w:hanging="284"/>
        <w:rPr>
          <w:rFonts w:ascii="MyriadPro-Cond" w:hAnsi="MyriadPro-Cond" w:cs="MyriadPro-Cond"/>
          <w:color w:val="231F20"/>
          <w:sz w:val="15"/>
          <w:szCs w:val="15"/>
        </w:rPr>
      </w:pPr>
    </w:p>
    <w:p w14:paraId="391342A8"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32F0F28F"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60963562"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7D8ADDD8"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536DA13A"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2FCF0E5B"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35667C32"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37B75A6A"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10145C98"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7830DCA7"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058DDDAB"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2E7DAB49"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2620D1E8"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54218892"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25813A55"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69A79AEE"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5DEF844F"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48B3C176"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3311A1E3"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467C4905"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290A3091"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06F5E5CC"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227D82A7"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4409F558"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4D15FF0B"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5FE62D2C"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1C5FEB92"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26DCF9D0"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066855C4"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6BAEF254"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31936E36"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7FF7E475"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64044A59"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13A51D43"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40606084"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4C63853D"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20FB5479"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64E45B3B"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278CC5E5"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5E90A567"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6E2637A2"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4B312C2D"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38788A99"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0369D7AB"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0E83648F"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61B58695"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11CFDCD9" w14:textId="77777777" w:rsidR="00103316" w:rsidRDefault="00103316" w:rsidP="004A7F61">
      <w:pPr>
        <w:autoSpaceDE w:val="0"/>
        <w:autoSpaceDN w:val="0"/>
        <w:adjustRightInd w:val="0"/>
        <w:spacing w:line="276" w:lineRule="auto"/>
        <w:rPr>
          <w:rFonts w:ascii="MyriadPro-Cond" w:hAnsi="MyriadPro-Cond" w:cs="MyriadPro-Cond"/>
          <w:color w:val="231F20"/>
          <w:sz w:val="15"/>
          <w:szCs w:val="15"/>
        </w:rPr>
      </w:pPr>
    </w:p>
    <w:p w14:paraId="6E582D12" w14:textId="77777777" w:rsidR="00103316" w:rsidRDefault="00103316" w:rsidP="00331AB8">
      <w:pPr>
        <w:autoSpaceDE w:val="0"/>
        <w:autoSpaceDN w:val="0"/>
        <w:adjustRightInd w:val="0"/>
        <w:spacing w:line="276" w:lineRule="auto"/>
        <w:ind w:left="284" w:hanging="284"/>
        <w:rPr>
          <w:rFonts w:ascii="MyriadPro-Cond" w:hAnsi="MyriadPro-Cond" w:cs="MyriadPro-Cond"/>
          <w:color w:val="231F20"/>
          <w:sz w:val="15"/>
          <w:szCs w:val="15"/>
        </w:rPr>
      </w:pPr>
    </w:p>
    <w:p w14:paraId="47C60D3D"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13F6C730"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7D4430BC"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3C0E9442"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165A7A7A"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28194D46"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6DB63DAF" w14:textId="77777777" w:rsidR="00322B8A" w:rsidRDefault="00322B8A" w:rsidP="00331AB8">
      <w:pPr>
        <w:autoSpaceDE w:val="0"/>
        <w:autoSpaceDN w:val="0"/>
        <w:adjustRightInd w:val="0"/>
        <w:spacing w:line="276" w:lineRule="auto"/>
        <w:ind w:left="284" w:hanging="284"/>
        <w:rPr>
          <w:rFonts w:ascii="MyriadPro-Cond" w:hAnsi="MyriadPro-Cond" w:cs="MyriadPro-Cond"/>
          <w:color w:val="231F20"/>
          <w:sz w:val="15"/>
          <w:szCs w:val="15"/>
        </w:rPr>
      </w:pPr>
    </w:p>
    <w:p w14:paraId="036958D1" w14:textId="77777777" w:rsidR="00473B85" w:rsidRDefault="00473B85" w:rsidP="00FA1E3B">
      <w:pPr>
        <w:autoSpaceDE w:val="0"/>
        <w:autoSpaceDN w:val="0"/>
        <w:adjustRightInd w:val="0"/>
        <w:spacing w:line="276" w:lineRule="auto"/>
        <w:rPr>
          <w:rFonts w:ascii="MyriadPro-Cond" w:hAnsi="MyriadPro-Cond" w:cs="MyriadPro-Cond"/>
          <w:color w:val="231F20"/>
          <w:sz w:val="15"/>
          <w:szCs w:val="15"/>
        </w:rPr>
      </w:pPr>
    </w:p>
    <w:p w14:paraId="7B80EF50" w14:textId="77777777" w:rsidR="00473B85" w:rsidRDefault="00473B85" w:rsidP="00FA1E3B">
      <w:pPr>
        <w:autoSpaceDE w:val="0"/>
        <w:autoSpaceDN w:val="0"/>
        <w:adjustRightInd w:val="0"/>
        <w:spacing w:line="276" w:lineRule="auto"/>
        <w:rPr>
          <w:rFonts w:ascii="MyriadPro-Cond" w:hAnsi="MyriadPro-Cond" w:cs="MyriadPro-Cond"/>
          <w:color w:val="231F20"/>
          <w:sz w:val="15"/>
          <w:szCs w:val="15"/>
        </w:rPr>
      </w:pPr>
    </w:p>
    <w:p w14:paraId="1C69C268" w14:textId="77777777" w:rsidR="00394285" w:rsidRPr="00297674" w:rsidRDefault="00394285" w:rsidP="00297674">
      <w:pPr>
        <w:autoSpaceDE w:val="0"/>
        <w:autoSpaceDN w:val="0"/>
        <w:adjustRightInd w:val="0"/>
        <w:spacing w:line="276" w:lineRule="auto"/>
        <w:rPr>
          <w:rFonts w:ascii="MyriadPro-Cond" w:hAnsi="MyriadPro-Cond" w:cs="MyriadPro-Cond"/>
          <w:color w:val="231F20"/>
          <w:sz w:val="15"/>
          <w:szCs w:val="15"/>
        </w:rPr>
        <w:sectPr w:rsidR="00394285" w:rsidRPr="00297674" w:rsidSect="00445BEE">
          <w:type w:val="continuous"/>
          <w:pgSz w:w="11907" w:h="16840" w:code="9"/>
          <w:pgMar w:top="238" w:right="1134" w:bottom="851" w:left="1304" w:header="340" w:footer="567" w:gutter="0"/>
          <w:cols w:num="3" w:space="397"/>
          <w:titlePg/>
          <w:docGrid w:linePitch="360"/>
        </w:sectPr>
      </w:pPr>
    </w:p>
    <w:p w14:paraId="2053CA74" w14:textId="77777777" w:rsidR="00297674" w:rsidRDefault="00297674" w:rsidP="00297674">
      <w:pPr>
        <w:pStyle w:val="titlersos"/>
        <w:ind w:left="426" w:hanging="426"/>
        <w:rPr>
          <w:b w:val="0"/>
        </w:rPr>
      </w:pPr>
    </w:p>
    <w:p w14:paraId="498A803C" w14:textId="77777777" w:rsidR="00297674" w:rsidRPr="009F4789" w:rsidRDefault="00297674" w:rsidP="00297674">
      <w:pPr>
        <w:rPr>
          <w:rFonts w:ascii="Palatino-Roman" w:hAnsi="Palatino-Roman"/>
          <w:sz w:val="20"/>
        </w:rPr>
      </w:pPr>
    </w:p>
    <w:p w14:paraId="61664B32" w14:textId="77777777" w:rsidR="00297674" w:rsidRPr="00842B3B" w:rsidRDefault="00297674" w:rsidP="00297674">
      <w:pPr>
        <w:rPr>
          <w:rFonts w:ascii="MyriadPro-Cond" w:hAnsi="MyriadPro-Cond"/>
          <w:b/>
          <w:sz w:val="18"/>
        </w:rPr>
      </w:pPr>
      <w:r w:rsidRPr="00842B3B">
        <w:rPr>
          <w:rFonts w:ascii="MyriadPro-Cond" w:hAnsi="MyriadPro-Cond"/>
          <w:b/>
          <w:sz w:val="18"/>
        </w:rPr>
        <w:t>Acknowledgments</w:t>
      </w:r>
    </w:p>
    <w:p w14:paraId="2C5FAF5B" w14:textId="77777777" w:rsidR="00297674" w:rsidRDefault="00297674" w:rsidP="00297674">
      <w:pPr>
        <w:rPr>
          <w:rFonts w:ascii="Palatino-Roman" w:hAnsi="Palatino-Roman"/>
          <w:sz w:val="20"/>
        </w:rPr>
      </w:pPr>
      <w:r>
        <w:rPr>
          <w:rFonts w:ascii="Palatino-Roman" w:hAnsi="Palatino-Roman" w:cs="Arial"/>
          <w:color w:val="333333"/>
          <w:sz w:val="18"/>
          <w:shd w:val="clear" w:color="auto" w:fill="FFFFFF"/>
        </w:rPr>
        <w:t>We</w:t>
      </w:r>
      <w:r w:rsidR="000F1F2E">
        <w:rPr>
          <w:rFonts w:ascii="Palatino-Roman" w:hAnsi="Palatino-Roman" w:cs="Arial"/>
          <w:color w:val="333333"/>
          <w:sz w:val="18"/>
          <w:shd w:val="clear" w:color="auto" w:fill="FFFFFF"/>
        </w:rPr>
        <w:t xml:space="preserve"> </w:t>
      </w:r>
      <w:r w:rsidR="00CD4044">
        <w:rPr>
          <w:rFonts w:ascii="Palatino-Roman" w:hAnsi="Palatino-Roman" w:cs="Arial"/>
          <w:color w:val="333333"/>
          <w:sz w:val="18"/>
          <w:shd w:val="clear" w:color="auto" w:fill="FFFFFF"/>
        </w:rPr>
        <w:t>thank Katheryn Edwards,</w:t>
      </w:r>
      <w:r w:rsidR="00562145">
        <w:rPr>
          <w:rFonts w:ascii="Palatino-Roman" w:hAnsi="Palatino-Roman" w:cs="Arial"/>
          <w:color w:val="333333"/>
          <w:sz w:val="18"/>
          <w:shd w:val="clear" w:color="auto" w:fill="FFFFFF"/>
        </w:rPr>
        <w:t xml:space="preserve"> Sumaya Lamb</w:t>
      </w:r>
      <w:r>
        <w:rPr>
          <w:rFonts w:ascii="Palatino-Roman" w:hAnsi="Palatino-Roman" w:cs="Arial"/>
          <w:color w:val="333333"/>
          <w:sz w:val="18"/>
          <w:shd w:val="clear" w:color="auto" w:fill="FFFFFF"/>
        </w:rPr>
        <w:t xml:space="preserve"> </w:t>
      </w:r>
      <w:r w:rsidR="00CD4044">
        <w:rPr>
          <w:rFonts w:ascii="Palatino-Roman" w:hAnsi="Palatino-Roman" w:cs="Arial"/>
          <w:color w:val="333333"/>
          <w:sz w:val="18"/>
          <w:shd w:val="clear" w:color="auto" w:fill="FFFFFF"/>
        </w:rPr>
        <w:t xml:space="preserve">and </w:t>
      </w:r>
      <w:r>
        <w:rPr>
          <w:rFonts w:ascii="Palatino-Roman" w:hAnsi="Palatino-Roman" w:cs="Arial"/>
          <w:color w:val="333333"/>
          <w:sz w:val="18"/>
          <w:shd w:val="clear" w:color="auto" w:fill="FFFFFF"/>
        </w:rPr>
        <w:t>Pieter Six</w:t>
      </w:r>
      <w:r w:rsidR="000F1F2E">
        <w:rPr>
          <w:rFonts w:ascii="Palatino-Roman" w:hAnsi="Palatino-Roman" w:cs="Arial"/>
          <w:color w:val="333333"/>
          <w:sz w:val="18"/>
          <w:shd w:val="clear" w:color="auto" w:fill="FFFFFF"/>
        </w:rPr>
        <w:t xml:space="preserve"> </w:t>
      </w:r>
      <w:r>
        <w:rPr>
          <w:rFonts w:ascii="Palatino-Roman" w:hAnsi="Palatino-Roman" w:cs="Arial"/>
          <w:color w:val="333333"/>
          <w:sz w:val="18"/>
          <w:shd w:val="clear" w:color="auto" w:fill="FFFFFF"/>
        </w:rPr>
        <w:t>for</w:t>
      </w:r>
      <w:r w:rsidR="000F1F2E">
        <w:rPr>
          <w:rFonts w:ascii="Palatino-Roman" w:hAnsi="Palatino-Roman" w:cs="Arial"/>
          <w:color w:val="333333"/>
          <w:sz w:val="18"/>
          <w:shd w:val="clear" w:color="auto" w:fill="FFFFFF"/>
        </w:rPr>
        <w:t xml:space="preserve"> </w:t>
      </w:r>
      <w:r w:rsidR="00CD4044">
        <w:rPr>
          <w:rFonts w:ascii="Palatino-Roman" w:hAnsi="Palatino-Roman" w:cs="Arial"/>
          <w:color w:val="333333"/>
          <w:sz w:val="18"/>
          <w:shd w:val="clear" w:color="auto" w:fill="FFFFFF"/>
        </w:rPr>
        <w:t xml:space="preserve">their </w:t>
      </w:r>
      <w:r w:rsidR="000F1F2E">
        <w:rPr>
          <w:rFonts w:ascii="Palatino-Roman" w:hAnsi="Palatino-Roman" w:cs="Arial"/>
          <w:color w:val="333333"/>
          <w:sz w:val="18"/>
          <w:shd w:val="clear" w:color="auto" w:fill="FFFFFF"/>
        </w:rPr>
        <w:t>research</w:t>
      </w:r>
      <w:r>
        <w:rPr>
          <w:rFonts w:ascii="Palatino-Roman" w:hAnsi="Palatino-Roman" w:cs="Arial"/>
          <w:color w:val="333333"/>
          <w:sz w:val="18"/>
          <w:shd w:val="clear" w:color="auto" w:fill="FFFFFF"/>
        </w:rPr>
        <w:t xml:space="preserve"> </w:t>
      </w:r>
      <w:r w:rsidR="00CD4044">
        <w:rPr>
          <w:rFonts w:ascii="Palatino-Roman" w:hAnsi="Palatino-Roman" w:cs="Arial"/>
          <w:color w:val="333333"/>
          <w:sz w:val="18"/>
          <w:shd w:val="clear" w:color="auto" w:fill="FFFFFF"/>
        </w:rPr>
        <w:t>assistance</w:t>
      </w:r>
      <w:r>
        <w:rPr>
          <w:rFonts w:ascii="Palatino-Roman" w:hAnsi="Palatino-Roman" w:cs="Arial"/>
          <w:color w:val="333333"/>
          <w:sz w:val="18"/>
          <w:shd w:val="clear" w:color="auto" w:fill="FFFFFF"/>
        </w:rPr>
        <w:t xml:space="preserve">. </w:t>
      </w:r>
    </w:p>
    <w:p w14:paraId="6DD70900" w14:textId="77777777" w:rsidR="00297674" w:rsidRPr="0034068D" w:rsidRDefault="00297674" w:rsidP="00297674">
      <w:pPr>
        <w:rPr>
          <w:rFonts w:ascii="Palatino-Roman" w:hAnsi="Palatino-Roman"/>
          <w:sz w:val="20"/>
        </w:rPr>
      </w:pPr>
    </w:p>
    <w:p w14:paraId="6D81481F" w14:textId="77777777" w:rsidR="00297674" w:rsidRPr="00842B3B" w:rsidRDefault="00297674" w:rsidP="00297674">
      <w:pPr>
        <w:rPr>
          <w:rFonts w:ascii="MyriadPro-Cond" w:hAnsi="MyriadPro-Cond"/>
          <w:b/>
          <w:sz w:val="18"/>
        </w:rPr>
      </w:pPr>
      <w:r w:rsidRPr="00842B3B">
        <w:rPr>
          <w:rFonts w:ascii="MyriadPro-Cond" w:hAnsi="MyriadPro-Cond"/>
          <w:b/>
          <w:sz w:val="18"/>
        </w:rPr>
        <w:t>Ethical Statement</w:t>
      </w:r>
    </w:p>
    <w:p w14:paraId="13B8C8AC" w14:textId="77777777" w:rsidR="00297674" w:rsidRPr="00F06CC4" w:rsidRDefault="00297674" w:rsidP="00297674">
      <w:pPr>
        <w:rPr>
          <w:rFonts w:ascii="Palatino-Roman" w:hAnsi="Palatino-Roman"/>
          <w:bCs/>
          <w:sz w:val="18"/>
        </w:rPr>
      </w:pPr>
      <w:r w:rsidRPr="00F06CC4">
        <w:rPr>
          <w:rFonts w:ascii="Palatino-Roman" w:hAnsi="Palatino-Roman"/>
          <w:bCs/>
          <w:sz w:val="18"/>
        </w:rPr>
        <w:t xml:space="preserve">The School of Psychology Human Ethics Committee under delegated authority from Central Human Ethics Committee of Victoria University of Wellington provided ethics approval for the study, and informed consent was obtained from all individual participants included in the study. </w:t>
      </w:r>
    </w:p>
    <w:p w14:paraId="32F72841" w14:textId="77777777" w:rsidR="00297674" w:rsidRPr="0034068D" w:rsidRDefault="00297674" w:rsidP="00297674">
      <w:pPr>
        <w:rPr>
          <w:rFonts w:ascii="Palatino-Roman" w:hAnsi="Palatino-Roman"/>
          <w:sz w:val="20"/>
        </w:rPr>
      </w:pPr>
    </w:p>
    <w:p w14:paraId="4ED0212D" w14:textId="77777777" w:rsidR="00297674" w:rsidRPr="00842B3B" w:rsidRDefault="00297674" w:rsidP="00297674">
      <w:pPr>
        <w:rPr>
          <w:rFonts w:ascii="MyriadPro-Cond" w:hAnsi="MyriadPro-Cond"/>
          <w:b/>
          <w:sz w:val="18"/>
        </w:rPr>
      </w:pPr>
      <w:r w:rsidRPr="00842B3B">
        <w:rPr>
          <w:rFonts w:ascii="MyriadPro-Cond" w:hAnsi="MyriadPro-Cond"/>
          <w:b/>
          <w:sz w:val="18"/>
        </w:rPr>
        <w:t>Funding Statement</w:t>
      </w:r>
    </w:p>
    <w:p w14:paraId="219593D7" w14:textId="77777777" w:rsidR="00297674" w:rsidRDefault="00CD4044" w:rsidP="00297674">
      <w:pPr>
        <w:rPr>
          <w:rFonts w:ascii="Palatino-Roman" w:hAnsi="Palatino-Roman" w:cs="Arial"/>
          <w:color w:val="333333"/>
          <w:sz w:val="18"/>
          <w:shd w:val="clear" w:color="auto" w:fill="FFFFFF"/>
        </w:rPr>
      </w:pPr>
      <w:r>
        <w:rPr>
          <w:rFonts w:ascii="Palatino-Roman" w:hAnsi="Palatino-Roman" w:cs="Arial"/>
          <w:color w:val="333333"/>
          <w:sz w:val="18"/>
          <w:shd w:val="clear" w:color="auto" w:fill="FFFFFF"/>
        </w:rPr>
        <w:t xml:space="preserve">This research was funded by the Royal Society of New Zealand Marsden Fund (17-VUW-074, contract VUW1706). </w:t>
      </w:r>
    </w:p>
    <w:p w14:paraId="02556671" w14:textId="77777777" w:rsidR="00CD4044" w:rsidRDefault="00CD4044" w:rsidP="00297674">
      <w:pPr>
        <w:rPr>
          <w:rFonts w:ascii="MyriadPro-Cond" w:hAnsi="MyriadPro-Cond"/>
          <w:b/>
          <w:sz w:val="18"/>
        </w:rPr>
      </w:pPr>
    </w:p>
    <w:p w14:paraId="2147AD88" w14:textId="77777777" w:rsidR="00297674" w:rsidRPr="009F4789" w:rsidRDefault="00297674" w:rsidP="00297674">
      <w:pPr>
        <w:rPr>
          <w:rFonts w:ascii="MyriadPro-Cond" w:hAnsi="MyriadPro-Cond"/>
          <w:b/>
          <w:sz w:val="18"/>
        </w:rPr>
      </w:pPr>
      <w:r w:rsidRPr="00842B3B">
        <w:rPr>
          <w:rFonts w:ascii="MyriadPro-Cond" w:hAnsi="MyriadPro-Cond"/>
          <w:b/>
          <w:sz w:val="18"/>
        </w:rPr>
        <w:t>Data Accessibility</w:t>
      </w:r>
    </w:p>
    <w:p w14:paraId="55D901E4" w14:textId="77777777" w:rsidR="00297674" w:rsidRPr="008E2A2A" w:rsidRDefault="00297674" w:rsidP="00297674">
      <w:pPr>
        <w:rPr>
          <w:rFonts w:ascii="Palatino-Roman" w:hAnsi="Palatino-Roman" w:cs="Arial"/>
          <w:iCs/>
          <w:color w:val="333333"/>
          <w:sz w:val="18"/>
        </w:rPr>
      </w:pPr>
      <w:r w:rsidRPr="00445BEE">
        <w:rPr>
          <w:rFonts w:ascii="Palatino-Roman" w:hAnsi="Palatino-Roman" w:cs="Arial"/>
          <w:iCs/>
          <w:color w:val="333333"/>
          <w:sz w:val="18"/>
        </w:rPr>
        <w:t>The datasets supporting this article have been uploaded as part of the Supplementary Material.</w:t>
      </w:r>
      <w:r w:rsidRPr="0034068D">
        <w:rPr>
          <w:rFonts w:ascii="Palatino-Roman" w:hAnsi="Palatino-Roman" w:cs="Arial"/>
          <w:i/>
          <w:iCs/>
          <w:color w:val="333333"/>
          <w:sz w:val="20"/>
          <w:bdr w:val="none" w:sz="0" w:space="0" w:color="auto" w:frame="1"/>
          <w:shd w:val="clear" w:color="auto" w:fill="FFFFFF"/>
        </w:rPr>
        <w:br/>
      </w:r>
    </w:p>
    <w:p w14:paraId="012A5D40" w14:textId="77777777" w:rsidR="00297674" w:rsidRPr="009F4789" w:rsidRDefault="00297674" w:rsidP="00297674">
      <w:pPr>
        <w:tabs>
          <w:tab w:val="left" w:pos="120"/>
        </w:tabs>
        <w:rPr>
          <w:rFonts w:ascii="MyriadPro-Cond" w:hAnsi="MyriadPro-Cond"/>
          <w:b/>
          <w:sz w:val="18"/>
        </w:rPr>
      </w:pPr>
      <w:r w:rsidRPr="00394285">
        <w:rPr>
          <w:rFonts w:ascii="MyriadPro-Cond" w:hAnsi="MyriadPro-Cond"/>
          <w:b/>
          <w:sz w:val="18"/>
        </w:rPr>
        <w:t>Competing Interests</w:t>
      </w:r>
    </w:p>
    <w:p w14:paraId="5148166C" w14:textId="77777777" w:rsidR="00297674" w:rsidRPr="00445BEE" w:rsidRDefault="00297674" w:rsidP="00297674">
      <w:pPr>
        <w:rPr>
          <w:rFonts w:ascii="Palatino-Roman" w:hAnsi="Palatino-Roman" w:cs="Arial"/>
          <w:color w:val="333333"/>
          <w:sz w:val="18"/>
        </w:rPr>
      </w:pPr>
      <w:r>
        <w:rPr>
          <w:rFonts w:ascii="Palatino-Roman" w:hAnsi="Palatino-Roman" w:cs="Arial"/>
          <w:color w:val="333333"/>
          <w:sz w:val="18"/>
          <w:shd w:val="clear" w:color="auto" w:fill="FFFFFF"/>
        </w:rPr>
        <w:t xml:space="preserve">We have no competing interests. </w:t>
      </w:r>
    </w:p>
    <w:p w14:paraId="55911396" w14:textId="77777777" w:rsidR="00297674" w:rsidRDefault="00297674" w:rsidP="00297674">
      <w:pPr>
        <w:rPr>
          <w:rFonts w:ascii="Palatino-Roman" w:hAnsi="Palatino-Roman"/>
          <w:sz w:val="20"/>
        </w:rPr>
      </w:pPr>
    </w:p>
    <w:p w14:paraId="39A94B71" w14:textId="77777777" w:rsidR="00297674" w:rsidRDefault="00297674" w:rsidP="00297674">
      <w:pPr>
        <w:shd w:val="clear" w:color="auto" w:fill="FFFFFF"/>
        <w:textAlignment w:val="baseline"/>
        <w:rPr>
          <w:rFonts w:ascii="Palatino-Roman" w:hAnsi="Palatino-Roman" w:cs="Arial"/>
          <w:color w:val="333333"/>
          <w:sz w:val="18"/>
          <w:szCs w:val="18"/>
        </w:rPr>
      </w:pPr>
      <w:r>
        <w:rPr>
          <w:rFonts w:ascii="MyriadPro-Cond" w:hAnsi="MyriadPro-Cond" w:cs="Arial"/>
          <w:b/>
          <w:bCs/>
          <w:color w:val="333333"/>
          <w:sz w:val="18"/>
        </w:rPr>
        <w:t>Authors' C</w:t>
      </w:r>
      <w:r w:rsidRPr="00445BEE">
        <w:rPr>
          <w:rFonts w:ascii="MyriadPro-Cond" w:hAnsi="MyriadPro-Cond" w:cs="Arial"/>
          <w:b/>
          <w:bCs/>
          <w:color w:val="333333"/>
          <w:sz w:val="18"/>
        </w:rPr>
        <w:t>ontributions</w:t>
      </w:r>
    </w:p>
    <w:p w14:paraId="2EC001BF" w14:textId="77777777" w:rsidR="000F1F2E" w:rsidRDefault="00297674" w:rsidP="00297674">
      <w:pPr>
        <w:shd w:val="clear" w:color="auto" w:fill="FFFFFF"/>
        <w:textAlignment w:val="baseline"/>
        <w:rPr>
          <w:rFonts w:ascii="Palatino-Roman" w:hAnsi="Palatino-Roman" w:cs="Arial"/>
          <w:color w:val="333333"/>
          <w:sz w:val="18"/>
          <w:szCs w:val="18"/>
        </w:rPr>
      </w:pPr>
      <w:r>
        <w:rPr>
          <w:rFonts w:ascii="Palatino-Roman" w:hAnsi="Palatino-Roman" w:cs="Arial"/>
          <w:color w:val="333333"/>
          <w:sz w:val="18"/>
          <w:szCs w:val="18"/>
        </w:rPr>
        <w:lastRenderedPageBreak/>
        <w:t xml:space="preserve">G.Z. conceived and designed the study, collected, </w:t>
      </w:r>
      <w:r w:rsidR="00E84E3D">
        <w:rPr>
          <w:rFonts w:ascii="Palatino-Roman" w:hAnsi="Palatino-Roman" w:cs="Arial"/>
          <w:color w:val="333333"/>
          <w:sz w:val="18"/>
          <w:szCs w:val="18"/>
        </w:rPr>
        <w:t xml:space="preserve">coded, </w:t>
      </w:r>
      <w:r>
        <w:rPr>
          <w:rFonts w:ascii="Palatino-Roman" w:hAnsi="Palatino-Roman" w:cs="Arial"/>
          <w:color w:val="333333"/>
          <w:sz w:val="18"/>
          <w:szCs w:val="18"/>
        </w:rPr>
        <w:t>analysed and interpreted the data, and drafted the article. S.B. and J.L. advised on conception and design of the study, helped to interpret the data, and helped to edit and revise the article to clarify important intellectual content</w:t>
      </w:r>
      <w:r w:rsidRPr="008E2A2A">
        <w:rPr>
          <w:rFonts w:ascii="Palatino-Roman" w:hAnsi="Palatino-Roman" w:cs="Arial"/>
          <w:color w:val="333333"/>
          <w:sz w:val="18"/>
          <w:szCs w:val="18"/>
        </w:rPr>
        <w:t>. All authors gave final approval for publication</w:t>
      </w:r>
      <w:r>
        <w:rPr>
          <w:rFonts w:ascii="Palatino-Roman" w:hAnsi="Palatino-Roman" w:cs="Arial"/>
          <w:color w:val="333333"/>
          <w:sz w:val="18"/>
          <w:szCs w:val="18"/>
        </w:rPr>
        <w:t>.</w:t>
      </w:r>
    </w:p>
    <w:p w14:paraId="170FD21C" w14:textId="77777777" w:rsidR="00562145" w:rsidRDefault="00562145" w:rsidP="00297674">
      <w:pPr>
        <w:shd w:val="clear" w:color="auto" w:fill="FFFFFF"/>
        <w:textAlignment w:val="baseline"/>
        <w:rPr>
          <w:rFonts w:ascii="Palatino-Roman" w:hAnsi="Palatino-Roman" w:cs="Arial"/>
          <w:color w:val="333333"/>
          <w:sz w:val="18"/>
          <w:szCs w:val="18"/>
        </w:rPr>
      </w:pPr>
    </w:p>
    <w:p w14:paraId="54FC27DB" w14:textId="77777777" w:rsidR="00562145" w:rsidRDefault="00562145" w:rsidP="00297674">
      <w:pPr>
        <w:shd w:val="clear" w:color="auto" w:fill="FFFFFF"/>
        <w:textAlignment w:val="baseline"/>
        <w:rPr>
          <w:rFonts w:ascii="Palatino-Roman" w:hAnsi="Palatino-Roman" w:cs="Arial"/>
          <w:color w:val="333333"/>
          <w:sz w:val="18"/>
          <w:szCs w:val="18"/>
        </w:rPr>
      </w:pPr>
    </w:p>
    <w:p w14:paraId="6891D26D" w14:textId="77777777" w:rsidR="00562145" w:rsidRDefault="00562145" w:rsidP="00297674">
      <w:pPr>
        <w:shd w:val="clear" w:color="auto" w:fill="FFFFFF"/>
        <w:textAlignment w:val="baseline"/>
        <w:rPr>
          <w:rFonts w:ascii="Palatino-Roman" w:hAnsi="Palatino-Roman" w:cs="Arial"/>
          <w:color w:val="333333"/>
          <w:sz w:val="18"/>
          <w:szCs w:val="18"/>
        </w:rPr>
      </w:pPr>
    </w:p>
    <w:p w14:paraId="3D427F95" w14:textId="77777777" w:rsidR="00562145" w:rsidRDefault="00562145" w:rsidP="00297674">
      <w:pPr>
        <w:shd w:val="clear" w:color="auto" w:fill="FFFFFF"/>
        <w:textAlignment w:val="baseline"/>
        <w:rPr>
          <w:rFonts w:ascii="Palatino-Roman" w:hAnsi="Palatino-Roman" w:cs="Arial"/>
          <w:color w:val="333333"/>
          <w:sz w:val="18"/>
          <w:szCs w:val="18"/>
        </w:rPr>
      </w:pPr>
    </w:p>
    <w:p w14:paraId="3B2544C1" w14:textId="77777777" w:rsidR="00562145" w:rsidRDefault="00562145" w:rsidP="00297674">
      <w:pPr>
        <w:shd w:val="clear" w:color="auto" w:fill="FFFFFF"/>
        <w:textAlignment w:val="baseline"/>
        <w:rPr>
          <w:rFonts w:ascii="Palatino-Roman" w:hAnsi="Palatino-Roman" w:cs="Arial"/>
          <w:color w:val="333333"/>
          <w:sz w:val="18"/>
          <w:szCs w:val="18"/>
        </w:rPr>
      </w:pPr>
    </w:p>
    <w:p w14:paraId="1FCB80D9" w14:textId="77777777" w:rsidR="00562145" w:rsidRDefault="00562145" w:rsidP="00297674">
      <w:pPr>
        <w:shd w:val="clear" w:color="auto" w:fill="FFFFFF"/>
        <w:textAlignment w:val="baseline"/>
        <w:rPr>
          <w:rFonts w:ascii="Palatino-Roman" w:hAnsi="Palatino-Roman" w:cs="Arial"/>
          <w:color w:val="333333"/>
          <w:sz w:val="18"/>
          <w:szCs w:val="18"/>
        </w:rPr>
      </w:pPr>
    </w:p>
    <w:p w14:paraId="5D1ACB6A" w14:textId="77777777" w:rsidR="00562145" w:rsidRDefault="00562145" w:rsidP="00297674">
      <w:pPr>
        <w:shd w:val="clear" w:color="auto" w:fill="FFFFFF"/>
        <w:textAlignment w:val="baseline"/>
        <w:rPr>
          <w:rFonts w:ascii="Palatino-Roman" w:hAnsi="Palatino-Roman" w:cs="Arial"/>
          <w:color w:val="333333"/>
          <w:sz w:val="18"/>
          <w:szCs w:val="18"/>
        </w:rPr>
      </w:pPr>
    </w:p>
    <w:p w14:paraId="67FA7F64" w14:textId="77777777" w:rsidR="00562145" w:rsidRDefault="00562145" w:rsidP="00297674">
      <w:pPr>
        <w:shd w:val="clear" w:color="auto" w:fill="FFFFFF"/>
        <w:textAlignment w:val="baseline"/>
        <w:rPr>
          <w:rFonts w:ascii="Palatino-Roman" w:hAnsi="Palatino-Roman" w:cs="Arial"/>
          <w:color w:val="333333"/>
          <w:sz w:val="18"/>
          <w:szCs w:val="18"/>
        </w:rPr>
      </w:pPr>
    </w:p>
    <w:p w14:paraId="0FF61006" w14:textId="77777777" w:rsidR="00562145" w:rsidRDefault="00562145" w:rsidP="00297674">
      <w:pPr>
        <w:shd w:val="clear" w:color="auto" w:fill="FFFFFF"/>
        <w:textAlignment w:val="baseline"/>
        <w:rPr>
          <w:rFonts w:ascii="Palatino-Roman" w:hAnsi="Palatino-Roman" w:cs="Arial"/>
          <w:color w:val="333333"/>
          <w:sz w:val="18"/>
          <w:szCs w:val="18"/>
        </w:rPr>
      </w:pPr>
    </w:p>
    <w:p w14:paraId="6DD170D9" w14:textId="77777777" w:rsidR="00562145" w:rsidRDefault="00562145" w:rsidP="00297674">
      <w:pPr>
        <w:shd w:val="clear" w:color="auto" w:fill="FFFFFF"/>
        <w:textAlignment w:val="baseline"/>
        <w:rPr>
          <w:rFonts w:ascii="Palatino-Roman" w:hAnsi="Palatino-Roman" w:cs="Arial"/>
          <w:color w:val="333333"/>
          <w:sz w:val="18"/>
          <w:szCs w:val="18"/>
        </w:rPr>
      </w:pPr>
    </w:p>
    <w:p w14:paraId="16E3174A" w14:textId="77777777" w:rsidR="00562145" w:rsidRDefault="00562145" w:rsidP="00297674">
      <w:pPr>
        <w:shd w:val="clear" w:color="auto" w:fill="FFFFFF"/>
        <w:textAlignment w:val="baseline"/>
        <w:rPr>
          <w:rFonts w:ascii="Palatino-Roman" w:hAnsi="Palatino-Roman" w:cs="Arial"/>
          <w:color w:val="333333"/>
          <w:sz w:val="18"/>
          <w:szCs w:val="18"/>
        </w:rPr>
      </w:pPr>
    </w:p>
    <w:p w14:paraId="21013F70" w14:textId="77777777" w:rsidR="00562145" w:rsidRDefault="00562145" w:rsidP="00297674">
      <w:pPr>
        <w:shd w:val="clear" w:color="auto" w:fill="FFFFFF"/>
        <w:textAlignment w:val="baseline"/>
        <w:rPr>
          <w:rFonts w:ascii="Palatino-Roman" w:hAnsi="Palatino-Roman" w:cs="Arial"/>
          <w:color w:val="333333"/>
          <w:sz w:val="18"/>
          <w:szCs w:val="18"/>
        </w:rPr>
      </w:pPr>
    </w:p>
    <w:p w14:paraId="47EB5F17" w14:textId="77777777" w:rsidR="00562145" w:rsidRDefault="00562145" w:rsidP="00297674">
      <w:pPr>
        <w:shd w:val="clear" w:color="auto" w:fill="FFFFFF"/>
        <w:textAlignment w:val="baseline"/>
        <w:rPr>
          <w:rFonts w:ascii="Palatino-Roman" w:hAnsi="Palatino-Roman" w:cs="Arial"/>
          <w:color w:val="333333"/>
          <w:sz w:val="18"/>
          <w:szCs w:val="18"/>
        </w:rPr>
      </w:pPr>
    </w:p>
    <w:p w14:paraId="2BABC00F" w14:textId="77777777" w:rsidR="00562145" w:rsidRDefault="00562145" w:rsidP="00297674">
      <w:pPr>
        <w:shd w:val="clear" w:color="auto" w:fill="FFFFFF"/>
        <w:textAlignment w:val="baseline"/>
        <w:rPr>
          <w:rFonts w:ascii="Palatino-Roman" w:hAnsi="Palatino-Roman" w:cs="Arial"/>
          <w:color w:val="333333"/>
          <w:sz w:val="18"/>
          <w:szCs w:val="18"/>
        </w:rPr>
      </w:pPr>
    </w:p>
    <w:p w14:paraId="76F3DCF5" w14:textId="77777777" w:rsidR="00562145" w:rsidRDefault="00562145" w:rsidP="00297674">
      <w:pPr>
        <w:shd w:val="clear" w:color="auto" w:fill="FFFFFF"/>
        <w:textAlignment w:val="baseline"/>
        <w:rPr>
          <w:rFonts w:ascii="Palatino-Roman" w:hAnsi="Palatino-Roman" w:cs="Arial"/>
          <w:color w:val="333333"/>
          <w:sz w:val="18"/>
          <w:szCs w:val="18"/>
        </w:rPr>
      </w:pPr>
    </w:p>
    <w:p w14:paraId="04709739" w14:textId="77777777" w:rsidR="00297674" w:rsidRDefault="00297674" w:rsidP="00297674">
      <w:pPr>
        <w:shd w:val="clear" w:color="auto" w:fill="FFFFFF"/>
        <w:textAlignment w:val="baseline"/>
        <w:rPr>
          <w:rFonts w:ascii="Palatino-Roman" w:hAnsi="Palatino-Roman" w:cs="Arial"/>
          <w:color w:val="333333"/>
          <w:sz w:val="18"/>
          <w:szCs w:val="18"/>
        </w:rPr>
      </w:pPr>
      <w:r w:rsidRPr="00445BEE">
        <w:rPr>
          <w:rFonts w:ascii="Palatino-Roman" w:hAnsi="Palatino-Roman" w:cs="Arial"/>
          <w:color w:val="333333"/>
          <w:sz w:val="18"/>
          <w:szCs w:val="18"/>
        </w:rPr>
        <w:br/>
      </w:r>
    </w:p>
    <w:p w14:paraId="6E660EB1" w14:textId="77777777" w:rsidR="00297674" w:rsidRDefault="00297674" w:rsidP="00297674">
      <w:pPr>
        <w:shd w:val="clear" w:color="auto" w:fill="FFFFFF"/>
        <w:textAlignment w:val="baseline"/>
        <w:rPr>
          <w:rFonts w:ascii="Palatino-Roman" w:hAnsi="Palatino-Roman" w:cs="Arial"/>
          <w:color w:val="333333"/>
          <w:sz w:val="18"/>
          <w:szCs w:val="18"/>
        </w:rPr>
      </w:pPr>
    </w:p>
    <w:p w14:paraId="5C4E83DA" w14:textId="77777777" w:rsidR="00297674" w:rsidRDefault="00297674" w:rsidP="00297674">
      <w:pPr>
        <w:shd w:val="clear" w:color="auto" w:fill="FFFFFF"/>
        <w:textAlignment w:val="baseline"/>
        <w:rPr>
          <w:rFonts w:ascii="Palatino-Roman" w:hAnsi="Palatino-Roman" w:cs="Arial"/>
          <w:color w:val="333333"/>
          <w:sz w:val="18"/>
          <w:szCs w:val="18"/>
        </w:rPr>
      </w:pPr>
    </w:p>
    <w:p w14:paraId="4B251D3C" w14:textId="77777777" w:rsidR="00297674" w:rsidRDefault="00297674" w:rsidP="00297674">
      <w:pPr>
        <w:shd w:val="clear" w:color="auto" w:fill="FFFFFF"/>
        <w:textAlignment w:val="baseline"/>
        <w:rPr>
          <w:rFonts w:ascii="Palatino-Roman" w:hAnsi="Palatino-Roman" w:cs="Arial"/>
          <w:color w:val="333333"/>
          <w:sz w:val="18"/>
          <w:szCs w:val="18"/>
        </w:rPr>
      </w:pPr>
    </w:p>
    <w:p w14:paraId="69DF54DF" w14:textId="77777777" w:rsidR="0094283B" w:rsidRDefault="0094283B" w:rsidP="00445BEE">
      <w:pPr>
        <w:rPr>
          <w:rFonts w:ascii="Palatino-Roman" w:hAnsi="Palatino-Roman"/>
          <w:sz w:val="20"/>
        </w:rPr>
      </w:pPr>
    </w:p>
    <w:sectPr w:rsidR="0094283B" w:rsidSect="00B85405">
      <w:type w:val="continuous"/>
      <w:pgSz w:w="11907" w:h="16840" w:code="9"/>
      <w:pgMar w:top="238"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s" w:date="2019-11-20T20:14:00Z" w:initials="s">
    <w:p w14:paraId="37D3507C" w14:textId="40C377C5" w:rsidR="00DF06EB" w:rsidRDefault="00DF06EB">
      <w:pPr>
        <w:pStyle w:val="CommentText"/>
      </w:pPr>
      <w:r>
        <w:rPr>
          <w:rStyle w:val="CommentReference"/>
        </w:rPr>
        <w:annotationRef/>
      </w:r>
    </w:p>
  </w:comment>
  <w:comment w:id="13" w:author="s" w:date="2019-11-20T20:16:00Z" w:initials="s">
    <w:p w14:paraId="58DBEC2A" w14:textId="07FFF675" w:rsidR="00F20C7D" w:rsidRDefault="00F20C7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D3507C" w15:done="0"/>
  <w15:commentEx w15:paraId="58DBEC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D3507C" w16cid:durableId="21801D1E"/>
  <w16cid:commentId w16cid:paraId="58DBEC2A" w16cid:durableId="21801D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31307" w14:textId="77777777" w:rsidR="00043B43" w:rsidRDefault="00043B43">
      <w:r>
        <w:separator/>
      </w:r>
    </w:p>
    <w:p w14:paraId="042DADFE" w14:textId="77777777" w:rsidR="00043B43" w:rsidRDefault="00043B43"/>
    <w:p w14:paraId="67789075" w14:textId="77777777" w:rsidR="00043B43" w:rsidRDefault="00043B43"/>
    <w:p w14:paraId="174AD8A2" w14:textId="77777777" w:rsidR="00043B43" w:rsidRDefault="00043B43"/>
    <w:p w14:paraId="2D65898E" w14:textId="77777777" w:rsidR="00043B43" w:rsidRDefault="00043B43"/>
    <w:p w14:paraId="2B5AEA19" w14:textId="77777777" w:rsidR="00043B43" w:rsidRDefault="00043B43"/>
  </w:endnote>
  <w:endnote w:type="continuationSeparator" w:id="0">
    <w:p w14:paraId="241F361A" w14:textId="77777777" w:rsidR="00043B43" w:rsidRDefault="00043B43">
      <w:r>
        <w:continuationSeparator/>
      </w:r>
    </w:p>
    <w:p w14:paraId="5C6B3DAA" w14:textId="77777777" w:rsidR="00043B43" w:rsidRDefault="00043B43"/>
    <w:p w14:paraId="192981C5" w14:textId="77777777" w:rsidR="00043B43" w:rsidRDefault="00043B43"/>
    <w:p w14:paraId="68642254" w14:textId="77777777" w:rsidR="00043B43" w:rsidRDefault="00043B43"/>
    <w:p w14:paraId="6485E075" w14:textId="77777777" w:rsidR="00043B43" w:rsidRDefault="00043B43"/>
    <w:p w14:paraId="7F00D093" w14:textId="77777777" w:rsidR="00043B43" w:rsidRDefault="00043B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MyriadPro-Cond">
    <w:altName w:val="Calibri"/>
    <w:panose1 w:val="020B0604020202020204"/>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Palatino-Roman">
    <w:altName w:val="Arial Unicode MS"/>
    <w:panose1 w:val="00000000000000000000"/>
    <w:charset w:val="4D"/>
    <w:family w:val="auto"/>
    <w:pitch w:val="variable"/>
    <w:sig w:usb0="00000001" w:usb1="7800205A" w:usb2="14600000" w:usb3="00000000" w:csb0="00000193"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2FF" w:usb1="420024FF" w:usb2="00000000" w:usb3="00000000" w:csb0="0000019F" w:csb1="00000000"/>
  </w:font>
  <w:font w:name="Palatino">
    <w:altName w:val="Arial Unicode MS"/>
    <w:panose1 w:val="00000000000000000000"/>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2F2B9" w14:textId="77777777" w:rsidR="002A4E5B" w:rsidRDefault="002A4E5B" w:rsidP="00090077">
    <w:pPr>
      <w:tabs>
        <w:tab w:val="right" w:pos="9923"/>
      </w:tabs>
      <w:rPr>
        <w:rFonts w:ascii="Arial" w:hAnsi="Arial" w:cs="Arial"/>
        <w:b/>
        <w:sz w:val="17"/>
        <w:szCs w:val="17"/>
      </w:rPr>
    </w:pPr>
  </w:p>
  <w:p w14:paraId="41267961" w14:textId="77777777" w:rsidR="002A4E5B" w:rsidRPr="0094283B" w:rsidRDefault="002A4E5B" w:rsidP="00090077">
    <w:pPr>
      <w:tabs>
        <w:tab w:val="right" w:pos="9923"/>
      </w:tabs>
      <w:rPr>
        <w:i/>
        <w:sz w:val="16"/>
        <w:szCs w:val="16"/>
      </w:rPr>
    </w:pPr>
    <w:r>
      <w:rPr>
        <w:i/>
        <w:sz w:val="16"/>
        <w:szCs w:val="16"/>
      </w:rPr>
      <w:t>R. Soc. open sci.</w:t>
    </w:r>
    <w:r>
      <w:rPr>
        <w:rFonts w:ascii="Arial" w:hAnsi="Arial" w:cs="Arial"/>
        <w:b/>
        <w:sz w:val="17"/>
        <w:szCs w:val="17"/>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ACAF3" w14:textId="77777777" w:rsidR="002A4E5B" w:rsidRPr="00FB64F8" w:rsidRDefault="002A4E5B" w:rsidP="000E3F64">
    <w:pPr>
      <w:tabs>
        <w:tab w:val="right" w:pos="9923"/>
      </w:tabs>
      <w:jc w:val="right"/>
      <w:rPr>
        <w:i/>
        <w:sz w:val="16"/>
        <w:szCs w:val="16"/>
      </w:rPr>
    </w:pPr>
    <w:r>
      <w:rPr>
        <w:i/>
        <w:sz w:val="16"/>
        <w:szCs w:val="16"/>
      </w:rPr>
      <w:t>R. Soc. open sci.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1C377" w14:textId="77777777" w:rsidR="002A4E5B" w:rsidRPr="00D3653D" w:rsidRDefault="002A4E5B" w:rsidP="00CE550B">
    <w:pPr>
      <w:tabs>
        <w:tab w:val="right" w:pos="9923"/>
      </w:tabs>
      <w:rPr>
        <w:i/>
        <w:color w:val="666666"/>
        <w:sz w:val="18"/>
        <w:szCs w:val="18"/>
      </w:rPr>
    </w:pPr>
  </w:p>
  <w:p w14:paraId="36446819" w14:textId="77777777" w:rsidR="002A4E5B" w:rsidRPr="001B02A0" w:rsidRDefault="002A4E5B" w:rsidP="00DA31BD">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1</w:t>
    </w:r>
    <w:r w:rsidRPr="003F3A19">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CD26C" w14:textId="77777777" w:rsidR="002A4E5B" w:rsidRPr="00F234D5" w:rsidRDefault="002A4E5B" w:rsidP="00F234D5">
    <w:pPr>
      <w:rPr>
        <w:szCs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689DB" w14:textId="77777777" w:rsidR="00043B43" w:rsidRDefault="00043B43">
      <w:r>
        <w:separator/>
      </w:r>
    </w:p>
    <w:p w14:paraId="7C53739E" w14:textId="77777777" w:rsidR="00043B43" w:rsidRDefault="00043B43"/>
    <w:p w14:paraId="2887652B" w14:textId="77777777" w:rsidR="00043B43" w:rsidRDefault="00043B43"/>
    <w:p w14:paraId="6D40E455" w14:textId="77777777" w:rsidR="00043B43" w:rsidRDefault="00043B43"/>
    <w:p w14:paraId="6D84762E" w14:textId="77777777" w:rsidR="00043B43" w:rsidRDefault="00043B43"/>
    <w:p w14:paraId="0DB6B2BB" w14:textId="77777777" w:rsidR="00043B43" w:rsidRDefault="00043B43"/>
  </w:footnote>
  <w:footnote w:type="continuationSeparator" w:id="0">
    <w:p w14:paraId="7B69E016" w14:textId="77777777" w:rsidR="00043B43" w:rsidRDefault="00043B43">
      <w:r>
        <w:continuationSeparator/>
      </w:r>
    </w:p>
    <w:p w14:paraId="27C69844" w14:textId="77777777" w:rsidR="00043B43" w:rsidRDefault="00043B43"/>
    <w:p w14:paraId="08CC2E51" w14:textId="77777777" w:rsidR="00043B43" w:rsidRDefault="00043B43"/>
    <w:p w14:paraId="1C198317" w14:textId="77777777" w:rsidR="00043B43" w:rsidRDefault="00043B43"/>
    <w:p w14:paraId="19C6BC89" w14:textId="77777777" w:rsidR="00043B43" w:rsidRDefault="00043B43"/>
    <w:p w14:paraId="783B8991" w14:textId="77777777" w:rsidR="00043B43" w:rsidRDefault="00043B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1752A" w14:textId="77777777" w:rsidR="002A4E5B" w:rsidRPr="00516B22" w:rsidRDefault="002A4E5B" w:rsidP="00EC50BF">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39289790" w14:textId="77777777" w:rsidR="002A4E5B" w:rsidRPr="003F3A19" w:rsidRDefault="002A4E5B" w:rsidP="00EC50BF">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654B37D7" w14:textId="77777777" w:rsidR="002A4E5B" w:rsidRDefault="002A4E5B" w:rsidP="00EC50BF">
    <w:pPr>
      <w:pBdr>
        <w:bottom w:val="single" w:sz="6" w:space="1" w:color="auto"/>
      </w:pBdr>
      <w:tabs>
        <w:tab w:val="right" w:pos="992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23AC0" w14:textId="77777777" w:rsidR="002A4E5B" w:rsidRPr="00516B22" w:rsidRDefault="002A4E5B" w:rsidP="0094283B">
    <w:pP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p>
  <w:p w14:paraId="4714C286" w14:textId="77777777" w:rsidR="002A4E5B" w:rsidRPr="00FB64F8" w:rsidRDefault="002A4E5B" w:rsidP="00FB64F8">
    <w:pPr>
      <w:pBdr>
        <w:bottom w:val="single" w:sz="6" w:space="1" w:color="auto"/>
      </w:pBdr>
      <w:spacing w:after="180"/>
      <w:jc w:val="right"/>
      <w:rPr>
        <w:b/>
        <w:color w:val="000000"/>
        <w:sz w:val="18"/>
        <w:szCs w:val="18"/>
      </w:rPr>
    </w:pPr>
    <w:r w:rsidRPr="00FB64F8">
      <w:rPr>
        <w:sz w:val="18"/>
        <w:szCs w:val="18"/>
      </w:rPr>
      <w:fldChar w:fldCharType="begin"/>
    </w:r>
    <w:r w:rsidRPr="00FB64F8">
      <w:rPr>
        <w:sz w:val="18"/>
        <w:szCs w:val="18"/>
      </w:rPr>
      <w:instrText xml:space="preserve"> PAGE </w:instrText>
    </w:r>
    <w:r w:rsidRPr="00FB64F8">
      <w:rPr>
        <w:sz w:val="18"/>
        <w:szCs w:val="18"/>
      </w:rPr>
      <w:fldChar w:fldCharType="separate"/>
    </w:r>
    <w:r>
      <w:rPr>
        <w:noProof/>
        <w:sz w:val="18"/>
        <w:szCs w:val="18"/>
      </w:rPr>
      <w:t>17</w:t>
    </w:r>
    <w:r w:rsidRPr="00FB64F8">
      <w:rPr>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E0E89" w14:textId="77777777" w:rsidR="002A4E5B" w:rsidRPr="00516B22" w:rsidRDefault="002A4E5B" w:rsidP="00F5304A">
    <w:pP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01906B06" w14:textId="77777777" w:rsidR="002A4E5B" w:rsidRPr="00516B22" w:rsidRDefault="002A4E5B" w:rsidP="000063D6">
    <w:pPr>
      <w:pBdr>
        <w:bottom w:val="single" w:sz="6" w:space="1" w:color="auto"/>
      </w:pBdr>
      <w:tabs>
        <w:tab w:val="right" w:pos="9923"/>
      </w:tabs>
      <w:jc w:val="right"/>
      <w:rPr>
        <w:i/>
        <w:color w:val="000000"/>
        <w:sz w:val="18"/>
        <w:szCs w:val="18"/>
        <w:lang w:val="fr-FR"/>
      </w:rPr>
    </w:pPr>
  </w:p>
  <w:p w14:paraId="1C668313" w14:textId="77777777" w:rsidR="002A4E5B" w:rsidRDefault="002A4E5B" w:rsidP="00B85405">
    <w:pPr>
      <w:pBdr>
        <w:bottom w:val="single" w:sz="6" w:space="1" w:color="auto"/>
      </w:pBdr>
      <w:tabs>
        <w:tab w:val="right" w:pos="9923"/>
      </w:tabs>
      <w:rPr>
        <w:rFonts w:ascii="Arial" w:hAnsi="Arial"/>
        <w:b/>
        <w:i/>
        <w:color w:val="000000"/>
        <w:szCs w:val="24"/>
        <w:lang w:val="fr-FR"/>
      </w:rPr>
    </w:pPr>
    <w:r>
      <w:rPr>
        <w:rFonts w:ascii="Arial" w:hAnsi="Arial"/>
        <w:b/>
        <w:i/>
        <w:noProof/>
        <w:color w:val="000000"/>
        <w:szCs w:val="24"/>
        <w:lang w:val="en-NZ" w:eastAsia="en-NZ"/>
      </w:rPr>
      <w:drawing>
        <wp:inline distT="0" distB="0" distL="0" distR="0" wp14:anchorId="7FA6913C" wp14:editId="341E9918">
          <wp:extent cx="1885950" cy="409575"/>
          <wp:effectExtent l="19050" t="0" r="0" b="0"/>
          <wp:docPr id="10" name="Picture 10" descr="C:\Users\charlottew\Desktop\LOGOS\OPEN-SCI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rlottew\Desktop\LOGOS\OPEN-SCIENCE.gif"/>
                  <pic:cNvPicPr>
                    <a:picLocks noChangeAspect="1" noChangeArrowheads="1"/>
                  </pic:cNvPicPr>
                </pic:nvPicPr>
                <pic:blipFill>
                  <a:blip r:embed="rId1"/>
                  <a:srcRect/>
                  <a:stretch>
                    <a:fillRect/>
                  </a:stretch>
                </pic:blipFill>
                <pic:spPr bwMode="auto">
                  <a:xfrm>
                    <a:off x="0" y="0"/>
                    <a:ext cx="1885950" cy="409575"/>
                  </a:xfrm>
                  <a:prstGeom prst="rect">
                    <a:avLst/>
                  </a:prstGeom>
                  <a:noFill/>
                  <a:ln w="9525">
                    <a:noFill/>
                    <a:miter lim="800000"/>
                    <a:headEnd/>
                    <a:tailEnd/>
                  </a:ln>
                </pic:spPr>
              </pic:pic>
            </a:graphicData>
          </a:graphic>
        </wp:inline>
      </w:drawing>
    </w:r>
  </w:p>
  <w:p w14:paraId="23BF24BB" w14:textId="77777777" w:rsidR="002A4E5B" w:rsidRPr="00FF0DAA" w:rsidRDefault="002A4E5B" w:rsidP="00B85405">
    <w:pPr>
      <w:pBdr>
        <w:bottom w:val="single" w:sz="6" w:space="1" w:color="auto"/>
      </w:pBdr>
      <w:tabs>
        <w:tab w:val="right" w:pos="9923"/>
      </w:tabs>
      <w:jc w:val="right"/>
      <w:rPr>
        <w:i/>
        <w:color w:val="000000"/>
        <w:sz w:val="18"/>
        <w:szCs w:val="18"/>
      </w:rPr>
    </w:pPr>
    <w:r>
      <w:rPr>
        <w:i/>
        <w:color w:val="000000"/>
        <w:sz w:val="18"/>
        <w:szCs w:val="18"/>
      </w:rPr>
      <w:t>R. Soc. open sci.</w:t>
    </w:r>
  </w:p>
  <w:p w14:paraId="76F0DB15" w14:textId="77777777" w:rsidR="002A4E5B" w:rsidRPr="00FF0DAA" w:rsidRDefault="002A4E5B" w:rsidP="00FF0DAA">
    <w:pPr>
      <w:pBdr>
        <w:bottom w:val="single" w:sz="6" w:space="1" w:color="auto"/>
      </w:pBdr>
      <w:tabs>
        <w:tab w:val="right" w:pos="9923"/>
      </w:tabs>
      <w:jc w:val="right"/>
      <w:rPr>
        <w:color w:val="000000"/>
        <w:sz w:val="18"/>
        <w:szCs w:val="18"/>
      </w:rPr>
    </w:pPr>
    <w:r w:rsidRPr="00FF0DAA">
      <w:rPr>
        <w:color w:val="000000"/>
        <w:sz w:val="18"/>
        <w:szCs w:val="18"/>
      </w:rPr>
      <w:t>doi:10.1098/not yet assigned</w:t>
    </w:r>
  </w:p>
  <w:p w14:paraId="11119F38" w14:textId="77777777" w:rsidR="002A4E5B" w:rsidRPr="000063D6" w:rsidRDefault="002A4E5B" w:rsidP="00F5304A">
    <w:pPr>
      <w:pBdr>
        <w:bottom w:val="single" w:sz="6" w:space="1" w:color="auto"/>
      </w:pBdr>
      <w:tabs>
        <w:tab w:val="right" w:pos="9923"/>
      </w:tabs>
      <w:rPr>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5A6BE" w14:textId="77777777" w:rsidR="002A4E5B" w:rsidRDefault="002A4E5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95DAB" w14:textId="77777777" w:rsidR="002A4E5B" w:rsidRPr="00090077" w:rsidRDefault="002A4E5B" w:rsidP="00090077">
    <w:pP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1" w15:restartNumberingAfterBreak="0">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3975A85"/>
    <w:multiLevelType w:val="hybridMultilevel"/>
    <w:tmpl w:val="53A443A4"/>
    <w:lvl w:ilvl="0" w:tplc="62D29774">
      <w:start w:val="1"/>
      <w:numFmt w:val="decimal"/>
      <w:pStyle w:val="titlersos"/>
      <w:lvlText w:val="%1."/>
      <w:lvlJc w:val="left"/>
      <w:pPr>
        <w:ind w:left="9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78622C16"/>
    <w:multiLevelType w:val="hybridMultilevel"/>
    <w:tmpl w:val="E4588C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2"/>
  </w:num>
  <w:num w:numId="8">
    <w:abstractNumId w:val="1"/>
  </w:num>
  <w:num w:numId="9">
    <w:abstractNumId w:val="0"/>
  </w:num>
  <w:num w:numId="10">
    <w:abstractNumId w:val="10"/>
  </w:num>
  <w:num w:numId="11">
    <w:abstractNumId w:val="15"/>
  </w:num>
  <w:num w:numId="12">
    <w:abstractNumId w:val="17"/>
  </w:num>
  <w:num w:numId="13">
    <w:abstractNumId w:val="13"/>
  </w:num>
  <w:num w:numId="14">
    <w:abstractNumId w:val="12"/>
  </w:num>
  <w:num w:numId="15">
    <w:abstractNumId w:val="16"/>
  </w:num>
  <w:num w:numId="16">
    <w:abstractNumId w:val="14"/>
  </w:num>
  <w:num w:numId="17">
    <w:abstractNumId w:val="11"/>
  </w:num>
  <w:num w:numId="18">
    <w:abstractNumId w:val="9"/>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
    <w15:presenceInfo w15:providerId="None" w15:userId="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TrueType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evenAndOddHeaders/>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1BE"/>
    <w:rsid w:val="00001869"/>
    <w:rsid w:val="00004CEC"/>
    <w:rsid w:val="00005636"/>
    <w:rsid w:val="0000570B"/>
    <w:rsid w:val="000063D6"/>
    <w:rsid w:val="00010D89"/>
    <w:rsid w:val="00011BFA"/>
    <w:rsid w:val="00011C7C"/>
    <w:rsid w:val="0001393E"/>
    <w:rsid w:val="000170D1"/>
    <w:rsid w:val="0002011C"/>
    <w:rsid w:val="00020950"/>
    <w:rsid w:val="000209AC"/>
    <w:rsid w:val="00021D2A"/>
    <w:rsid w:val="00024E31"/>
    <w:rsid w:val="000271AE"/>
    <w:rsid w:val="000324BE"/>
    <w:rsid w:val="00032A13"/>
    <w:rsid w:val="00032D43"/>
    <w:rsid w:val="00034090"/>
    <w:rsid w:val="000402C3"/>
    <w:rsid w:val="00040435"/>
    <w:rsid w:val="0004124E"/>
    <w:rsid w:val="00043B43"/>
    <w:rsid w:val="00045153"/>
    <w:rsid w:val="00046676"/>
    <w:rsid w:val="0006030E"/>
    <w:rsid w:val="00060A4C"/>
    <w:rsid w:val="00065BFF"/>
    <w:rsid w:val="00066AB8"/>
    <w:rsid w:val="00066D8A"/>
    <w:rsid w:val="00067E9D"/>
    <w:rsid w:val="0007133C"/>
    <w:rsid w:val="00074DDF"/>
    <w:rsid w:val="000762DC"/>
    <w:rsid w:val="00081B04"/>
    <w:rsid w:val="000825EC"/>
    <w:rsid w:val="00082C94"/>
    <w:rsid w:val="00084019"/>
    <w:rsid w:val="0008417C"/>
    <w:rsid w:val="00084756"/>
    <w:rsid w:val="000875C3"/>
    <w:rsid w:val="00090077"/>
    <w:rsid w:val="000926EA"/>
    <w:rsid w:val="00092DC0"/>
    <w:rsid w:val="00096ED9"/>
    <w:rsid w:val="00097D60"/>
    <w:rsid w:val="000A1ACD"/>
    <w:rsid w:val="000B0B06"/>
    <w:rsid w:val="000C29C4"/>
    <w:rsid w:val="000C62E0"/>
    <w:rsid w:val="000C6717"/>
    <w:rsid w:val="000C7587"/>
    <w:rsid w:val="000E14C9"/>
    <w:rsid w:val="000E3F64"/>
    <w:rsid w:val="000E4718"/>
    <w:rsid w:val="000E5094"/>
    <w:rsid w:val="000F1E02"/>
    <w:rsid w:val="000F1F2E"/>
    <w:rsid w:val="000F2895"/>
    <w:rsid w:val="000F359A"/>
    <w:rsid w:val="000F58FD"/>
    <w:rsid w:val="000F7AD5"/>
    <w:rsid w:val="00100ACC"/>
    <w:rsid w:val="00102AB6"/>
    <w:rsid w:val="00103316"/>
    <w:rsid w:val="0010535A"/>
    <w:rsid w:val="00107892"/>
    <w:rsid w:val="00107DCC"/>
    <w:rsid w:val="0011133D"/>
    <w:rsid w:val="00111A21"/>
    <w:rsid w:val="00113108"/>
    <w:rsid w:val="00114CEE"/>
    <w:rsid w:val="00114D07"/>
    <w:rsid w:val="00115145"/>
    <w:rsid w:val="001266D4"/>
    <w:rsid w:val="001279BD"/>
    <w:rsid w:val="00131859"/>
    <w:rsid w:val="00142173"/>
    <w:rsid w:val="0015052F"/>
    <w:rsid w:val="00151EF8"/>
    <w:rsid w:val="00157919"/>
    <w:rsid w:val="00157E18"/>
    <w:rsid w:val="00161B86"/>
    <w:rsid w:val="00165B97"/>
    <w:rsid w:val="00167404"/>
    <w:rsid w:val="0016784E"/>
    <w:rsid w:val="00167E60"/>
    <w:rsid w:val="00170257"/>
    <w:rsid w:val="00170BF1"/>
    <w:rsid w:val="001725DE"/>
    <w:rsid w:val="00174D52"/>
    <w:rsid w:val="00177CCB"/>
    <w:rsid w:val="00177F4F"/>
    <w:rsid w:val="0018032D"/>
    <w:rsid w:val="001814A4"/>
    <w:rsid w:val="00183BEA"/>
    <w:rsid w:val="00183E50"/>
    <w:rsid w:val="00184D0D"/>
    <w:rsid w:val="00187676"/>
    <w:rsid w:val="00187905"/>
    <w:rsid w:val="00193146"/>
    <w:rsid w:val="00196183"/>
    <w:rsid w:val="001977A6"/>
    <w:rsid w:val="001A177F"/>
    <w:rsid w:val="001A6F0E"/>
    <w:rsid w:val="001B02A0"/>
    <w:rsid w:val="001B3CC2"/>
    <w:rsid w:val="001B52E0"/>
    <w:rsid w:val="001B554B"/>
    <w:rsid w:val="001B7062"/>
    <w:rsid w:val="001C13EC"/>
    <w:rsid w:val="001E13D2"/>
    <w:rsid w:val="001E684C"/>
    <w:rsid w:val="001F4053"/>
    <w:rsid w:val="001F55FD"/>
    <w:rsid w:val="002033A1"/>
    <w:rsid w:val="00205D52"/>
    <w:rsid w:val="002103D4"/>
    <w:rsid w:val="00212F79"/>
    <w:rsid w:val="00214CD1"/>
    <w:rsid w:val="00214F10"/>
    <w:rsid w:val="002161D0"/>
    <w:rsid w:val="0022172E"/>
    <w:rsid w:val="0022251D"/>
    <w:rsid w:val="0022433C"/>
    <w:rsid w:val="00231B7A"/>
    <w:rsid w:val="002327FA"/>
    <w:rsid w:val="00235C8D"/>
    <w:rsid w:val="00236AAD"/>
    <w:rsid w:val="002407AE"/>
    <w:rsid w:val="00240887"/>
    <w:rsid w:val="00243650"/>
    <w:rsid w:val="0024481A"/>
    <w:rsid w:val="002450FE"/>
    <w:rsid w:val="0025337A"/>
    <w:rsid w:val="0025780C"/>
    <w:rsid w:val="0026480D"/>
    <w:rsid w:val="00270F84"/>
    <w:rsid w:val="002740C1"/>
    <w:rsid w:val="0027535A"/>
    <w:rsid w:val="002762D0"/>
    <w:rsid w:val="00282643"/>
    <w:rsid w:val="00295DB0"/>
    <w:rsid w:val="00296752"/>
    <w:rsid w:val="00296ED3"/>
    <w:rsid w:val="00297674"/>
    <w:rsid w:val="002A4E5B"/>
    <w:rsid w:val="002A55E3"/>
    <w:rsid w:val="002B211E"/>
    <w:rsid w:val="002B76AC"/>
    <w:rsid w:val="002B79B1"/>
    <w:rsid w:val="002C3E4A"/>
    <w:rsid w:val="002C4927"/>
    <w:rsid w:val="002C796E"/>
    <w:rsid w:val="002D0658"/>
    <w:rsid w:val="002D12BE"/>
    <w:rsid w:val="002D2D73"/>
    <w:rsid w:val="002D365C"/>
    <w:rsid w:val="002D52E6"/>
    <w:rsid w:val="002D7273"/>
    <w:rsid w:val="002E0206"/>
    <w:rsid w:val="002E0AE7"/>
    <w:rsid w:val="002E1BE7"/>
    <w:rsid w:val="002E26D8"/>
    <w:rsid w:val="002E4DA6"/>
    <w:rsid w:val="002F20EF"/>
    <w:rsid w:val="002F474A"/>
    <w:rsid w:val="002F53C2"/>
    <w:rsid w:val="00300194"/>
    <w:rsid w:val="00301504"/>
    <w:rsid w:val="00301B96"/>
    <w:rsid w:val="003043C4"/>
    <w:rsid w:val="00310496"/>
    <w:rsid w:val="00311524"/>
    <w:rsid w:val="00313D6D"/>
    <w:rsid w:val="00315238"/>
    <w:rsid w:val="00317186"/>
    <w:rsid w:val="003176A5"/>
    <w:rsid w:val="00322B8A"/>
    <w:rsid w:val="00322CA9"/>
    <w:rsid w:val="00323EDE"/>
    <w:rsid w:val="00331489"/>
    <w:rsid w:val="00331AB8"/>
    <w:rsid w:val="003331AB"/>
    <w:rsid w:val="00336A30"/>
    <w:rsid w:val="0034068D"/>
    <w:rsid w:val="00343BC8"/>
    <w:rsid w:val="00345892"/>
    <w:rsid w:val="003563B4"/>
    <w:rsid w:val="00357484"/>
    <w:rsid w:val="00357871"/>
    <w:rsid w:val="00361C47"/>
    <w:rsid w:val="003628FE"/>
    <w:rsid w:val="00362FA1"/>
    <w:rsid w:val="00366995"/>
    <w:rsid w:val="003708FE"/>
    <w:rsid w:val="00371627"/>
    <w:rsid w:val="00375B95"/>
    <w:rsid w:val="00376BA3"/>
    <w:rsid w:val="0037776C"/>
    <w:rsid w:val="003813E7"/>
    <w:rsid w:val="00381CAA"/>
    <w:rsid w:val="00384C94"/>
    <w:rsid w:val="003861B1"/>
    <w:rsid w:val="003904E1"/>
    <w:rsid w:val="00390B67"/>
    <w:rsid w:val="00392AA9"/>
    <w:rsid w:val="00394285"/>
    <w:rsid w:val="00395097"/>
    <w:rsid w:val="003954ED"/>
    <w:rsid w:val="003978FD"/>
    <w:rsid w:val="003A2191"/>
    <w:rsid w:val="003A50C6"/>
    <w:rsid w:val="003A5682"/>
    <w:rsid w:val="003A5C45"/>
    <w:rsid w:val="003A6BA0"/>
    <w:rsid w:val="003A7A61"/>
    <w:rsid w:val="003B057D"/>
    <w:rsid w:val="003B06EB"/>
    <w:rsid w:val="003B0D9B"/>
    <w:rsid w:val="003B532D"/>
    <w:rsid w:val="003B767C"/>
    <w:rsid w:val="003C3D1C"/>
    <w:rsid w:val="003C72B0"/>
    <w:rsid w:val="003D07F9"/>
    <w:rsid w:val="003D240E"/>
    <w:rsid w:val="003D2D2C"/>
    <w:rsid w:val="003D5455"/>
    <w:rsid w:val="003E1D82"/>
    <w:rsid w:val="003E7B4C"/>
    <w:rsid w:val="003F0E96"/>
    <w:rsid w:val="003F32B7"/>
    <w:rsid w:val="003F3A19"/>
    <w:rsid w:val="003F5097"/>
    <w:rsid w:val="00402C26"/>
    <w:rsid w:val="004054CD"/>
    <w:rsid w:val="00405F3B"/>
    <w:rsid w:val="004120F3"/>
    <w:rsid w:val="0041337C"/>
    <w:rsid w:val="00413563"/>
    <w:rsid w:val="00420BF4"/>
    <w:rsid w:val="004215A4"/>
    <w:rsid w:val="00422ED0"/>
    <w:rsid w:val="004234E5"/>
    <w:rsid w:val="0042409A"/>
    <w:rsid w:val="004310FA"/>
    <w:rsid w:val="0043150C"/>
    <w:rsid w:val="00445008"/>
    <w:rsid w:val="00445BEE"/>
    <w:rsid w:val="00452BF6"/>
    <w:rsid w:val="00453618"/>
    <w:rsid w:val="0045494F"/>
    <w:rsid w:val="00462385"/>
    <w:rsid w:val="00463714"/>
    <w:rsid w:val="00464A20"/>
    <w:rsid w:val="00464BB9"/>
    <w:rsid w:val="004662B2"/>
    <w:rsid w:val="004707CB"/>
    <w:rsid w:val="00470C3F"/>
    <w:rsid w:val="00471DB4"/>
    <w:rsid w:val="00473B85"/>
    <w:rsid w:val="00474310"/>
    <w:rsid w:val="004746FD"/>
    <w:rsid w:val="00475DAA"/>
    <w:rsid w:val="00476B27"/>
    <w:rsid w:val="004807A2"/>
    <w:rsid w:val="0048194C"/>
    <w:rsid w:val="004836DC"/>
    <w:rsid w:val="00485C9B"/>
    <w:rsid w:val="004868DA"/>
    <w:rsid w:val="00497BA5"/>
    <w:rsid w:val="004A31C2"/>
    <w:rsid w:val="004A5BD5"/>
    <w:rsid w:val="004A607C"/>
    <w:rsid w:val="004A7309"/>
    <w:rsid w:val="004A7F61"/>
    <w:rsid w:val="004B1444"/>
    <w:rsid w:val="004B55A3"/>
    <w:rsid w:val="004B77DD"/>
    <w:rsid w:val="004C425D"/>
    <w:rsid w:val="004C59F0"/>
    <w:rsid w:val="004D2602"/>
    <w:rsid w:val="004D4A04"/>
    <w:rsid w:val="004E2A94"/>
    <w:rsid w:val="004E5DA0"/>
    <w:rsid w:val="004E5DED"/>
    <w:rsid w:val="004F0AF7"/>
    <w:rsid w:val="004F46E9"/>
    <w:rsid w:val="004F47E8"/>
    <w:rsid w:val="004F5693"/>
    <w:rsid w:val="004F5790"/>
    <w:rsid w:val="004F6127"/>
    <w:rsid w:val="004F7B4D"/>
    <w:rsid w:val="004F7DFA"/>
    <w:rsid w:val="004F7F88"/>
    <w:rsid w:val="005059FA"/>
    <w:rsid w:val="00506CFC"/>
    <w:rsid w:val="0051014B"/>
    <w:rsid w:val="00512302"/>
    <w:rsid w:val="00513EC6"/>
    <w:rsid w:val="00514106"/>
    <w:rsid w:val="00514C82"/>
    <w:rsid w:val="00516638"/>
    <w:rsid w:val="00516B22"/>
    <w:rsid w:val="00517B1D"/>
    <w:rsid w:val="00521AD2"/>
    <w:rsid w:val="005229C5"/>
    <w:rsid w:val="00523E6B"/>
    <w:rsid w:val="0052415A"/>
    <w:rsid w:val="005325ED"/>
    <w:rsid w:val="00534ECC"/>
    <w:rsid w:val="005413AB"/>
    <w:rsid w:val="00541FA9"/>
    <w:rsid w:val="00547DDE"/>
    <w:rsid w:val="005506CD"/>
    <w:rsid w:val="005521D9"/>
    <w:rsid w:val="005549F1"/>
    <w:rsid w:val="00556E1D"/>
    <w:rsid w:val="005617B6"/>
    <w:rsid w:val="00561D87"/>
    <w:rsid w:val="00562145"/>
    <w:rsid w:val="00566D42"/>
    <w:rsid w:val="00567A4A"/>
    <w:rsid w:val="00571842"/>
    <w:rsid w:val="00571B52"/>
    <w:rsid w:val="00573A4D"/>
    <w:rsid w:val="00573E08"/>
    <w:rsid w:val="00580E47"/>
    <w:rsid w:val="00582A6C"/>
    <w:rsid w:val="005837D0"/>
    <w:rsid w:val="005847B2"/>
    <w:rsid w:val="0058696E"/>
    <w:rsid w:val="00586B33"/>
    <w:rsid w:val="005903FE"/>
    <w:rsid w:val="005920E9"/>
    <w:rsid w:val="005968CD"/>
    <w:rsid w:val="005972F9"/>
    <w:rsid w:val="00597777"/>
    <w:rsid w:val="005A0993"/>
    <w:rsid w:val="005A1D3E"/>
    <w:rsid w:val="005A3E2C"/>
    <w:rsid w:val="005A4925"/>
    <w:rsid w:val="005A7DEF"/>
    <w:rsid w:val="005B024E"/>
    <w:rsid w:val="005B39D0"/>
    <w:rsid w:val="005B45E5"/>
    <w:rsid w:val="005B579C"/>
    <w:rsid w:val="005C2A48"/>
    <w:rsid w:val="005C59CD"/>
    <w:rsid w:val="005C5A96"/>
    <w:rsid w:val="005C5C6B"/>
    <w:rsid w:val="005D1949"/>
    <w:rsid w:val="005D4157"/>
    <w:rsid w:val="005D46AD"/>
    <w:rsid w:val="005D46B8"/>
    <w:rsid w:val="005D592D"/>
    <w:rsid w:val="005D5ED9"/>
    <w:rsid w:val="005D742A"/>
    <w:rsid w:val="005E0A23"/>
    <w:rsid w:val="005E53CA"/>
    <w:rsid w:val="005E5D84"/>
    <w:rsid w:val="005E7148"/>
    <w:rsid w:val="005E7925"/>
    <w:rsid w:val="005F29F0"/>
    <w:rsid w:val="005F3A5F"/>
    <w:rsid w:val="005F4710"/>
    <w:rsid w:val="0060175D"/>
    <w:rsid w:val="006103A8"/>
    <w:rsid w:val="00610428"/>
    <w:rsid w:val="0061248C"/>
    <w:rsid w:val="00612BE7"/>
    <w:rsid w:val="00620A53"/>
    <w:rsid w:val="00621CA6"/>
    <w:rsid w:val="00622404"/>
    <w:rsid w:val="006246DC"/>
    <w:rsid w:val="0063054B"/>
    <w:rsid w:val="006320A2"/>
    <w:rsid w:val="00632BDE"/>
    <w:rsid w:val="00634796"/>
    <w:rsid w:val="00634D68"/>
    <w:rsid w:val="00635072"/>
    <w:rsid w:val="00640F50"/>
    <w:rsid w:val="00644C26"/>
    <w:rsid w:val="00651CC9"/>
    <w:rsid w:val="006523E0"/>
    <w:rsid w:val="00654E01"/>
    <w:rsid w:val="00660FBE"/>
    <w:rsid w:val="006623EC"/>
    <w:rsid w:val="00662A9E"/>
    <w:rsid w:val="00663322"/>
    <w:rsid w:val="0066538D"/>
    <w:rsid w:val="0067332C"/>
    <w:rsid w:val="006748C6"/>
    <w:rsid w:val="00675E84"/>
    <w:rsid w:val="00680FBC"/>
    <w:rsid w:val="00681B60"/>
    <w:rsid w:val="006842AA"/>
    <w:rsid w:val="00684366"/>
    <w:rsid w:val="006855BE"/>
    <w:rsid w:val="00690371"/>
    <w:rsid w:val="00690BA5"/>
    <w:rsid w:val="00692F7A"/>
    <w:rsid w:val="00694F76"/>
    <w:rsid w:val="00697537"/>
    <w:rsid w:val="006A2E66"/>
    <w:rsid w:val="006A4E5F"/>
    <w:rsid w:val="006B1246"/>
    <w:rsid w:val="006B1673"/>
    <w:rsid w:val="006B2CA0"/>
    <w:rsid w:val="006B3B86"/>
    <w:rsid w:val="006B4252"/>
    <w:rsid w:val="006B47B9"/>
    <w:rsid w:val="006B6203"/>
    <w:rsid w:val="006B6BA7"/>
    <w:rsid w:val="006C159D"/>
    <w:rsid w:val="006C2110"/>
    <w:rsid w:val="006C4ACB"/>
    <w:rsid w:val="006D17AA"/>
    <w:rsid w:val="006D23DA"/>
    <w:rsid w:val="006D27CF"/>
    <w:rsid w:val="006D29DE"/>
    <w:rsid w:val="006D6F03"/>
    <w:rsid w:val="006F325D"/>
    <w:rsid w:val="006F7868"/>
    <w:rsid w:val="007073F8"/>
    <w:rsid w:val="00711699"/>
    <w:rsid w:val="007143A9"/>
    <w:rsid w:val="00714D77"/>
    <w:rsid w:val="0071596A"/>
    <w:rsid w:val="00715FA6"/>
    <w:rsid w:val="00717637"/>
    <w:rsid w:val="00721155"/>
    <w:rsid w:val="0072521F"/>
    <w:rsid w:val="00727B8A"/>
    <w:rsid w:val="00727C1A"/>
    <w:rsid w:val="0073055D"/>
    <w:rsid w:val="00732897"/>
    <w:rsid w:val="00737F43"/>
    <w:rsid w:val="00742137"/>
    <w:rsid w:val="007464A4"/>
    <w:rsid w:val="007468B2"/>
    <w:rsid w:val="00747A45"/>
    <w:rsid w:val="00750276"/>
    <w:rsid w:val="007505F7"/>
    <w:rsid w:val="0076156B"/>
    <w:rsid w:val="00764620"/>
    <w:rsid w:val="00766124"/>
    <w:rsid w:val="00767591"/>
    <w:rsid w:val="00770C45"/>
    <w:rsid w:val="007735D5"/>
    <w:rsid w:val="00781969"/>
    <w:rsid w:val="00781AD8"/>
    <w:rsid w:val="00781ECD"/>
    <w:rsid w:val="007827BF"/>
    <w:rsid w:val="0078360A"/>
    <w:rsid w:val="007842ED"/>
    <w:rsid w:val="00786B3D"/>
    <w:rsid w:val="00786D74"/>
    <w:rsid w:val="0078755F"/>
    <w:rsid w:val="007971CC"/>
    <w:rsid w:val="007A00D1"/>
    <w:rsid w:val="007A0A2A"/>
    <w:rsid w:val="007A0B27"/>
    <w:rsid w:val="007B04EA"/>
    <w:rsid w:val="007B0FAC"/>
    <w:rsid w:val="007B19FF"/>
    <w:rsid w:val="007B3DEB"/>
    <w:rsid w:val="007B4AFE"/>
    <w:rsid w:val="007B76C6"/>
    <w:rsid w:val="007B77B1"/>
    <w:rsid w:val="007C2239"/>
    <w:rsid w:val="007C348F"/>
    <w:rsid w:val="007C37F0"/>
    <w:rsid w:val="007C3EF2"/>
    <w:rsid w:val="007C44A7"/>
    <w:rsid w:val="007C6FCA"/>
    <w:rsid w:val="007D75AE"/>
    <w:rsid w:val="007E7C1D"/>
    <w:rsid w:val="007F75D6"/>
    <w:rsid w:val="007F7B06"/>
    <w:rsid w:val="008027FB"/>
    <w:rsid w:val="00813296"/>
    <w:rsid w:val="00813650"/>
    <w:rsid w:val="0081495E"/>
    <w:rsid w:val="00815DEB"/>
    <w:rsid w:val="008222CE"/>
    <w:rsid w:val="00824506"/>
    <w:rsid w:val="00825E77"/>
    <w:rsid w:val="008318CF"/>
    <w:rsid w:val="0084031D"/>
    <w:rsid w:val="00840ABC"/>
    <w:rsid w:val="00840CF7"/>
    <w:rsid w:val="008411AA"/>
    <w:rsid w:val="00841C48"/>
    <w:rsid w:val="00842B3B"/>
    <w:rsid w:val="00845742"/>
    <w:rsid w:val="0084576D"/>
    <w:rsid w:val="00846639"/>
    <w:rsid w:val="008467D6"/>
    <w:rsid w:val="00846BF6"/>
    <w:rsid w:val="0085002E"/>
    <w:rsid w:val="008514A6"/>
    <w:rsid w:val="0085152B"/>
    <w:rsid w:val="0085328F"/>
    <w:rsid w:val="00862649"/>
    <w:rsid w:val="008634EE"/>
    <w:rsid w:val="00864EA7"/>
    <w:rsid w:val="00864ED0"/>
    <w:rsid w:val="00864FAB"/>
    <w:rsid w:val="0087160B"/>
    <w:rsid w:val="008743CB"/>
    <w:rsid w:val="00880D38"/>
    <w:rsid w:val="00882021"/>
    <w:rsid w:val="008834A5"/>
    <w:rsid w:val="00884D65"/>
    <w:rsid w:val="0088661B"/>
    <w:rsid w:val="00886B7C"/>
    <w:rsid w:val="0089264C"/>
    <w:rsid w:val="00893FBA"/>
    <w:rsid w:val="008944C3"/>
    <w:rsid w:val="00894FEA"/>
    <w:rsid w:val="00895D75"/>
    <w:rsid w:val="00896470"/>
    <w:rsid w:val="008975A1"/>
    <w:rsid w:val="00897C71"/>
    <w:rsid w:val="008A0B38"/>
    <w:rsid w:val="008A22F2"/>
    <w:rsid w:val="008A39D8"/>
    <w:rsid w:val="008A3CC4"/>
    <w:rsid w:val="008A3EA0"/>
    <w:rsid w:val="008A525A"/>
    <w:rsid w:val="008B0948"/>
    <w:rsid w:val="008B137E"/>
    <w:rsid w:val="008B2BF4"/>
    <w:rsid w:val="008C44C9"/>
    <w:rsid w:val="008C512F"/>
    <w:rsid w:val="008C7672"/>
    <w:rsid w:val="008D2E4D"/>
    <w:rsid w:val="008D46CA"/>
    <w:rsid w:val="008D5586"/>
    <w:rsid w:val="008D7C58"/>
    <w:rsid w:val="008E0466"/>
    <w:rsid w:val="008E0B87"/>
    <w:rsid w:val="008E0C1E"/>
    <w:rsid w:val="008E26D8"/>
    <w:rsid w:val="008E2703"/>
    <w:rsid w:val="008E2A2A"/>
    <w:rsid w:val="008F0D62"/>
    <w:rsid w:val="008F3975"/>
    <w:rsid w:val="008F443C"/>
    <w:rsid w:val="008F77CC"/>
    <w:rsid w:val="008F7B76"/>
    <w:rsid w:val="00900F55"/>
    <w:rsid w:val="00902E81"/>
    <w:rsid w:val="009057A9"/>
    <w:rsid w:val="009101D8"/>
    <w:rsid w:val="00910A8A"/>
    <w:rsid w:val="009164F1"/>
    <w:rsid w:val="0092135D"/>
    <w:rsid w:val="009234A6"/>
    <w:rsid w:val="00923F3D"/>
    <w:rsid w:val="0093074A"/>
    <w:rsid w:val="0093100F"/>
    <w:rsid w:val="00933012"/>
    <w:rsid w:val="0093383B"/>
    <w:rsid w:val="00935576"/>
    <w:rsid w:val="0093606C"/>
    <w:rsid w:val="009376FE"/>
    <w:rsid w:val="009418F0"/>
    <w:rsid w:val="0094283B"/>
    <w:rsid w:val="00944FAE"/>
    <w:rsid w:val="0095232E"/>
    <w:rsid w:val="009533D3"/>
    <w:rsid w:val="00955D0D"/>
    <w:rsid w:val="00956FE4"/>
    <w:rsid w:val="00960A8B"/>
    <w:rsid w:val="0096390D"/>
    <w:rsid w:val="00965632"/>
    <w:rsid w:val="00967DFE"/>
    <w:rsid w:val="00971C80"/>
    <w:rsid w:val="00972137"/>
    <w:rsid w:val="009721CD"/>
    <w:rsid w:val="00974A6F"/>
    <w:rsid w:val="0097619D"/>
    <w:rsid w:val="009766E0"/>
    <w:rsid w:val="00980098"/>
    <w:rsid w:val="00980CFA"/>
    <w:rsid w:val="00980EBD"/>
    <w:rsid w:val="00981136"/>
    <w:rsid w:val="00981C90"/>
    <w:rsid w:val="0098578F"/>
    <w:rsid w:val="00994331"/>
    <w:rsid w:val="009955B8"/>
    <w:rsid w:val="009A2913"/>
    <w:rsid w:val="009B4B3A"/>
    <w:rsid w:val="009B5A0B"/>
    <w:rsid w:val="009B5C66"/>
    <w:rsid w:val="009C246D"/>
    <w:rsid w:val="009C62E9"/>
    <w:rsid w:val="009C78AB"/>
    <w:rsid w:val="009D48F4"/>
    <w:rsid w:val="009D71D9"/>
    <w:rsid w:val="009E2BB9"/>
    <w:rsid w:val="009E385D"/>
    <w:rsid w:val="009E3DCE"/>
    <w:rsid w:val="009E5FE2"/>
    <w:rsid w:val="009F0868"/>
    <w:rsid w:val="009F3567"/>
    <w:rsid w:val="009F4789"/>
    <w:rsid w:val="009F5864"/>
    <w:rsid w:val="00A03104"/>
    <w:rsid w:val="00A0535F"/>
    <w:rsid w:val="00A055BC"/>
    <w:rsid w:val="00A073F5"/>
    <w:rsid w:val="00A11E8F"/>
    <w:rsid w:val="00A122FF"/>
    <w:rsid w:val="00A14D67"/>
    <w:rsid w:val="00A20AE4"/>
    <w:rsid w:val="00A2244C"/>
    <w:rsid w:val="00A2255F"/>
    <w:rsid w:val="00A24E23"/>
    <w:rsid w:val="00A25633"/>
    <w:rsid w:val="00A3037E"/>
    <w:rsid w:val="00A307C2"/>
    <w:rsid w:val="00A33143"/>
    <w:rsid w:val="00A333ED"/>
    <w:rsid w:val="00A367E8"/>
    <w:rsid w:val="00A36A64"/>
    <w:rsid w:val="00A37F3D"/>
    <w:rsid w:val="00A43FB2"/>
    <w:rsid w:val="00A44533"/>
    <w:rsid w:val="00A45CD4"/>
    <w:rsid w:val="00A472C6"/>
    <w:rsid w:val="00A50AE4"/>
    <w:rsid w:val="00A5122B"/>
    <w:rsid w:val="00A525AE"/>
    <w:rsid w:val="00A52613"/>
    <w:rsid w:val="00A53DB4"/>
    <w:rsid w:val="00A571C0"/>
    <w:rsid w:val="00A62074"/>
    <w:rsid w:val="00A62671"/>
    <w:rsid w:val="00A72282"/>
    <w:rsid w:val="00A74221"/>
    <w:rsid w:val="00A775FA"/>
    <w:rsid w:val="00A81F5D"/>
    <w:rsid w:val="00A82005"/>
    <w:rsid w:val="00A83CFB"/>
    <w:rsid w:val="00A8455F"/>
    <w:rsid w:val="00A84C16"/>
    <w:rsid w:val="00A84FED"/>
    <w:rsid w:val="00A851F9"/>
    <w:rsid w:val="00A87635"/>
    <w:rsid w:val="00A91AB1"/>
    <w:rsid w:val="00A9217A"/>
    <w:rsid w:val="00A92E2B"/>
    <w:rsid w:val="00A93F9D"/>
    <w:rsid w:val="00A94FE9"/>
    <w:rsid w:val="00AA683E"/>
    <w:rsid w:val="00AA6EF4"/>
    <w:rsid w:val="00AB0F43"/>
    <w:rsid w:val="00AB53A6"/>
    <w:rsid w:val="00AC024B"/>
    <w:rsid w:val="00AC0C56"/>
    <w:rsid w:val="00AC4971"/>
    <w:rsid w:val="00AC6250"/>
    <w:rsid w:val="00AD207A"/>
    <w:rsid w:val="00AD27E5"/>
    <w:rsid w:val="00AD2CE7"/>
    <w:rsid w:val="00AD2FBB"/>
    <w:rsid w:val="00AD44B5"/>
    <w:rsid w:val="00AD4920"/>
    <w:rsid w:val="00AD4BE3"/>
    <w:rsid w:val="00AD51F3"/>
    <w:rsid w:val="00AD71BE"/>
    <w:rsid w:val="00AE1259"/>
    <w:rsid w:val="00AE3434"/>
    <w:rsid w:val="00AE3465"/>
    <w:rsid w:val="00AE37C2"/>
    <w:rsid w:val="00AE6243"/>
    <w:rsid w:val="00AE7E38"/>
    <w:rsid w:val="00AF3C25"/>
    <w:rsid w:val="00B00E82"/>
    <w:rsid w:val="00B014A4"/>
    <w:rsid w:val="00B015DD"/>
    <w:rsid w:val="00B14C00"/>
    <w:rsid w:val="00B2109F"/>
    <w:rsid w:val="00B231C3"/>
    <w:rsid w:val="00B23EFF"/>
    <w:rsid w:val="00B26DAA"/>
    <w:rsid w:val="00B27BD7"/>
    <w:rsid w:val="00B30BB8"/>
    <w:rsid w:val="00B30E33"/>
    <w:rsid w:val="00B3765E"/>
    <w:rsid w:val="00B42D75"/>
    <w:rsid w:val="00B43098"/>
    <w:rsid w:val="00B441EC"/>
    <w:rsid w:val="00B44744"/>
    <w:rsid w:val="00B459B4"/>
    <w:rsid w:val="00B45FE3"/>
    <w:rsid w:val="00B46BDD"/>
    <w:rsid w:val="00B46C93"/>
    <w:rsid w:val="00B52FB8"/>
    <w:rsid w:val="00B54BE5"/>
    <w:rsid w:val="00B57F8A"/>
    <w:rsid w:val="00B61F44"/>
    <w:rsid w:val="00B66534"/>
    <w:rsid w:val="00B668F3"/>
    <w:rsid w:val="00B71361"/>
    <w:rsid w:val="00B74549"/>
    <w:rsid w:val="00B74759"/>
    <w:rsid w:val="00B7622A"/>
    <w:rsid w:val="00B76E30"/>
    <w:rsid w:val="00B77242"/>
    <w:rsid w:val="00B8131C"/>
    <w:rsid w:val="00B83460"/>
    <w:rsid w:val="00B84871"/>
    <w:rsid w:val="00B85405"/>
    <w:rsid w:val="00B940AE"/>
    <w:rsid w:val="00B94147"/>
    <w:rsid w:val="00B954DE"/>
    <w:rsid w:val="00B964B8"/>
    <w:rsid w:val="00B96E74"/>
    <w:rsid w:val="00BA19AE"/>
    <w:rsid w:val="00BA3B7A"/>
    <w:rsid w:val="00BB1B00"/>
    <w:rsid w:val="00BB3A04"/>
    <w:rsid w:val="00BB4839"/>
    <w:rsid w:val="00BB55A8"/>
    <w:rsid w:val="00BB57C8"/>
    <w:rsid w:val="00BB5B47"/>
    <w:rsid w:val="00BC0B0D"/>
    <w:rsid w:val="00BC34FD"/>
    <w:rsid w:val="00BC403B"/>
    <w:rsid w:val="00BC512C"/>
    <w:rsid w:val="00BD352B"/>
    <w:rsid w:val="00BD3B94"/>
    <w:rsid w:val="00BD3D9A"/>
    <w:rsid w:val="00BD4A87"/>
    <w:rsid w:val="00BE02A5"/>
    <w:rsid w:val="00BE1871"/>
    <w:rsid w:val="00BE39AE"/>
    <w:rsid w:val="00BE5FD0"/>
    <w:rsid w:val="00BF02CD"/>
    <w:rsid w:val="00BF3A44"/>
    <w:rsid w:val="00C01B7C"/>
    <w:rsid w:val="00C02F51"/>
    <w:rsid w:val="00C0576F"/>
    <w:rsid w:val="00C062C9"/>
    <w:rsid w:val="00C11832"/>
    <w:rsid w:val="00C1701D"/>
    <w:rsid w:val="00C207B8"/>
    <w:rsid w:val="00C20AD9"/>
    <w:rsid w:val="00C23EEC"/>
    <w:rsid w:val="00C30CDE"/>
    <w:rsid w:val="00C317AD"/>
    <w:rsid w:val="00C37D9F"/>
    <w:rsid w:val="00C435F4"/>
    <w:rsid w:val="00C446F1"/>
    <w:rsid w:val="00C47F76"/>
    <w:rsid w:val="00C51158"/>
    <w:rsid w:val="00C51E6C"/>
    <w:rsid w:val="00C53BBA"/>
    <w:rsid w:val="00C541C9"/>
    <w:rsid w:val="00C5429C"/>
    <w:rsid w:val="00C575CA"/>
    <w:rsid w:val="00C6068D"/>
    <w:rsid w:val="00C6332D"/>
    <w:rsid w:val="00C639D7"/>
    <w:rsid w:val="00C63ABC"/>
    <w:rsid w:val="00C63D8B"/>
    <w:rsid w:val="00C63E9F"/>
    <w:rsid w:val="00C65355"/>
    <w:rsid w:val="00C719BE"/>
    <w:rsid w:val="00C73D78"/>
    <w:rsid w:val="00C81549"/>
    <w:rsid w:val="00C818B0"/>
    <w:rsid w:val="00C84725"/>
    <w:rsid w:val="00C86C98"/>
    <w:rsid w:val="00C878A7"/>
    <w:rsid w:val="00C90543"/>
    <w:rsid w:val="00C91502"/>
    <w:rsid w:val="00C95DE4"/>
    <w:rsid w:val="00C9616C"/>
    <w:rsid w:val="00CA09FD"/>
    <w:rsid w:val="00CA32C8"/>
    <w:rsid w:val="00CB1F4C"/>
    <w:rsid w:val="00CB3D14"/>
    <w:rsid w:val="00CB52A9"/>
    <w:rsid w:val="00CB662C"/>
    <w:rsid w:val="00CB77FE"/>
    <w:rsid w:val="00CC0C30"/>
    <w:rsid w:val="00CC253C"/>
    <w:rsid w:val="00CC26C9"/>
    <w:rsid w:val="00CC2758"/>
    <w:rsid w:val="00CC2AEE"/>
    <w:rsid w:val="00CC525F"/>
    <w:rsid w:val="00CC6F1E"/>
    <w:rsid w:val="00CD2819"/>
    <w:rsid w:val="00CD4044"/>
    <w:rsid w:val="00CD4CF2"/>
    <w:rsid w:val="00CD749E"/>
    <w:rsid w:val="00CD760A"/>
    <w:rsid w:val="00CD76D1"/>
    <w:rsid w:val="00CE0F05"/>
    <w:rsid w:val="00CE550B"/>
    <w:rsid w:val="00CE591E"/>
    <w:rsid w:val="00CE5A20"/>
    <w:rsid w:val="00CE6E02"/>
    <w:rsid w:val="00CF1274"/>
    <w:rsid w:val="00CF3F08"/>
    <w:rsid w:val="00CF5C69"/>
    <w:rsid w:val="00CF62EB"/>
    <w:rsid w:val="00CF6994"/>
    <w:rsid w:val="00D00609"/>
    <w:rsid w:val="00D01232"/>
    <w:rsid w:val="00D07E53"/>
    <w:rsid w:val="00D10050"/>
    <w:rsid w:val="00D105D9"/>
    <w:rsid w:val="00D13AE3"/>
    <w:rsid w:val="00D17DE9"/>
    <w:rsid w:val="00D203E3"/>
    <w:rsid w:val="00D205A9"/>
    <w:rsid w:val="00D23036"/>
    <w:rsid w:val="00D23346"/>
    <w:rsid w:val="00D26EED"/>
    <w:rsid w:val="00D30D6E"/>
    <w:rsid w:val="00D32754"/>
    <w:rsid w:val="00D34D5A"/>
    <w:rsid w:val="00D3653D"/>
    <w:rsid w:val="00D3733D"/>
    <w:rsid w:val="00D40B1B"/>
    <w:rsid w:val="00D40D6C"/>
    <w:rsid w:val="00D41D79"/>
    <w:rsid w:val="00D4364B"/>
    <w:rsid w:val="00D4527B"/>
    <w:rsid w:val="00D5143A"/>
    <w:rsid w:val="00D51509"/>
    <w:rsid w:val="00D53609"/>
    <w:rsid w:val="00D539FB"/>
    <w:rsid w:val="00D54C84"/>
    <w:rsid w:val="00D5614C"/>
    <w:rsid w:val="00D60585"/>
    <w:rsid w:val="00D616E6"/>
    <w:rsid w:val="00D62060"/>
    <w:rsid w:val="00D67C77"/>
    <w:rsid w:val="00D70486"/>
    <w:rsid w:val="00D7344C"/>
    <w:rsid w:val="00D758CB"/>
    <w:rsid w:val="00D77718"/>
    <w:rsid w:val="00D835BA"/>
    <w:rsid w:val="00D858B9"/>
    <w:rsid w:val="00D85D7C"/>
    <w:rsid w:val="00D87806"/>
    <w:rsid w:val="00D9000C"/>
    <w:rsid w:val="00D9132B"/>
    <w:rsid w:val="00D93B27"/>
    <w:rsid w:val="00D946F8"/>
    <w:rsid w:val="00DA31BD"/>
    <w:rsid w:val="00DA4FB8"/>
    <w:rsid w:val="00DA5971"/>
    <w:rsid w:val="00DA61FB"/>
    <w:rsid w:val="00DB1B69"/>
    <w:rsid w:val="00DB430B"/>
    <w:rsid w:val="00DB6110"/>
    <w:rsid w:val="00DC2383"/>
    <w:rsid w:val="00DC3B75"/>
    <w:rsid w:val="00DC40A2"/>
    <w:rsid w:val="00DC42DD"/>
    <w:rsid w:val="00DD032C"/>
    <w:rsid w:val="00DD3FBF"/>
    <w:rsid w:val="00DD7F85"/>
    <w:rsid w:val="00DE39C6"/>
    <w:rsid w:val="00DE4B06"/>
    <w:rsid w:val="00DE4E52"/>
    <w:rsid w:val="00DF06EB"/>
    <w:rsid w:val="00DF2BEC"/>
    <w:rsid w:val="00DF2DAD"/>
    <w:rsid w:val="00DF5968"/>
    <w:rsid w:val="00E00304"/>
    <w:rsid w:val="00E0080A"/>
    <w:rsid w:val="00E00CEE"/>
    <w:rsid w:val="00E00D45"/>
    <w:rsid w:val="00E03CC1"/>
    <w:rsid w:val="00E04A88"/>
    <w:rsid w:val="00E059D3"/>
    <w:rsid w:val="00E05C0E"/>
    <w:rsid w:val="00E06ACA"/>
    <w:rsid w:val="00E07357"/>
    <w:rsid w:val="00E11EE1"/>
    <w:rsid w:val="00E13619"/>
    <w:rsid w:val="00E14DF2"/>
    <w:rsid w:val="00E17318"/>
    <w:rsid w:val="00E2511A"/>
    <w:rsid w:val="00E253D3"/>
    <w:rsid w:val="00E273EF"/>
    <w:rsid w:val="00E30803"/>
    <w:rsid w:val="00E30C7F"/>
    <w:rsid w:val="00E32417"/>
    <w:rsid w:val="00E328BC"/>
    <w:rsid w:val="00E34055"/>
    <w:rsid w:val="00E34F67"/>
    <w:rsid w:val="00E37A6C"/>
    <w:rsid w:val="00E40AC4"/>
    <w:rsid w:val="00E40C38"/>
    <w:rsid w:val="00E41880"/>
    <w:rsid w:val="00E42B25"/>
    <w:rsid w:val="00E47315"/>
    <w:rsid w:val="00E50EF6"/>
    <w:rsid w:val="00E51F31"/>
    <w:rsid w:val="00E526E0"/>
    <w:rsid w:val="00E563EF"/>
    <w:rsid w:val="00E56787"/>
    <w:rsid w:val="00E57D0B"/>
    <w:rsid w:val="00E6272A"/>
    <w:rsid w:val="00E62C75"/>
    <w:rsid w:val="00E63B59"/>
    <w:rsid w:val="00E65278"/>
    <w:rsid w:val="00E6614E"/>
    <w:rsid w:val="00E666B1"/>
    <w:rsid w:val="00E67212"/>
    <w:rsid w:val="00E70C67"/>
    <w:rsid w:val="00E80014"/>
    <w:rsid w:val="00E8404F"/>
    <w:rsid w:val="00E84A4F"/>
    <w:rsid w:val="00E84E3D"/>
    <w:rsid w:val="00E90D33"/>
    <w:rsid w:val="00E91081"/>
    <w:rsid w:val="00E9133C"/>
    <w:rsid w:val="00E96A91"/>
    <w:rsid w:val="00E96EDB"/>
    <w:rsid w:val="00EA06D1"/>
    <w:rsid w:val="00EA23F7"/>
    <w:rsid w:val="00EC4362"/>
    <w:rsid w:val="00EC50BF"/>
    <w:rsid w:val="00EC5975"/>
    <w:rsid w:val="00ED1EA9"/>
    <w:rsid w:val="00EE1FCD"/>
    <w:rsid w:val="00EE5967"/>
    <w:rsid w:val="00EE6623"/>
    <w:rsid w:val="00EE7816"/>
    <w:rsid w:val="00F0022A"/>
    <w:rsid w:val="00F0036D"/>
    <w:rsid w:val="00F007EA"/>
    <w:rsid w:val="00F043F8"/>
    <w:rsid w:val="00F06821"/>
    <w:rsid w:val="00F06CC4"/>
    <w:rsid w:val="00F06F00"/>
    <w:rsid w:val="00F14B8F"/>
    <w:rsid w:val="00F20C7D"/>
    <w:rsid w:val="00F21C6E"/>
    <w:rsid w:val="00F234D5"/>
    <w:rsid w:val="00F24CD9"/>
    <w:rsid w:val="00F31D36"/>
    <w:rsid w:val="00F33265"/>
    <w:rsid w:val="00F358E9"/>
    <w:rsid w:val="00F35A99"/>
    <w:rsid w:val="00F43E03"/>
    <w:rsid w:val="00F463A2"/>
    <w:rsid w:val="00F510A8"/>
    <w:rsid w:val="00F519EA"/>
    <w:rsid w:val="00F5304A"/>
    <w:rsid w:val="00F539E6"/>
    <w:rsid w:val="00F53D10"/>
    <w:rsid w:val="00F55D12"/>
    <w:rsid w:val="00F55D5B"/>
    <w:rsid w:val="00F569EB"/>
    <w:rsid w:val="00F61939"/>
    <w:rsid w:val="00F6418E"/>
    <w:rsid w:val="00F64BD2"/>
    <w:rsid w:val="00F64DBA"/>
    <w:rsid w:val="00F66E71"/>
    <w:rsid w:val="00F74D62"/>
    <w:rsid w:val="00F751FC"/>
    <w:rsid w:val="00F81932"/>
    <w:rsid w:val="00F8250B"/>
    <w:rsid w:val="00F831DA"/>
    <w:rsid w:val="00F85EBD"/>
    <w:rsid w:val="00F86B6D"/>
    <w:rsid w:val="00F910FE"/>
    <w:rsid w:val="00F9324A"/>
    <w:rsid w:val="00F956DB"/>
    <w:rsid w:val="00FA1E3B"/>
    <w:rsid w:val="00FA4024"/>
    <w:rsid w:val="00FB0890"/>
    <w:rsid w:val="00FB18C7"/>
    <w:rsid w:val="00FB3A91"/>
    <w:rsid w:val="00FB6156"/>
    <w:rsid w:val="00FB64F8"/>
    <w:rsid w:val="00FC0D6B"/>
    <w:rsid w:val="00FC0E80"/>
    <w:rsid w:val="00FC115C"/>
    <w:rsid w:val="00FD33B9"/>
    <w:rsid w:val="00FD36CD"/>
    <w:rsid w:val="00FD6159"/>
    <w:rsid w:val="00FD70C6"/>
    <w:rsid w:val="00FE4C05"/>
    <w:rsid w:val="00FF0281"/>
    <w:rsid w:val="00FF0DAA"/>
    <w:rsid w:val="00FF1227"/>
    <w:rsid w:val="00FF1787"/>
    <w:rsid w:val="00FF1CFC"/>
    <w:rsid w:val="00FF1D23"/>
    <w:rsid w:val="00FF1DE3"/>
    <w:rsid w:val="00FF3C65"/>
    <w:rsid w:val="00FF41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D4EFB"/>
  <w15:docId w15:val="{A7D042A3-5A8E-4AFF-939F-AF178AA68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101D8"/>
    <w:rPr>
      <w:sz w:val="24"/>
    </w:rPr>
  </w:style>
  <w:style w:type="paragraph" w:styleId="Heading1">
    <w:name w:val="heading 1"/>
    <w:basedOn w:val="Normal"/>
    <w:next w:val="Normal"/>
    <w:qFormat/>
    <w:rsid w:val="00313D6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13D6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qFormat/>
    <w:rsid w:val="00313D6D"/>
    <w:pPr>
      <w:keepNext/>
      <w:numPr>
        <w:ilvl w:val="2"/>
        <w:numId w:val="12"/>
      </w:numPr>
      <w:spacing w:before="240" w:after="60"/>
      <w:outlineLvl w:val="2"/>
    </w:pPr>
    <w:rPr>
      <w:rFonts w:ascii="Arial" w:hAnsi="Arial" w:cs="Arial"/>
      <w:b/>
      <w:bCs/>
      <w:sz w:val="26"/>
      <w:szCs w:val="26"/>
    </w:rPr>
  </w:style>
  <w:style w:type="paragraph" w:styleId="Heading6">
    <w:name w:val="heading 6"/>
    <w:basedOn w:val="11HeadingE"/>
    <w:next w:val="Normal"/>
    <w:autoRedefine/>
    <w:qFormat/>
    <w:rsid w:val="00F85EB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next w:val="02Authornames"/>
    <w:autoRedefine/>
    <w:rsid w:val="003563B4"/>
    <w:pPr>
      <w:spacing w:before="180" w:after="120"/>
      <w:contextualSpacing/>
      <w:jc w:val="center"/>
    </w:pPr>
    <w:rPr>
      <w:rFonts w:ascii="Arial Black" w:hAnsi="Arial Black"/>
      <w:noProof/>
      <w:position w:val="8"/>
      <w:sz w:val="32"/>
      <w:szCs w:val="32"/>
    </w:rPr>
  </w:style>
  <w:style w:type="paragraph" w:customStyle="1" w:styleId="02Authornames">
    <w:name w:val="02 Author names"/>
    <w:autoRedefine/>
    <w:rsid w:val="001977A6"/>
    <w:pPr>
      <w:spacing w:after="120" w:line="240" w:lineRule="exact"/>
      <w:ind w:left="600" w:right="568"/>
      <w:jc w:val="center"/>
    </w:pPr>
    <w:rPr>
      <w:b/>
      <w:noProof/>
      <w:sz w:val="26"/>
      <w:szCs w:val="22"/>
    </w:rPr>
  </w:style>
  <w:style w:type="paragraph" w:customStyle="1" w:styleId="06bMaterialmethodstext">
    <w:name w:val="06b Material &amp; methods text"/>
    <w:basedOn w:val="Normal"/>
    <w:autoRedefine/>
    <w:rsid w:val="005D1949"/>
    <w:pPr>
      <w:tabs>
        <w:tab w:val="left" w:pos="199"/>
      </w:tabs>
      <w:spacing w:after="240"/>
      <w:ind w:firstLine="199"/>
      <w:contextualSpacing/>
      <w:jc w:val="both"/>
    </w:pPr>
    <w:rPr>
      <w:sz w:val="18"/>
    </w:rPr>
  </w:style>
  <w:style w:type="paragraph" w:customStyle="1" w:styleId="04Abstract">
    <w:name w:val="04 Abstract"/>
    <w:next w:val="Normal"/>
    <w:autoRedefine/>
    <w:rsid w:val="00082C94"/>
    <w:pPr>
      <w:spacing w:before="120" w:after="120"/>
      <w:jc w:val="both"/>
    </w:pPr>
    <w:rPr>
      <w:sz w:val="19"/>
      <w:szCs w:val="18"/>
    </w:rPr>
  </w:style>
  <w:style w:type="paragraph" w:customStyle="1" w:styleId="07HEADINGA">
    <w:name w:val="07 HEADING A"/>
    <w:next w:val="06aMaintext"/>
    <w:autoRedefine/>
    <w:rsid w:val="00813296"/>
    <w:pPr>
      <w:spacing w:line="240" w:lineRule="exact"/>
    </w:pPr>
    <w:rPr>
      <w:rFonts w:ascii="Arial" w:hAnsi="Arial"/>
      <w:b/>
      <w:sz w:val="19"/>
    </w:rPr>
  </w:style>
  <w:style w:type="paragraph" w:customStyle="1" w:styleId="06aMaintext">
    <w:name w:val="06a Main text"/>
    <w:link w:val="06aMaintextChar"/>
    <w:autoRedefine/>
    <w:rsid w:val="005D1949"/>
    <w:pPr>
      <w:tabs>
        <w:tab w:val="left" w:pos="198"/>
      </w:tabs>
      <w:spacing w:after="240" w:line="220" w:lineRule="exact"/>
      <w:ind w:firstLine="199"/>
      <w:contextualSpacing/>
      <w:jc w:val="both"/>
    </w:pPr>
    <w:rPr>
      <w:spacing w:val="-2"/>
      <w:sz w:val="19"/>
      <w:szCs w:val="18"/>
    </w:rPr>
  </w:style>
  <w:style w:type="paragraph" w:customStyle="1" w:styleId="A1Footnote">
    <w:name w:val="A1 Footnote"/>
    <w:basedOn w:val="Normal"/>
    <w:autoRedefine/>
    <w:rsid w:val="005D742A"/>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AD71BE"/>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noProof/>
      <w:spacing w:val="2"/>
      <w:sz w:val="18"/>
      <w:szCs w:val="18"/>
    </w:rPr>
  </w:style>
  <w:style w:type="paragraph" w:customStyle="1" w:styleId="03Authoraffiliation">
    <w:name w:val="03 Author affiliation"/>
    <w:autoRedefine/>
    <w:rsid w:val="001B7062"/>
    <w:pPr>
      <w:jc w:val="center"/>
    </w:pPr>
    <w:rPr>
      <w:i/>
      <w:noProof/>
      <w:sz w:val="19"/>
    </w:rPr>
  </w:style>
  <w:style w:type="paragraph" w:customStyle="1" w:styleId="05Keywords">
    <w:name w:val="05 Keywords"/>
    <w:basedOn w:val="04Abstract"/>
    <w:autoRedefine/>
    <w:rsid w:val="005D742A"/>
    <w:pPr>
      <w:spacing w:after="0"/>
      <w:ind w:left="600" w:right="589"/>
      <w:contextualSpacing/>
      <w:jc w:val="center"/>
    </w:pPr>
  </w:style>
  <w:style w:type="paragraph" w:customStyle="1" w:styleId="X1Textlinedonotuse">
    <w:name w:val="X1 Text line (do not use)"/>
    <w:basedOn w:val="05Keywords"/>
    <w:rsid w:val="005D742A"/>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A33143"/>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747A45"/>
    <w:pPr>
      <w:spacing w:line="240" w:lineRule="exact"/>
    </w:pPr>
    <w:rPr>
      <w:b/>
      <w:i/>
      <w:color w:val="000000"/>
      <w:sz w:val="18"/>
    </w:rPr>
  </w:style>
  <w:style w:type="paragraph" w:customStyle="1" w:styleId="09HeadingC">
    <w:name w:val="09 Heading C"/>
    <w:next w:val="Normal"/>
    <w:rsid w:val="00813296"/>
    <w:pPr>
      <w:spacing w:before="240" w:line="200" w:lineRule="exact"/>
    </w:pPr>
    <w:rPr>
      <w:i/>
      <w:sz w:val="18"/>
    </w:rPr>
  </w:style>
  <w:style w:type="paragraph" w:customStyle="1" w:styleId="10HeadingD">
    <w:name w:val="10 Heading D"/>
    <w:next w:val="Normal"/>
    <w:autoRedefine/>
    <w:rsid w:val="002C3E4A"/>
    <w:pPr>
      <w:spacing w:before="240"/>
      <w:jc w:val="both"/>
    </w:pPr>
    <w:rPr>
      <w:i/>
      <w:sz w:val="19"/>
    </w:rPr>
  </w:style>
  <w:style w:type="paragraph" w:customStyle="1" w:styleId="F2Figlegend2column">
    <w:name w:val="F2 Fig legend (2 column)"/>
    <w:basedOn w:val="Normal"/>
    <w:link w:val="F2Figlegend2columnChar"/>
    <w:autoRedefine/>
    <w:rsid w:val="00A33143"/>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FF1787"/>
    <w:pPr>
      <w:spacing w:before="240" w:after="240"/>
      <w:jc w:val="both"/>
    </w:pPr>
    <w:rPr>
      <w:sz w:val="18"/>
    </w:rPr>
  </w:style>
  <w:style w:type="paragraph" w:customStyle="1" w:styleId="A2ESMstatement">
    <w:name w:val="A2 ESM statement"/>
    <w:basedOn w:val="Normal"/>
    <w:autoRedefine/>
    <w:rsid w:val="00747A45"/>
    <w:pPr>
      <w:framePr w:w="4763" w:wrap="notBeside" w:hAnchor="margin" w:x="1" w:yAlign="bottom" w:anchorLock="1"/>
      <w:ind w:right="-36"/>
      <w:jc w:val="both"/>
    </w:pPr>
    <w:rPr>
      <w:sz w:val="16"/>
    </w:rPr>
  </w:style>
  <w:style w:type="paragraph" w:customStyle="1" w:styleId="H1Shorttitle">
    <w:name w:val="H1 Short title"/>
    <w:basedOn w:val="Normal"/>
    <w:autoRedefine/>
    <w:rsid w:val="000E4718"/>
    <w:pPr>
      <w:spacing w:after="100" w:afterAutospacing="1"/>
    </w:pPr>
    <w:rPr>
      <w:sz w:val="18"/>
    </w:rPr>
  </w:style>
  <w:style w:type="paragraph" w:customStyle="1" w:styleId="11HeadingE">
    <w:name w:val="11 Heading E"/>
    <w:basedOn w:val="10HeadingD"/>
    <w:next w:val="06aMaintext"/>
    <w:autoRedefine/>
    <w:rsid w:val="00F55D5B"/>
    <w:rPr>
      <w:i w:val="0"/>
    </w:rPr>
  </w:style>
  <w:style w:type="paragraph" w:customStyle="1" w:styleId="T1Table1column">
    <w:name w:val="T1 Table (1 column)"/>
    <w:autoRedefine/>
    <w:rsid w:val="00841C48"/>
    <w:pPr>
      <w:framePr w:wrap="around" w:vAnchor="text" w:hAnchor="text" w:y="1"/>
      <w:spacing w:before="2" w:after="2" w:line="200" w:lineRule="exact"/>
      <w:contextualSpacing/>
    </w:pPr>
    <w:rPr>
      <w:noProof/>
      <w:sz w:val="18"/>
    </w:rPr>
  </w:style>
  <w:style w:type="paragraph" w:customStyle="1" w:styleId="T2Table2column">
    <w:name w:val="T2 Table (2 column)"/>
    <w:autoRedefine/>
    <w:rsid w:val="00841C48"/>
    <w:pPr>
      <w:framePr w:w="9478" w:hSpace="170" w:wrap="around" w:vAnchor="page" w:hAnchor="margin" w:y="1443"/>
      <w:spacing w:before="2" w:after="2" w:line="200" w:lineRule="exact"/>
      <w:contextualSpacing/>
    </w:pPr>
    <w:rPr>
      <w:sz w:val="18"/>
      <w:szCs w:val="16"/>
    </w:rPr>
  </w:style>
  <w:style w:type="table" w:customStyle="1" w:styleId="T3Tablegrid">
    <w:name w:val="T3 Table grid"/>
    <w:basedOn w:val="TableNormal"/>
    <w:rsid w:val="003A7A61"/>
    <w:rPr>
      <w:sz w:val="18"/>
      <w:szCs w:val="18"/>
    </w:rPr>
    <w:tblPr>
      <w:jc w:val="center"/>
      <w:tblBorders>
        <w:top w:val="single" w:sz="6" w:space="0" w:color="auto"/>
        <w:bottom w:val="single" w:sz="6" w:space="0" w:color="auto"/>
      </w:tblBorders>
      <w:tblCellMar>
        <w:left w:w="60" w:type="dxa"/>
        <w:right w:w="60" w:type="dxa"/>
      </w:tblCellMar>
    </w:tblPr>
    <w:trPr>
      <w:cantSplit/>
      <w:jc w:val="center"/>
    </w:trPr>
    <w:tcPr>
      <w:vAlign w:val="bottom"/>
    </w:tcPr>
  </w:style>
  <w:style w:type="character" w:customStyle="1" w:styleId="06aMaintextChar">
    <w:name w:val="06a Main text Char"/>
    <w:basedOn w:val="DefaultParagraphFont"/>
    <w:link w:val="06aMaintext"/>
    <w:rsid w:val="005D1949"/>
    <w:rPr>
      <w:spacing w:val="-2"/>
      <w:sz w:val="19"/>
      <w:szCs w:val="18"/>
      <w:lang w:val="en-GB" w:eastAsia="en-GB" w:bidi="ar-SA"/>
    </w:rPr>
  </w:style>
  <w:style w:type="character" w:styleId="Emphasis">
    <w:name w:val="Emphasis"/>
    <w:basedOn w:val="DefaultParagraphFont"/>
    <w:uiPriority w:val="20"/>
    <w:qFormat/>
    <w:rsid w:val="00B85405"/>
    <w:rPr>
      <w:i/>
      <w:iCs/>
    </w:rPr>
  </w:style>
  <w:style w:type="paragraph" w:styleId="Title">
    <w:name w:val="Title"/>
    <w:basedOn w:val="Normal"/>
    <w:next w:val="Normal"/>
    <w:link w:val="TitleChar"/>
    <w:qFormat/>
    <w:rsid w:val="00B8540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85405"/>
    <w:rPr>
      <w:rFonts w:asciiTheme="majorHAnsi" w:eastAsiaTheme="majorEastAsia" w:hAnsiTheme="majorHAnsi" w:cstheme="majorBidi"/>
      <w:b/>
      <w:bCs/>
      <w:kern w:val="28"/>
      <w:sz w:val="32"/>
      <w:szCs w:val="32"/>
    </w:rPr>
  </w:style>
  <w:style w:type="character" w:customStyle="1" w:styleId="F1Figlegend1columnChar">
    <w:name w:val="F1 Fig legend (1 column) Char"/>
    <w:basedOn w:val="DefaultParagraphFont"/>
    <w:link w:val="F1Figlegend1column"/>
    <w:rsid w:val="00A33143"/>
    <w:rPr>
      <w:sz w:val="18"/>
      <w:lang w:val="en-GB" w:eastAsia="en-GB" w:bidi="ar-SA"/>
    </w:rPr>
  </w:style>
  <w:style w:type="character" w:customStyle="1" w:styleId="F2Figlegend2columnChar">
    <w:name w:val="F2 Fig legend (2 column) Char"/>
    <w:basedOn w:val="DefaultParagraphFont"/>
    <w:link w:val="F2Figlegend2column"/>
    <w:rsid w:val="00A33143"/>
    <w:rPr>
      <w:sz w:val="18"/>
      <w:lang w:val="en-GB" w:eastAsia="en-GB" w:bidi="ar-SA"/>
    </w:rPr>
  </w:style>
  <w:style w:type="paragraph" w:customStyle="1" w:styleId="F3Figstyle1column">
    <w:name w:val="F3 Fig style (1 column)"/>
    <w:basedOn w:val="Normal"/>
    <w:next w:val="F1Figlegend1column"/>
    <w:autoRedefine/>
    <w:rsid w:val="00C062C9"/>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841C48"/>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9418F0"/>
    <w:pPr>
      <w:ind w:left="720"/>
    </w:pPr>
  </w:style>
  <w:style w:type="character" w:customStyle="1" w:styleId="apple-converted-space">
    <w:name w:val="apple-converted-space"/>
    <w:basedOn w:val="DefaultParagraphFont"/>
    <w:rsid w:val="009418F0"/>
  </w:style>
  <w:style w:type="character" w:styleId="Strong">
    <w:name w:val="Strong"/>
    <w:basedOn w:val="DefaultParagraphFont"/>
    <w:uiPriority w:val="22"/>
    <w:qFormat/>
    <w:rsid w:val="009418F0"/>
    <w:rPr>
      <w:b/>
      <w:bCs/>
    </w:rPr>
  </w:style>
  <w:style w:type="character" w:styleId="Hyperlink">
    <w:name w:val="Hyperlink"/>
    <w:basedOn w:val="DefaultParagraphFont"/>
    <w:uiPriority w:val="99"/>
    <w:unhideWhenUsed/>
    <w:rsid w:val="009418F0"/>
    <w:rPr>
      <w:color w:val="0000FF"/>
      <w:u w:val="single"/>
    </w:rPr>
  </w:style>
  <w:style w:type="paragraph" w:customStyle="1" w:styleId="titlersos">
    <w:name w:val="title rsos"/>
    <w:basedOn w:val="Normal"/>
    <w:link w:val="titlersosChar"/>
    <w:qFormat/>
    <w:rsid w:val="0034068D"/>
    <w:pPr>
      <w:numPr>
        <w:numId w:val="15"/>
      </w:numPr>
      <w:ind w:left="720"/>
    </w:pPr>
    <w:rPr>
      <w:rFonts w:ascii="MyriadPro-Cond" w:hAnsi="MyriadPro-Cond"/>
      <w:b/>
      <w:sz w:val="36"/>
      <w:szCs w:val="36"/>
    </w:rPr>
  </w:style>
  <w:style w:type="character" w:customStyle="1" w:styleId="titlersosChar">
    <w:name w:val="title rsos Char"/>
    <w:basedOn w:val="DefaultParagraphFont"/>
    <w:link w:val="titlersos"/>
    <w:rsid w:val="0034068D"/>
    <w:rPr>
      <w:rFonts w:ascii="MyriadPro-Cond" w:hAnsi="MyriadPro-Cond"/>
      <w:b/>
      <w:sz w:val="36"/>
      <w:szCs w:val="36"/>
    </w:rPr>
  </w:style>
  <w:style w:type="paragraph" w:styleId="BalloonText">
    <w:name w:val="Balloon Text"/>
    <w:basedOn w:val="Normal"/>
    <w:link w:val="BalloonTextChar"/>
    <w:rsid w:val="00394285"/>
    <w:rPr>
      <w:rFonts w:ascii="Tahoma" w:hAnsi="Tahoma" w:cs="Tahoma"/>
      <w:sz w:val="16"/>
      <w:szCs w:val="16"/>
    </w:rPr>
  </w:style>
  <w:style w:type="character" w:customStyle="1" w:styleId="BalloonTextChar">
    <w:name w:val="Balloon Text Char"/>
    <w:basedOn w:val="DefaultParagraphFont"/>
    <w:link w:val="BalloonText"/>
    <w:rsid w:val="00394285"/>
    <w:rPr>
      <w:rFonts w:ascii="Tahoma" w:hAnsi="Tahoma" w:cs="Tahoma"/>
      <w:sz w:val="16"/>
      <w:szCs w:val="16"/>
    </w:rPr>
  </w:style>
  <w:style w:type="paragraph" w:styleId="NormalWeb">
    <w:name w:val="Normal (Web)"/>
    <w:basedOn w:val="Normal"/>
    <w:uiPriority w:val="99"/>
    <w:unhideWhenUsed/>
    <w:rsid w:val="00445BEE"/>
    <w:pPr>
      <w:spacing w:before="100" w:beforeAutospacing="1" w:after="100" w:afterAutospacing="1"/>
    </w:pPr>
    <w:rPr>
      <w:szCs w:val="24"/>
    </w:rPr>
  </w:style>
  <w:style w:type="character" w:styleId="FollowedHyperlink">
    <w:name w:val="FollowedHyperlink"/>
    <w:basedOn w:val="DefaultParagraphFont"/>
    <w:semiHidden/>
    <w:unhideWhenUsed/>
    <w:rsid w:val="00AD4920"/>
    <w:rPr>
      <w:color w:val="800080" w:themeColor="followedHyperlink"/>
      <w:u w:val="single"/>
    </w:rPr>
  </w:style>
  <w:style w:type="paragraph" w:styleId="Caption">
    <w:name w:val="caption"/>
    <w:basedOn w:val="Normal"/>
    <w:next w:val="Normal"/>
    <w:uiPriority w:val="35"/>
    <w:unhideWhenUsed/>
    <w:qFormat/>
    <w:rsid w:val="00167E60"/>
    <w:pPr>
      <w:spacing w:after="200"/>
    </w:pPr>
    <w:rPr>
      <w:rFonts w:eastAsiaTheme="minorHAnsi" w:cstheme="minorBidi"/>
      <w:i/>
      <w:iCs/>
      <w:color w:val="1F497D" w:themeColor="text2"/>
      <w:sz w:val="18"/>
      <w:szCs w:val="18"/>
      <w:lang w:eastAsia="en-US"/>
    </w:rPr>
  </w:style>
  <w:style w:type="character" w:styleId="PlaceholderText">
    <w:name w:val="Placeholder Text"/>
    <w:basedOn w:val="DefaultParagraphFont"/>
    <w:uiPriority w:val="99"/>
    <w:semiHidden/>
    <w:rsid w:val="006D6F03"/>
    <w:rPr>
      <w:color w:val="808080"/>
    </w:rPr>
  </w:style>
  <w:style w:type="table" w:styleId="TableGrid">
    <w:name w:val="Table Grid"/>
    <w:basedOn w:val="TableNormal"/>
    <w:uiPriority w:val="39"/>
    <w:rsid w:val="00FB18C7"/>
    <w:rPr>
      <w:rFonts w:asciiTheme="minorHAnsi" w:eastAsiaTheme="minorHAnsi" w:hAnsiTheme="minorHAnsi" w:cstheme="minorBidi"/>
      <w:sz w:val="22"/>
      <w:szCs w:val="22"/>
      <w:lang w:val="en-NZ"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B1444"/>
    <w:pPr>
      <w:tabs>
        <w:tab w:val="left" w:pos="380"/>
      </w:tabs>
      <w:ind w:left="384" w:hanging="384"/>
    </w:pPr>
  </w:style>
  <w:style w:type="character" w:customStyle="1" w:styleId="st">
    <w:name w:val="st"/>
    <w:basedOn w:val="DefaultParagraphFont"/>
    <w:rsid w:val="004B1444"/>
  </w:style>
  <w:style w:type="character" w:styleId="CommentReference">
    <w:name w:val="annotation reference"/>
    <w:basedOn w:val="DefaultParagraphFont"/>
    <w:semiHidden/>
    <w:unhideWhenUsed/>
    <w:rsid w:val="00DF06EB"/>
    <w:rPr>
      <w:sz w:val="16"/>
      <w:szCs w:val="16"/>
    </w:rPr>
  </w:style>
  <w:style w:type="paragraph" w:styleId="CommentText">
    <w:name w:val="annotation text"/>
    <w:basedOn w:val="Normal"/>
    <w:link w:val="CommentTextChar"/>
    <w:semiHidden/>
    <w:unhideWhenUsed/>
    <w:rsid w:val="00DF06EB"/>
    <w:rPr>
      <w:sz w:val="20"/>
    </w:rPr>
  </w:style>
  <w:style w:type="character" w:customStyle="1" w:styleId="CommentTextChar">
    <w:name w:val="Comment Text Char"/>
    <w:basedOn w:val="DefaultParagraphFont"/>
    <w:link w:val="CommentText"/>
    <w:semiHidden/>
    <w:rsid w:val="00DF06EB"/>
  </w:style>
  <w:style w:type="paragraph" w:styleId="CommentSubject">
    <w:name w:val="annotation subject"/>
    <w:basedOn w:val="CommentText"/>
    <w:next w:val="CommentText"/>
    <w:link w:val="CommentSubjectChar"/>
    <w:semiHidden/>
    <w:unhideWhenUsed/>
    <w:rsid w:val="00DF06EB"/>
    <w:rPr>
      <w:b/>
      <w:bCs/>
    </w:rPr>
  </w:style>
  <w:style w:type="character" w:customStyle="1" w:styleId="CommentSubjectChar">
    <w:name w:val="Comment Subject Char"/>
    <w:basedOn w:val="CommentTextChar"/>
    <w:link w:val="CommentSubject"/>
    <w:semiHidden/>
    <w:rsid w:val="00DF06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83012">
      <w:bodyDiv w:val="1"/>
      <w:marLeft w:val="0"/>
      <w:marRight w:val="0"/>
      <w:marTop w:val="0"/>
      <w:marBottom w:val="0"/>
      <w:divBdr>
        <w:top w:val="none" w:sz="0" w:space="0" w:color="auto"/>
        <w:left w:val="none" w:sz="0" w:space="0" w:color="auto"/>
        <w:bottom w:val="none" w:sz="0" w:space="0" w:color="auto"/>
        <w:right w:val="none" w:sz="0" w:space="0" w:color="auto"/>
      </w:divBdr>
      <w:divsChild>
        <w:div w:id="1025130416">
          <w:marLeft w:val="0"/>
          <w:marRight w:val="0"/>
          <w:marTop w:val="0"/>
          <w:marBottom w:val="0"/>
          <w:divBdr>
            <w:top w:val="none" w:sz="0" w:space="0" w:color="auto"/>
            <w:left w:val="none" w:sz="0" w:space="0" w:color="auto"/>
            <w:bottom w:val="none" w:sz="0" w:space="0" w:color="auto"/>
            <w:right w:val="none" w:sz="0" w:space="0" w:color="auto"/>
          </w:divBdr>
        </w:div>
        <w:div w:id="1401249425">
          <w:marLeft w:val="0"/>
          <w:marRight w:val="0"/>
          <w:marTop w:val="0"/>
          <w:marBottom w:val="0"/>
          <w:divBdr>
            <w:top w:val="none" w:sz="0" w:space="0" w:color="auto"/>
            <w:left w:val="none" w:sz="0" w:space="0" w:color="auto"/>
            <w:bottom w:val="none" w:sz="0" w:space="0" w:color="auto"/>
            <w:right w:val="none" w:sz="0" w:space="0" w:color="auto"/>
          </w:divBdr>
        </w:div>
        <w:div w:id="138546064">
          <w:marLeft w:val="0"/>
          <w:marRight w:val="0"/>
          <w:marTop w:val="0"/>
          <w:marBottom w:val="0"/>
          <w:divBdr>
            <w:top w:val="none" w:sz="0" w:space="0" w:color="auto"/>
            <w:left w:val="none" w:sz="0" w:space="0" w:color="auto"/>
            <w:bottom w:val="none" w:sz="0" w:space="0" w:color="auto"/>
            <w:right w:val="none" w:sz="0" w:space="0" w:color="auto"/>
          </w:divBdr>
        </w:div>
        <w:div w:id="682050074">
          <w:marLeft w:val="0"/>
          <w:marRight w:val="0"/>
          <w:marTop w:val="0"/>
          <w:marBottom w:val="0"/>
          <w:divBdr>
            <w:top w:val="none" w:sz="0" w:space="0" w:color="auto"/>
            <w:left w:val="none" w:sz="0" w:space="0" w:color="auto"/>
            <w:bottom w:val="none" w:sz="0" w:space="0" w:color="auto"/>
            <w:right w:val="none" w:sz="0" w:space="0" w:color="auto"/>
          </w:divBdr>
        </w:div>
        <w:div w:id="1762949178">
          <w:marLeft w:val="0"/>
          <w:marRight w:val="0"/>
          <w:marTop w:val="0"/>
          <w:marBottom w:val="0"/>
          <w:divBdr>
            <w:top w:val="none" w:sz="0" w:space="0" w:color="auto"/>
            <w:left w:val="none" w:sz="0" w:space="0" w:color="auto"/>
            <w:bottom w:val="none" w:sz="0" w:space="0" w:color="auto"/>
            <w:right w:val="none" w:sz="0" w:space="0" w:color="auto"/>
          </w:divBdr>
        </w:div>
        <w:div w:id="2091920550">
          <w:marLeft w:val="0"/>
          <w:marRight w:val="0"/>
          <w:marTop w:val="0"/>
          <w:marBottom w:val="0"/>
          <w:divBdr>
            <w:top w:val="none" w:sz="0" w:space="0" w:color="auto"/>
            <w:left w:val="none" w:sz="0" w:space="0" w:color="auto"/>
            <w:bottom w:val="none" w:sz="0" w:space="0" w:color="auto"/>
            <w:right w:val="none" w:sz="0" w:space="0" w:color="auto"/>
          </w:divBdr>
        </w:div>
      </w:divsChild>
    </w:div>
    <w:div w:id="210725549">
      <w:bodyDiv w:val="1"/>
      <w:marLeft w:val="0"/>
      <w:marRight w:val="0"/>
      <w:marTop w:val="0"/>
      <w:marBottom w:val="0"/>
      <w:divBdr>
        <w:top w:val="none" w:sz="0" w:space="0" w:color="auto"/>
        <w:left w:val="none" w:sz="0" w:space="0" w:color="auto"/>
        <w:bottom w:val="none" w:sz="0" w:space="0" w:color="auto"/>
        <w:right w:val="none" w:sz="0" w:space="0" w:color="auto"/>
      </w:divBdr>
      <w:divsChild>
        <w:div w:id="1932271840">
          <w:marLeft w:val="0"/>
          <w:marRight w:val="0"/>
          <w:marTop w:val="0"/>
          <w:marBottom w:val="0"/>
          <w:divBdr>
            <w:top w:val="none" w:sz="0" w:space="0" w:color="auto"/>
            <w:left w:val="none" w:sz="0" w:space="0" w:color="auto"/>
            <w:bottom w:val="none" w:sz="0" w:space="0" w:color="auto"/>
            <w:right w:val="none" w:sz="0" w:space="0" w:color="auto"/>
          </w:divBdr>
        </w:div>
        <w:div w:id="887572266">
          <w:marLeft w:val="0"/>
          <w:marRight w:val="0"/>
          <w:marTop w:val="0"/>
          <w:marBottom w:val="0"/>
          <w:divBdr>
            <w:top w:val="none" w:sz="0" w:space="0" w:color="auto"/>
            <w:left w:val="none" w:sz="0" w:space="0" w:color="auto"/>
            <w:bottom w:val="none" w:sz="0" w:space="0" w:color="auto"/>
            <w:right w:val="none" w:sz="0" w:space="0" w:color="auto"/>
          </w:divBdr>
        </w:div>
        <w:div w:id="929048932">
          <w:marLeft w:val="0"/>
          <w:marRight w:val="0"/>
          <w:marTop w:val="0"/>
          <w:marBottom w:val="0"/>
          <w:divBdr>
            <w:top w:val="none" w:sz="0" w:space="0" w:color="auto"/>
            <w:left w:val="none" w:sz="0" w:space="0" w:color="auto"/>
            <w:bottom w:val="none" w:sz="0" w:space="0" w:color="auto"/>
            <w:right w:val="none" w:sz="0" w:space="0" w:color="auto"/>
          </w:divBdr>
        </w:div>
        <w:div w:id="75444734">
          <w:marLeft w:val="0"/>
          <w:marRight w:val="0"/>
          <w:marTop w:val="0"/>
          <w:marBottom w:val="0"/>
          <w:divBdr>
            <w:top w:val="none" w:sz="0" w:space="0" w:color="auto"/>
            <w:left w:val="none" w:sz="0" w:space="0" w:color="auto"/>
            <w:bottom w:val="none" w:sz="0" w:space="0" w:color="auto"/>
            <w:right w:val="none" w:sz="0" w:space="0" w:color="auto"/>
          </w:divBdr>
        </w:div>
        <w:div w:id="1882597528">
          <w:marLeft w:val="0"/>
          <w:marRight w:val="0"/>
          <w:marTop w:val="0"/>
          <w:marBottom w:val="0"/>
          <w:divBdr>
            <w:top w:val="none" w:sz="0" w:space="0" w:color="auto"/>
            <w:left w:val="none" w:sz="0" w:space="0" w:color="auto"/>
            <w:bottom w:val="none" w:sz="0" w:space="0" w:color="auto"/>
            <w:right w:val="none" w:sz="0" w:space="0" w:color="auto"/>
          </w:divBdr>
        </w:div>
        <w:div w:id="1853034560">
          <w:marLeft w:val="0"/>
          <w:marRight w:val="0"/>
          <w:marTop w:val="0"/>
          <w:marBottom w:val="0"/>
          <w:divBdr>
            <w:top w:val="none" w:sz="0" w:space="0" w:color="auto"/>
            <w:left w:val="none" w:sz="0" w:space="0" w:color="auto"/>
            <w:bottom w:val="none" w:sz="0" w:space="0" w:color="auto"/>
            <w:right w:val="none" w:sz="0" w:space="0" w:color="auto"/>
          </w:divBdr>
        </w:div>
        <w:div w:id="1712728066">
          <w:marLeft w:val="0"/>
          <w:marRight w:val="0"/>
          <w:marTop w:val="0"/>
          <w:marBottom w:val="0"/>
          <w:divBdr>
            <w:top w:val="none" w:sz="0" w:space="0" w:color="auto"/>
            <w:left w:val="none" w:sz="0" w:space="0" w:color="auto"/>
            <w:bottom w:val="none" w:sz="0" w:space="0" w:color="auto"/>
            <w:right w:val="none" w:sz="0" w:space="0" w:color="auto"/>
          </w:divBdr>
        </w:div>
        <w:div w:id="1993681858">
          <w:marLeft w:val="0"/>
          <w:marRight w:val="0"/>
          <w:marTop w:val="0"/>
          <w:marBottom w:val="0"/>
          <w:divBdr>
            <w:top w:val="none" w:sz="0" w:space="0" w:color="auto"/>
            <w:left w:val="none" w:sz="0" w:space="0" w:color="auto"/>
            <w:bottom w:val="none" w:sz="0" w:space="0" w:color="auto"/>
            <w:right w:val="none" w:sz="0" w:space="0" w:color="auto"/>
          </w:divBdr>
        </w:div>
        <w:div w:id="1287856606">
          <w:marLeft w:val="0"/>
          <w:marRight w:val="0"/>
          <w:marTop w:val="0"/>
          <w:marBottom w:val="0"/>
          <w:divBdr>
            <w:top w:val="none" w:sz="0" w:space="0" w:color="auto"/>
            <w:left w:val="none" w:sz="0" w:space="0" w:color="auto"/>
            <w:bottom w:val="none" w:sz="0" w:space="0" w:color="auto"/>
            <w:right w:val="none" w:sz="0" w:space="0" w:color="auto"/>
          </w:divBdr>
        </w:div>
        <w:div w:id="1107769046">
          <w:marLeft w:val="0"/>
          <w:marRight w:val="0"/>
          <w:marTop w:val="0"/>
          <w:marBottom w:val="0"/>
          <w:divBdr>
            <w:top w:val="none" w:sz="0" w:space="0" w:color="auto"/>
            <w:left w:val="none" w:sz="0" w:space="0" w:color="auto"/>
            <w:bottom w:val="none" w:sz="0" w:space="0" w:color="auto"/>
            <w:right w:val="none" w:sz="0" w:space="0" w:color="auto"/>
          </w:divBdr>
        </w:div>
        <w:div w:id="1256792576">
          <w:marLeft w:val="0"/>
          <w:marRight w:val="0"/>
          <w:marTop w:val="0"/>
          <w:marBottom w:val="0"/>
          <w:divBdr>
            <w:top w:val="none" w:sz="0" w:space="0" w:color="auto"/>
            <w:left w:val="none" w:sz="0" w:space="0" w:color="auto"/>
            <w:bottom w:val="none" w:sz="0" w:space="0" w:color="auto"/>
            <w:right w:val="none" w:sz="0" w:space="0" w:color="auto"/>
          </w:divBdr>
        </w:div>
        <w:div w:id="2098748626">
          <w:marLeft w:val="0"/>
          <w:marRight w:val="0"/>
          <w:marTop w:val="0"/>
          <w:marBottom w:val="0"/>
          <w:divBdr>
            <w:top w:val="none" w:sz="0" w:space="0" w:color="auto"/>
            <w:left w:val="none" w:sz="0" w:space="0" w:color="auto"/>
            <w:bottom w:val="none" w:sz="0" w:space="0" w:color="auto"/>
            <w:right w:val="none" w:sz="0" w:space="0" w:color="auto"/>
          </w:divBdr>
        </w:div>
        <w:div w:id="411586474">
          <w:marLeft w:val="0"/>
          <w:marRight w:val="0"/>
          <w:marTop w:val="0"/>
          <w:marBottom w:val="0"/>
          <w:divBdr>
            <w:top w:val="none" w:sz="0" w:space="0" w:color="auto"/>
            <w:left w:val="none" w:sz="0" w:space="0" w:color="auto"/>
            <w:bottom w:val="none" w:sz="0" w:space="0" w:color="auto"/>
            <w:right w:val="none" w:sz="0" w:space="0" w:color="auto"/>
          </w:divBdr>
        </w:div>
        <w:div w:id="1169295781">
          <w:marLeft w:val="0"/>
          <w:marRight w:val="0"/>
          <w:marTop w:val="0"/>
          <w:marBottom w:val="0"/>
          <w:divBdr>
            <w:top w:val="none" w:sz="0" w:space="0" w:color="auto"/>
            <w:left w:val="none" w:sz="0" w:space="0" w:color="auto"/>
            <w:bottom w:val="none" w:sz="0" w:space="0" w:color="auto"/>
            <w:right w:val="none" w:sz="0" w:space="0" w:color="auto"/>
          </w:divBdr>
        </w:div>
        <w:div w:id="66001998">
          <w:marLeft w:val="0"/>
          <w:marRight w:val="0"/>
          <w:marTop w:val="0"/>
          <w:marBottom w:val="0"/>
          <w:divBdr>
            <w:top w:val="none" w:sz="0" w:space="0" w:color="auto"/>
            <w:left w:val="none" w:sz="0" w:space="0" w:color="auto"/>
            <w:bottom w:val="none" w:sz="0" w:space="0" w:color="auto"/>
            <w:right w:val="none" w:sz="0" w:space="0" w:color="auto"/>
          </w:divBdr>
        </w:div>
        <w:div w:id="2108653515">
          <w:marLeft w:val="0"/>
          <w:marRight w:val="0"/>
          <w:marTop w:val="0"/>
          <w:marBottom w:val="0"/>
          <w:divBdr>
            <w:top w:val="none" w:sz="0" w:space="0" w:color="auto"/>
            <w:left w:val="none" w:sz="0" w:space="0" w:color="auto"/>
            <w:bottom w:val="none" w:sz="0" w:space="0" w:color="auto"/>
            <w:right w:val="none" w:sz="0" w:space="0" w:color="auto"/>
          </w:divBdr>
        </w:div>
        <w:div w:id="753630448">
          <w:marLeft w:val="0"/>
          <w:marRight w:val="0"/>
          <w:marTop w:val="0"/>
          <w:marBottom w:val="0"/>
          <w:divBdr>
            <w:top w:val="none" w:sz="0" w:space="0" w:color="auto"/>
            <w:left w:val="none" w:sz="0" w:space="0" w:color="auto"/>
            <w:bottom w:val="none" w:sz="0" w:space="0" w:color="auto"/>
            <w:right w:val="none" w:sz="0" w:space="0" w:color="auto"/>
          </w:divBdr>
        </w:div>
        <w:div w:id="1118717890">
          <w:marLeft w:val="0"/>
          <w:marRight w:val="0"/>
          <w:marTop w:val="0"/>
          <w:marBottom w:val="0"/>
          <w:divBdr>
            <w:top w:val="none" w:sz="0" w:space="0" w:color="auto"/>
            <w:left w:val="none" w:sz="0" w:space="0" w:color="auto"/>
            <w:bottom w:val="none" w:sz="0" w:space="0" w:color="auto"/>
            <w:right w:val="none" w:sz="0" w:space="0" w:color="auto"/>
          </w:divBdr>
        </w:div>
        <w:div w:id="2029212361">
          <w:marLeft w:val="0"/>
          <w:marRight w:val="0"/>
          <w:marTop w:val="0"/>
          <w:marBottom w:val="0"/>
          <w:divBdr>
            <w:top w:val="none" w:sz="0" w:space="0" w:color="auto"/>
            <w:left w:val="none" w:sz="0" w:space="0" w:color="auto"/>
            <w:bottom w:val="none" w:sz="0" w:space="0" w:color="auto"/>
            <w:right w:val="none" w:sz="0" w:space="0" w:color="auto"/>
          </w:divBdr>
        </w:div>
        <w:div w:id="20209553">
          <w:marLeft w:val="0"/>
          <w:marRight w:val="0"/>
          <w:marTop w:val="0"/>
          <w:marBottom w:val="0"/>
          <w:divBdr>
            <w:top w:val="none" w:sz="0" w:space="0" w:color="auto"/>
            <w:left w:val="none" w:sz="0" w:space="0" w:color="auto"/>
            <w:bottom w:val="none" w:sz="0" w:space="0" w:color="auto"/>
            <w:right w:val="none" w:sz="0" w:space="0" w:color="auto"/>
          </w:divBdr>
        </w:div>
        <w:div w:id="1459952413">
          <w:marLeft w:val="0"/>
          <w:marRight w:val="0"/>
          <w:marTop w:val="0"/>
          <w:marBottom w:val="0"/>
          <w:divBdr>
            <w:top w:val="none" w:sz="0" w:space="0" w:color="auto"/>
            <w:left w:val="none" w:sz="0" w:space="0" w:color="auto"/>
            <w:bottom w:val="none" w:sz="0" w:space="0" w:color="auto"/>
            <w:right w:val="none" w:sz="0" w:space="0" w:color="auto"/>
          </w:divBdr>
        </w:div>
        <w:div w:id="951011125">
          <w:marLeft w:val="0"/>
          <w:marRight w:val="0"/>
          <w:marTop w:val="0"/>
          <w:marBottom w:val="0"/>
          <w:divBdr>
            <w:top w:val="none" w:sz="0" w:space="0" w:color="auto"/>
            <w:left w:val="none" w:sz="0" w:space="0" w:color="auto"/>
            <w:bottom w:val="none" w:sz="0" w:space="0" w:color="auto"/>
            <w:right w:val="none" w:sz="0" w:space="0" w:color="auto"/>
          </w:divBdr>
        </w:div>
        <w:div w:id="1747875328">
          <w:marLeft w:val="0"/>
          <w:marRight w:val="0"/>
          <w:marTop w:val="0"/>
          <w:marBottom w:val="0"/>
          <w:divBdr>
            <w:top w:val="none" w:sz="0" w:space="0" w:color="auto"/>
            <w:left w:val="none" w:sz="0" w:space="0" w:color="auto"/>
            <w:bottom w:val="none" w:sz="0" w:space="0" w:color="auto"/>
            <w:right w:val="none" w:sz="0" w:space="0" w:color="auto"/>
          </w:divBdr>
        </w:div>
        <w:div w:id="274558050">
          <w:marLeft w:val="0"/>
          <w:marRight w:val="0"/>
          <w:marTop w:val="0"/>
          <w:marBottom w:val="0"/>
          <w:divBdr>
            <w:top w:val="none" w:sz="0" w:space="0" w:color="auto"/>
            <w:left w:val="none" w:sz="0" w:space="0" w:color="auto"/>
            <w:bottom w:val="none" w:sz="0" w:space="0" w:color="auto"/>
            <w:right w:val="none" w:sz="0" w:space="0" w:color="auto"/>
          </w:divBdr>
        </w:div>
        <w:div w:id="246043722">
          <w:marLeft w:val="0"/>
          <w:marRight w:val="0"/>
          <w:marTop w:val="0"/>
          <w:marBottom w:val="0"/>
          <w:divBdr>
            <w:top w:val="none" w:sz="0" w:space="0" w:color="auto"/>
            <w:left w:val="none" w:sz="0" w:space="0" w:color="auto"/>
            <w:bottom w:val="none" w:sz="0" w:space="0" w:color="auto"/>
            <w:right w:val="none" w:sz="0" w:space="0" w:color="auto"/>
          </w:divBdr>
        </w:div>
        <w:div w:id="1133792284">
          <w:marLeft w:val="0"/>
          <w:marRight w:val="0"/>
          <w:marTop w:val="0"/>
          <w:marBottom w:val="0"/>
          <w:divBdr>
            <w:top w:val="none" w:sz="0" w:space="0" w:color="auto"/>
            <w:left w:val="none" w:sz="0" w:space="0" w:color="auto"/>
            <w:bottom w:val="none" w:sz="0" w:space="0" w:color="auto"/>
            <w:right w:val="none" w:sz="0" w:space="0" w:color="auto"/>
          </w:divBdr>
        </w:div>
        <w:div w:id="1664579881">
          <w:marLeft w:val="0"/>
          <w:marRight w:val="0"/>
          <w:marTop w:val="0"/>
          <w:marBottom w:val="0"/>
          <w:divBdr>
            <w:top w:val="none" w:sz="0" w:space="0" w:color="auto"/>
            <w:left w:val="none" w:sz="0" w:space="0" w:color="auto"/>
            <w:bottom w:val="none" w:sz="0" w:space="0" w:color="auto"/>
            <w:right w:val="none" w:sz="0" w:space="0" w:color="auto"/>
          </w:divBdr>
        </w:div>
        <w:div w:id="1028681820">
          <w:marLeft w:val="0"/>
          <w:marRight w:val="0"/>
          <w:marTop w:val="0"/>
          <w:marBottom w:val="0"/>
          <w:divBdr>
            <w:top w:val="none" w:sz="0" w:space="0" w:color="auto"/>
            <w:left w:val="none" w:sz="0" w:space="0" w:color="auto"/>
            <w:bottom w:val="none" w:sz="0" w:space="0" w:color="auto"/>
            <w:right w:val="none" w:sz="0" w:space="0" w:color="auto"/>
          </w:divBdr>
        </w:div>
        <w:div w:id="363294385">
          <w:marLeft w:val="0"/>
          <w:marRight w:val="0"/>
          <w:marTop w:val="0"/>
          <w:marBottom w:val="0"/>
          <w:divBdr>
            <w:top w:val="none" w:sz="0" w:space="0" w:color="auto"/>
            <w:left w:val="none" w:sz="0" w:space="0" w:color="auto"/>
            <w:bottom w:val="none" w:sz="0" w:space="0" w:color="auto"/>
            <w:right w:val="none" w:sz="0" w:space="0" w:color="auto"/>
          </w:divBdr>
        </w:div>
        <w:div w:id="719599125">
          <w:marLeft w:val="0"/>
          <w:marRight w:val="0"/>
          <w:marTop w:val="0"/>
          <w:marBottom w:val="0"/>
          <w:divBdr>
            <w:top w:val="none" w:sz="0" w:space="0" w:color="auto"/>
            <w:left w:val="none" w:sz="0" w:space="0" w:color="auto"/>
            <w:bottom w:val="none" w:sz="0" w:space="0" w:color="auto"/>
            <w:right w:val="none" w:sz="0" w:space="0" w:color="auto"/>
          </w:divBdr>
        </w:div>
        <w:div w:id="1415399562">
          <w:marLeft w:val="0"/>
          <w:marRight w:val="0"/>
          <w:marTop w:val="0"/>
          <w:marBottom w:val="0"/>
          <w:divBdr>
            <w:top w:val="none" w:sz="0" w:space="0" w:color="auto"/>
            <w:left w:val="none" w:sz="0" w:space="0" w:color="auto"/>
            <w:bottom w:val="none" w:sz="0" w:space="0" w:color="auto"/>
            <w:right w:val="none" w:sz="0" w:space="0" w:color="auto"/>
          </w:divBdr>
        </w:div>
        <w:div w:id="70201687">
          <w:marLeft w:val="0"/>
          <w:marRight w:val="0"/>
          <w:marTop w:val="0"/>
          <w:marBottom w:val="0"/>
          <w:divBdr>
            <w:top w:val="none" w:sz="0" w:space="0" w:color="auto"/>
            <w:left w:val="none" w:sz="0" w:space="0" w:color="auto"/>
            <w:bottom w:val="none" w:sz="0" w:space="0" w:color="auto"/>
            <w:right w:val="none" w:sz="0" w:space="0" w:color="auto"/>
          </w:divBdr>
        </w:div>
        <w:div w:id="2036885003">
          <w:marLeft w:val="0"/>
          <w:marRight w:val="0"/>
          <w:marTop w:val="0"/>
          <w:marBottom w:val="0"/>
          <w:divBdr>
            <w:top w:val="none" w:sz="0" w:space="0" w:color="auto"/>
            <w:left w:val="none" w:sz="0" w:space="0" w:color="auto"/>
            <w:bottom w:val="none" w:sz="0" w:space="0" w:color="auto"/>
            <w:right w:val="none" w:sz="0" w:space="0" w:color="auto"/>
          </w:divBdr>
        </w:div>
        <w:div w:id="1309557645">
          <w:marLeft w:val="0"/>
          <w:marRight w:val="0"/>
          <w:marTop w:val="0"/>
          <w:marBottom w:val="0"/>
          <w:divBdr>
            <w:top w:val="none" w:sz="0" w:space="0" w:color="auto"/>
            <w:left w:val="none" w:sz="0" w:space="0" w:color="auto"/>
            <w:bottom w:val="none" w:sz="0" w:space="0" w:color="auto"/>
            <w:right w:val="none" w:sz="0" w:space="0" w:color="auto"/>
          </w:divBdr>
        </w:div>
        <w:div w:id="119108303">
          <w:marLeft w:val="0"/>
          <w:marRight w:val="0"/>
          <w:marTop w:val="0"/>
          <w:marBottom w:val="0"/>
          <w:divBdr>
            <w:top w:val="none" w:sz="0" w:space="0" w:color="auto"/>
            <w:left w:val="none" w:sz="0" w:space="0" w:color="auto"/>
            <w:bottom w:val="none" w:sz="0" w:space="0" w:color="auto"/>
            <w:right w:val="none" w:sz="0" w:space="0" w:color="auto"/>
          </w:divBdr>
        </w:div>
        <w:div w:id="123698123">
          <w:marLeft w:val="0"/>
          <w:marRight w:val="0"/>
          <w:marTop w:val="0"/>
          <w:marBottom w:val="0"/>
          <w:divBdr>
            <w:top w:val="none" w:sz="0" w:space="0" w:color="auto"/>
            <w:left w:val="none" w:sz="0" w:space="0" w:color="auto"/>
            <w:bottom w:val="none" w:sz="0" w:space="0" w:color="auto"/>
            <w:right w:val="none" w:sz="0" w:space="0" w:color="auto"/>
          </w:divBdr>
        </w:div>
        <w:div w:id="1086924479">
          <w:marLeft w:val="0"/>
          <w:marRight w:val="0"/>
          <w:marTop w:val="0"/>
          <w:marBottom w:val="0"/>
          <w:divBdr>
            <w:top w:val="none" w:sz="0" w:space="0" w:color="auto"/>
            <w:left w:val="none" w:sz="0" w:space="0" w:color="auto"/>
            <w:bottom w:val="none" w:sz="0" w:space="0" w:color="auto"/>
            <w:right w:val="none" w:sz="0" w:space="0" w:color="auto"/>
          </w:divBdr>
        </w:div>
        <w:div w:id="304361281">
          <w:marLeft w:val="0"/>
          <w:marRight w:val="0"/>
          <w:marTop w:val="0"/>
          <w:marBottom w:val="0"/>
          <w:divBdr>
            <w:top w:val="none" w:sz="0" w:space="0" w:color="auto"/>
            <w:left w:val="none" w:sz="0" w:space="0" w:color="auto"/>
            <w:bottom w:val="none" w:sz="0" w:space="0" w:color="auto"/>
            <w:right w:val="none" w:sz="0" w:space="0" w:color="auto"/>
          </w:divBdr>
        </w:div>
        <w:div w:id="1931886747">
          <w:marLeft w:val="0"/>
          <w:marRight w:val="0"/>
          <w:marTop w:val="0"/>
          <w:marBottom w:val="0"/>
          <w:divBdr>
            <w:top w:val="none" w:sz="0" w:space="0" w:color="auto"/>
            <w:left w:val="none" w:sz="0" w:space="0" w:color="auto"/>
            <w:bottom w:val="none" w:sz="0" w:space="0" w:color="auto"/>
            <w:right w:val="none" w:sz="0" w:space="0" w:color="auto"/>
          </w:divBdr>
        </w:div>
        <w:div w:id="337460733">
          <w:marLeft w:val="0"/>
          <w:marRight w:val="0"/>
          <w:marTop w:val="0"/>
          <w:marBottom w:val="0"/>
          <w:divBdr>
            <w:top w:val="none" w:sz="0" w:space="0" w:color="auto"/>
            <w:left w:val="none" w:sz="0" w:space="0" w:color="auto"/>
            <w:bottom w:val="none" w:sz="0" w:space="0" w:color="auto"/>
            <w:right w:val="none" w:sz="0" w:space="0" w:color="auto"/>
          </w:divBdr>
        </w:div>
        <w:div w:id="717894816">
          <w:marLeft w:val="0"/>
          <w:marRight w:val="0"/>
          <w:marTop w:val="0"/>
          <w:marBottom w:val="0"/>
          <w:divBdr>
            <w:top w:val="none" w:sz="0" w:space="0" w:color="auto"/>
            <w:left w:val="none" w:sz="0" w:space="0" w:color="auto"/>
            <w:bottom w:val="none" w:sz="0" w:space="0" w:color="auto"/>
            <w:right w:val="none" w:sz="0" w:space="0" w:color="auto"/>
          </w:divBdr>
        </w:div>
        <w:div w:id="2066761163">
          <w:marLeft w:val="0"/>
          <w:marRight w:val="0"/>
          <w:marTop w:val="0"/>
          <w:marBottom w:val="0"/>
          <w:divBdr>
            <w:top w:val="none" w:sz="0" w:space="0" w:color="auto"/>
            <w:left w:val="none" w:sz="0" w:space="0" w:color="auto"/>
            <w:bottom w:val="none" w:sz="0" w:space="0" w:color="auto"/>
            <w:right w:val="none" w:sz="0" w:space="0" w:color="auto"/>
          </w:divBdr>
        </w:div>
        <w:div w:id="323440246">
          <w:marLeft w:val="0"/>
          <w:marRight w:val="0"/>
          <w:marTop w:val="0"/>
          <w:marBottom w:val="0"/>
          <w:divBdr>
            <w:top w:val="none" w:sz="0" w:space="0" w:color="auto"/>
            <w:left w:val="none" w:sz="0" w:space="0" w:color="auto"/>
            <w:bottom w:val="none" w:sz="0" w:space="0" w:color="auto"/>
            <w:right w:val="none" w:sz="0" w:space="0" w:color="auto"/>
          </w:divBdr>
        </w:div>
        <w:div w:id="382368556">
          <w:marLeft w:val="0"/>
          <w:marRight w:val="0"/>
          <w:marTop w:val="0"/>
          <w:marBottom w:val="0"/>
          <w:divBdr>
            <w:top w:val="none" w:sz="0" w:space="0" w:color="auto"/>
            <w:left w:val="none" w:sz="0" w:space="0" w:color="auto"/>
            <w:bottom w:val="none" w:sz="0" w:space="0" w:color="auto"/>
            <w:right w:val="none" w:sz="0" w:space="0" w:color="auto"/>
          </w:divBdr>
        </w:div>
        <w:div w:id="2108652251">
          <w:marLeft w:val="0"/>
          <w:marRight w:val="0"/>
          <w:marTop w:val="0"/>
          <w:marBottom w:val="0"/>
          <w:divBdr>
            <w:top w:val="none" w:sz="0" w:space="0" w:color="auto"/>
            <w:left w:val="none" w:sz="0" w:space="0" w:color="auto"/>
            <w:bottom w:val="none" w:sz="0" w:space="0" w:color="auto"/>
            <w:right w:val="none" w:sz="0" w:space="0" w:color="auto"/>
          </w:divBdr>
        </w:div>
        <w:div w:id="1541670779">
          <w:marLeft w:val="0"/>
          <w:marRight w:val="0"/>
          <w:marTop w:val="0"/>
          <w:marBottom w:val="0"/>
          <w:divBdr>
            <w:top w:val="none" w:sz="0" w:space="0" w:color="auto"/>
            <w:left w:val="none" w:sz="0" w:space="0" w:color="auto"/>
            <w:bottom w:val="none" w:sz="0" w:space="0" w:color="auto"/>
            <w:right w:val="none" w:sz="0" w:space="0" w:color="auto"/>
          </w:divBdr>
        </w:div>
        <w:div w:id="203520654">
          <w:marLeft w:val="0"/>
          <w:marRight w:val="0"/>
          <w:marTop w:val="0"/>
          <w:marBottom w:val="0"/>
          <w:divBdr>
            <w:top w:val="none" w:sz="0" w:space="0" w:color="auto"/>
            <w:left w:val="none" w:sz="0" w:space="0" w:color="auto"/>
            <w:bottom w:val="none" w:sz="0" w:space="0" w:color="auto"/>
            <w:right w:val="none" w:sz="0" w:space="0" w:color="auto"/>
          </w:divBdr>
        </w:div>
        <w:div w:id="1409116396">
          <w:marLeft w:val="0"/>
          <w:marRight w:val="0"/>
          <w:marTop w:val="0"/>
          <w:marBottom w:val="0"/>
          <w:divBdr>
            <w:top w:val="none" w:sz="0" w:space="0" w:color="auto"/>
            <w:left w:val="none" w:sz="0" w:space="0" w:color="auto"/>
            <w:bottom w:val="none" w:sz="0" w:space="0" w:color="auto"/>
            <w:right w:val="none" w:sz="0" w:space="0" w:color="auto"/>
          </w:divBdr>
        </w:div>
        <w:div w:id="1348605254">
          <w:marLeft w:val="0"/>
          <w:marRight w:val="0"/>
          <w:marTop w:val="0"/>
          <w:marBottom w:val="0"/>
          <w:divBdr>
            <w:top w:val="none" w:sz="0" w:space="0" w:color="auto"/>
            <w:left w:val="none" w:sz="0" w:space="0" w:color="auto"/>
            <w:bottom w:val="none" w:sz="0" w:space="0" w:color="auto"/>
            <w:right w:val="none" w:sz="0" w:space="0" w:color="auto"/>
          </w:divBdr>
        </w:div>
        <w:div w:id="450317816">
          <w:marLeft w:val="0"/>
          <w:marRight w:val="0"/>
          <w:marTop w:val="0"/>
          <w:marBottom w:val="0"/>
          <w:divBdr>
            <w:top w:val="none" w:sz="0" w:space="0" w:color="auto"/>
            <w:left w:val="none" w:sz="0" w:space="0" w:color="auto"/>
            <w:bottom w:val="none" w:sz="0" w:space="0" w:color="auto"/>
            <w:right w:val="none" w:sz="0" w:space="0" w:color="auto"/>
          </w:divBdr>
        </w:div>
        <w:div w:id="913009841">
          <w:marLeft w:val="0"/>
          <w:marRight w:val="0"/>
          <w:marTop w:val="0"/>
          <w:marBottom w:val="0"/>
          <w:divBdr>
            <w:top w:val="none" w:sz="0" w:space="0" w:color="auto"/>
            <w:left w:val="none" w:sz="0" w:space="0" w:color="auto"/>
            <w:bottom w:val="none" w:sz="0" w:space="0" w:color="auto"/>
            <w:right w:val="none" w:sz="0" w:space="0" w:color="auto"/>
          </w:divBdr>
        </w:div>
        <w:div w:id="1780055392">
          <w:marLeft w:val="0"/>
          <w:marRight w:val="0"/>
          <w:marTop w:val="0"/>
          <w:marBottom w:val="0"/>
          <w:divBdr>
            <w:top w:val="none" w:sz="0" w:space="0" w:color="auto"/>
            <w:left w:val="none" w:sz="0" w:space="0" w:color="auto"/>
            <w:bottom w:val="none" w:sz="0" w:space="0" w:color="auto"/>
            <w:right w:val="none" w:sz="0" w:space="0" w:color="auto"/>
          </w:divBdr>
        </w:div>
        <w:div w:id="2093240197">
          <w:marLeft w:val="0"/>
          <w:marRight w:val="0"/>
          <w:marTop w:val="0"/>
          <w:marBottom w:val="0"/>
          <w:divBdr>
            <w:top w:val="none" w:sz="0" w:space="0" w:color="auto"/>
            <w:left w:val="none" w:sz="0" w:space="0" w:color="auto"/>
            <w:bottom w:val="none" w:sz="0" w:space="0" w:color="auto"/>
            <w:right w:val="none" w:sz="0" w:space="0" w:color="auto"/>
          </w:divBdr>
        </w:div>
        <w:div w:id="1271666766">
          <w:marLeft w:val="0"/>
          <w:marRight w:val="0"/>
          <w:marTop w:val="0"/>
          <w:marBottom w:val="0"/>
          <w:divBdr>
            <w:top w:val="none" w:sz="0" w:space="0" w:color="auto"/>
            <w:left w:val="none" w:sz="0" w:space="0" w:color="auto"/>
            <w:bottom w:val="none" w:sz="0" w:space="0" w:color="auto"/>
            <w:right w:val="none" w:sz="0" w:space="0" w:color="auto"/>
          </w:divBdr>
        </w:div>
        <w:div w:id="1847282622">
          <w:marLeft w:val="0"/>
          <w:marRight w:val="0"/>
          <w:marTop w:val="0"/>
          <w:marBottom w:val="0"/>
          <w:divBdr>
            <w:top w:val="none" w:sz="0" w:space="0" w:color="auto"/>
            <w:left w:val="none" w:sz="0" w:space="0" w:color="auto"/>
            <w:bottom w:val="none" w:sz="0" w:space="0" w:color="auto"/>
            <w:right w:val="none" w:sz="0" w:space="0" w:color="auto"/>
          </w:divBdr>
        </w:div>
        <w:div w:id="1378314419">
          <w:marLeft w:val="0"/>
          <w:marRight w:val="0"/>
          <w:marTop w:val="0"/>
          <w:marBottom w:val="0"/>
          <w:divBdr>
            <w:top w:val="none" w:sz="0" w:space="0" w:color="auto"/>
            <w:left w:val="none" w:sz="0" w:space="0" w:color="auto"/>
            <w:bottom w:val="none" w:sz="0" w:space="0" w:color="auto"/>
            <w:right w:val="none" w:sz="0" w:space="0" w:color="auto"/>
          </w:divBdr>
        </w:div>
        <w:div w:id="901795784">
          <w:marLeft w:val="0"/>
          <w:marRight w:val="0"/>
          <w:marTop w:val="0"/>
          <w:marBottom w:val="0"/>
          <w:divBdr>
            <w:top w:val="none" w:sz="0" w:space="0" w:color="auto"/>
            <w:left w:val="none" w:sz="0" w:space="0" w:color="auto"/>
            <w:bottom w:val="none" w:sz="0" w:space="0" w:color="auto"/>
            <w:right w:val="none" w:sz="0" w:space="0" w:color="auto"/>
          </w:divBdr>
        </w:div>
        <w:div w:id="1365012695">
          <w:marLeft w:val="0"/>
          <w:marRight w:val="0"/>
          <w:marTop w:val="0"/>
          <w:marBottom w:val="0"/>
          <w:divBdr>
            <w:top w:val="none" w:sz="0" w:space="0" w:color="auto"/>
            <w:left w:val="none" w:sz="0" w:space="0" w:color="auto"/>
            <w:bottom w:val="none" w:sz="0" w:space="0" w:color="auto"/>
            <w:right w:val="none" w:sz="0" w:space="0" w:color="auto"/>
          </w:divBdr>
        </w:div>
        <w:div w:id="2144032201">
          <w:marLeft w:val="0"/>
          <w:marRight w:val="0"/>
          <w:marTop w:val="0"/>
          <w:marBottom w:val="0"/>
          <w:divBdr>
            <w:top w:val="none" w:sz="0" w:space="0" w:color="auto"/>
            <w:left w:val="none" w:sz="0" w:space="0" w:color="auto"/>
            <w:bottom w:val="none" w:sz="0" w:space="0" w:color="auto"/>
            <w:right w:val="none" w:sz="0" w:space="0" w:color="auto"/>
          </w:divBdr>
        </w:div>
        <w:div w:id="432289069">
          <w:marLeft w:val="0"/>
          <w:marRight w:val="0"/>
          <w:marTop w:val="0"/>
          <w:marBottom w:val="0"/>
          <w:divBdr>
            <w:top w:val="none" w:sz="0" w:space="0" w:color="auto"/>
            <w:left w:val="none" w:sz="0" w:space="0" w:color="auto"/>
            <w:bottom w:val="none" w:sz="0" w:space="0" w:color="auto"/>
            <w:right w:val="none" w:sz="0" w:space="0" w:color="auto"/>
          </w:divBdr>
        </w:div>
      </w:divsChild>
    </w:div>
    <w:div w:id="318582419">
      <w:bodyDiv w:val="1"/>
      <w:marLeft w:val="0"/>
      <w:marRight w:val="0"/>
      <w:marTop w:val="0"/>
      <w:marBottom w:val="0"/>
      <w:divBdr>
        <w:top w:val="none" w:sz="0" w:space="0" w:color="auto"/>
        <w:left w:val="none" w:sz="0" w:space="0" w:color="auto"/>
        <w:bottom w:val="none" w:sz="0" w:space="0" w:color="auto"/>
        <w:right w:val="none" w:sz="0" w:space="0" w:color="auto"/>
      </w:divBdr>
    </w:div>
    <w:div w:id="393746963">
      <w:bodyDiv w:val="1"/>
      <w:marLeft w:val="0"/>
      <w:marRight w:val="0"/>
      <w:marTop w:val="0"/>
      <w:marBottom w:val="0"/>
      <w:divBdr>
        <w:top w:val="none" w:sz="0" w:space="0" w:color="auto"/>
        <w:left w:val="none" w:sz="0" w:space="0" w:color="auto"/>
        <w:bottom w:val="none" w:sz="0" w:space="0" w:color="auto"/>
        <w:right w:val="none" w:sz="0" w:space="0" w:color="auto"/>
      </w:divBdr>
    </w:div>
    <w:div w:id="396322550">
      <w:bodyDiv w:val="1"/>
      <w:marLeft w:val="0"/>
      <w:marRight w:val="0"/>
      <w:marTop w:val="0"/>
      <w:marBottom w:val="0"/>
      <w:divBdr>
        <w:top w:val="none" w:sz="0" w:space="0" w:color="auto"/>
        <w:left w:val="none" w:sz="0" w:space="0" w:color="auto"/>
        <w:bottom w:val="none" w:sz="0" w:space="0" w:color="auto"/>
        <w:right w:val="none" w:sz="0" w:space="0" w:color="auto"/>
      </w:divBdr>
      <w:divsChild>
        <w:div w:id="1256941596">
          <w:marLeft w:val="0"/>
          <w:marRight w:val="0"/>
          <w:marTop w:val="0"/>
          <w:marBottom w:val="0"/>
          <w:divBdr>
            <w:top w:val="none" w:sz="0" w:space="0" w:color="DCDCDC"/>
            <w:left w:val="none" w:sz="0" w:space="0" w:color="DCDCDC"/>
            <w:bottom w:val="none" w:sz="0" w:space="0" w:color="DCDCDC"/>
            <w:right w:val="none" w:sz="0" w:space="0" w:color="DCDCDC"/>
          </w:divBdr>
          <w:divsChild>
            <w:div w:id="2116052721">
              <w:marLeft w:val="0"/>
              <w:marRight w:val="0"/>
              <w:marTop w:val="0"/>
              <w:marBottom w:val="0"/>
              <w:divBdr>
                <w:top w:val="single" w:sz="4" w:space="0" w:color="DCDCDC"/>
                <w:left w:val="single" w:sz="4" w:space="0" w:color="DCDCDC"/>
                <w:bottom w:val="single" w:sz="4" w:space="0" w:color="DCDCDC"/>
                <w:right w:val="single" w:sz="4" w:space="0" w:color="DCDCDC"/>
              </w:divBdr>
              <w:divsChild>
                <w:div w:id="1885215636">
                  <w:marLeft w:val="0"/>
                  <w:marRight w:val="0"/>
                  <w:marTop w:val="0"/>
                  <w:marBottom w:val="0"/>
                  <w:divBdr>
                    <w:top w:val="single" w:sz="2" w:space="0" w:color="auto"/>
                    <w:left w:val="single" w:sz="48" w:space="0" w:color="FFFFFF"/>
                    <w:bottom w:val="single" w:sz="2" w:space="0" w:color="auto"/>
                    <w:right w:val="single" w:sz="48" w:space="0" w:color="FFFFFF"/>
                  </w:divBdr>
                  <w:divsChild>
                    <w:div w:id="102503642">
                      <w:marLeft w:val="-12"/>
                      <w:marRight w:val="-12"/>
                      <w:marTop w:val="0"/>
                      <w:marBottom w:val="0"/>
                      <w:divBdr>
                        <w:top w:val="single" w:sz="2" w:space="0" w:color="DCDCDC"/>
                        <w:left w:val="single" w:sz="4" w:space="0" w:color="DCDCDC"/>
                        <w:bottom w:val="single" w:sz="2" w:space="0" w:color="DCDCDC"/>
                        <w:right w:val="single" w:sz="4" w:space="0" w:color="DCDCDC"/>
                      </w:divBdr>
                      <w:divsChild>
                        <w:div w:id="388310145">
                          <w:marLeft w:val="-24"/>
                          <w:marRight w:val="-24"/>
                          <w:marTop w:val="0"/>
                          <w:marBottom w:val="0"/>
                          <w:divBdr>
                            <w:top w:val="none" w:sz="0" w:space="0" w:color="auto"/>
                            <w:left w:val="none" w:sz="0" w:space="0" w:color="auto"/>
                            <w:bottom w:val="none" w:sz="0" w:space="0" w:color="auto"/>
                            <w:right w:val="none" w:sz="0" w:space="0" w:color="auto"/>
                          </w:divBdr>
                          <w:divsChild>
                            <w:div w:id="699816823">
                              <w:marLeft w:val="0"/>
                              <w:marRight w:val="0"/>
                              <w:marTop w:val="0"/>
                              <w:marBottom w:val="0"/>
                              <w:divBdr>
                                <w:top w:val="none" w:sz="0" w:space="0" w:color="auto"/>
                                <w:left w:val="none" w:sz="0" w:space="0" w:color="auto"/>
                                <w:bottom w:val="none" w:sz="0" w:space="0" w:color="auto"/>
                                <w:right w:val="none" w:sz="0" w:space="0" w:color="auto"/>
                              </w:divBdr>
                              <w:divsChild>
                                <w:div w:id="1901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0562498">
      <w:bodyDiv w:val="1"/>
      <w:marLeft w:val="0"/>
      <w:marRight w:val="0"/>
      <w:marTop w:val="0"/>
      <w:marBottom w:val="0"/>
      <w:divBdr>
        <w:top w:val="none" w:sz="0" w:space="0" w:color="auto"/>
        <w:left w:val="none" w:sz="0" w:space="0" w:color="auto"/>
        <w:bottom w:val="none" w:sz="0" w:space="0" w:color="auto"/>
        <w:right w:val="none" w:sz="0" w:space="0" w:color="auto"/>
      </w:divBdr>
    </w:div>
    <w:div w:id="626010592">
      <w:bodyDiv w:val="1"/>
      <w:marLeft w:val="0"/>
      <w:marRight w:val="0"/>
      <w:marTop w:val="0"/>
      <w:marBottom w:val="0"/>
      <w:divBdr>
        <w:top w:val="none" w:sz="0" w:space="0" w:color="auto"/>
        <w:left w:val="none" w:sz="0" w:space="0" w:color="auto"/>
        <w:bottom w:val="none" w:sz="0" w:space="0" w:color="auto"/>
        <w:right w:val="none" w:sz="0" w:space="0" w:color="auto"/>
      </w:divBdr>
      <w:divsChild>
        <w:div w:id="62143545">
          <w:marLeft w:val="0"/>
          <w:marRight w:val="0"/>
          <w:marTop w:val="0"/>
          <w:marBottom w:val="0"/>
          <w:divBdr>
            <w:top w:val="none" w:sz="0" w:space="0" w:color="auto"/>
            <w:left w:val="none" w:sz="0" w:space="0" w:color="auto"/>
            <w:bottom w:val="none" w:sz="0" w:space="0" w:color="auto"/>
            <w:right w:val="none" w:sz="0" w:space="0" w:color="auto"/>
          </w:divBdr>
        </w:div>
        <w:div w:id="1936983013">
          <w:marLeft w:val="0"/>
          <w:marRight w:val="0"/>
          <w:marTop w:val="0"/>
          <w:marBottom w:val="0"/>
          <w:divBdr>
            <w:top w:val="none" w:sz="0" w:space="0" w:color="auto"/>
            <w:left w:val="none" w:sz="0" w:space="0" w:color="auto"/>
            <w:bottom w:val="none" w:sz="0" w:space="0" w:color="auto"/>
            <w:right w:val="none" w:sz="0" w:space="0" w:color="auto"/>
          </w:divBdr>
        </w:div>
        <w:div w:id="1744833435">
          <w:marLeft w:val="0"/>
          <w:marRight w:val="0"/>
          <w:marTop w:val="0"/>
          <w:marBottom w:val="0"/>
          <w:divBdr>
            <w:top w:val="none" w:sz="0" w:space="0" w:color="auto"/>
            <w:left w:val="none" w:sz="0" w:space="0" w:color="auto"/>
            <w:bottom w:val="none" w:sz="0" w:space="0" w:color="auto"/>
            <w:right w:val="none" w:sz="0" w:space="0" w:color="auto"/>
          </w:divBdr>
        </w:div>
        <w:div w:id="855191709">
          <w:marLeft w:val="0"/>
          <w:marRight w:val="0"/>
          <w:marTop w:val="0"/>
          <w:marBottom w:val="0"/>
          <w:divBdr>
            <w:top w:val="none" w:sz="0" w:space="0" w:color="auto"/>
            <w:left w:val="none" w:sz="0" w:space="0" w:color="auto"/>
            <w:bottom w:val="none" w:sz="0" w:space="0" w:color="auto"/>
            <w:right w:val="none" w:sz="0" w:space="0" w:color="auto"/>
          </w:divBdr>
        </w:div>
        <w:div w:id="2113237793">
          <w:marLeft w:val="0"/>
          <w:marRight w:val="0"/>
          <w:marTop w:val="0"/>
          <w:marBottom w:val="0"/>
          <w:divBdr>
            <w:top w:val="none" w:sz="0" w:space="0" w:color="auto"/>
            <w:left w:val="none" w:sz="0" w:space="0" w:color="auto"/>
            <w:bottom w:val="none" w:sz="0" w:space="0" w:color="auto"/>
            <w:right w:val="none" w:sz="0" w:space="0" w:color="auto"/>
          </w:divBdr>
        </w:div>
        <w:div w:id="1985087289">
          <w:marLeft w:val="0"/>
          <w:marRight w:val="0"/>
          <w:marTop w:val="0"/>
          <w:marBottom w:val="0"/>
          <w:divBdr>
            <w:top w:val="none" w:sz="0" w:space="0" w:color="auto"/>
            <w:left w:val="none" w:sz="0" w:space="0" w:color="auto"/>
            <w:bottom w:val="none" w:sz="0" w:space="0" w:color="auto"/>
            <w:right w:val="none" w:sz="0" w:space="0" w:color="auto"/>
          </w:divBdr>
        </w:div>
      </w:divsChild>
    </w:div>
    <w:div w:id="665519967">
      <w:bodyDiv w:val="1"/>
      <w:marLeft w:val="0"/>
      <w:marRight w:val="0"/>
      <w:marTop w:val="0"/>
      <w:marBottom w:val="0"/>
      <w:divBdr>
        <w:top w:val="none" w:sz="0" w:space="0" w:color="auto"/>
        <w:left w:val="none" w:sz="0" w:space="0" w:color="auto"/>
        <w:bottom w:val="none" w:sz="0" w:space="0" w:color="auto"/>
        <w:right w:val="none" w:sz="0" w:space="0" w:color="auto"/>
      </w:divBdr>
      <w:divsChild>
        <w:div w:id="355156277">
          <w:marLeft w:val="0"/>
          <w:marRight w:val="0"/>
          <w:marTop w:val="0"/>
          <w:marBottom w:val="0"/>
          <w:divBdr>
            <w:top w:val="none" w:sz="0" w:space="0" w:color="auto"/>
            <w:left w:val="none" w:sz="0" w:space="0" w:color="auto"/>
            <w:bottom w:val="none" w:sz="0" w:space="0" w:color="auto"/>
            <w:right w:val="none" w:sz="0" w:space="0" w:color="auto"/>
          </w:divBdr>
        </w:div>
        <w:div w:id="389696632">
          <w:marLeft w:val="0"/>
          <w:marRight w:val="0"/>
          <w:marTop w:val="0"/>
          <w:marBottom w:val="0"/>
          <w:divBdr>
            <w:top w:val="none" w:sz="0" w:space="0" w:color="auto"/>
            <w:left w:val="none" w:sz="0" w:space="0" w:color="auto"/>
            <w:bottom w:val="none" w:sz="0" w:space="0" w:color="auto"/>
            <w:right w:val="none" w:sz="0" w:space="0" w:color="auto"/>
          </w:divBdr>
        </w:div>
      </w:divsChild>
    </w:div>
    <w:div w:id="789131300">
      <w:bodyDiv w:val="1"/>
      <w:marLeft w:val="0"/>
      <w:marRight w:val="0"/>
      <w:marTop w:val="0"/>
      <w:marBottom w:val="0"/>
      <w:divBdr>
        <w:top w:val="none" w:sz="0" w:space="0" w:color="auto"/>
        <w:left w:val="none" w:sz="0" w:space="0" w:color="auto"/>
        <w:bottom w:val="none" w:sz="0" w:space="0" w:color="auto"/>
        <w:right w:val="none" w:sz="0" w:space="0" w:color="auto"/>
      </w:divBdr>
    </w:div>
    <w:div w:id="918099980">
      <w:bodyDiv w:val="1"/>
      <w:marLeft w:val="0"/>
      <w:marRight w:val="0"/>
      <w:marTop w:val="0"/>
      <w:marBottom w:val="0"/>
      <w:divBdr>
        <w:top w:val="none" w:sz="0" w:space="0" w:color="auto"/>
        <w:left w:val="none" w:sz="0" w:space="0" w:color="auto"/>
        <w:bottom w:val="none" w:sz="0" w:space="0" w:color="auto"/>
        <w:right w:val="none" w:sz="0" w:space="0" w:color="auto"/>
      </w:divBdr>
    </w:div>
    <w:div w:id="965232769">
      <w:bodyDiv w:val="1"/>
      <w:marLeft w:val="0"/>
      <w:marRight w:val="0"/>
      <w:marTop w:val="0"/>
      <w:marBottom w:val="0"/>
      <w:divBdr>
        <w:top w:val="none" w:sz="0" w:space="0" w:color="auto"/>
        <w:left w:val="none" w:sz="0" w:space="0" w:color="auto"/>
        <w:bottom w:val="none" w:sz="0" w:space="0" w:color="auto"/>
        <w:right w:val="none" w:sz="0" w:space="0" w:color="auto"/>
      </w:divBdr>
      <w:divsChild>
        <w:div w:id="1407802135">
          <w:marLeft w:val="0"/>
          <w:marRight w:val="0"/>
          <w:marTop w:val="0"/>
          <w:marBottom w:val="0"/>
          <w:divBdr>
            <w:top w:val="none" w:sz="0" w:space="0" w:color="auto"/>
            <w:left w:val="none" w:sz="0" w:space="0" w:color="auto"/>
            <w:bottom w:val="none" w:sz="0" w:space="0" w:color="auto"/>
            <w:right w:val="none" w:sz="0" w:space="0" w:color="auto"/>
          </w:divBdr>
        </w:div>
        <w:div w:id="367724269">
          <w:marLeft w:val="0"/>
          <w:marRight w:val="0"/>
          <w:marTop w:val="0"/>
          <w:marBottom w:val="0"/>
          <w:divBdr>
            <w:top w:val="none" w:sz="0" w:space="0" w:color="auto"/>
            <w:left w:val="none" w:sz="0" w:space="0" w:color="auto"/>
            <w:bottom w:val="none" w:sz="0" w:space="0" w:color="auto"/>
            <w:right w:val="none" w:sz="0" w:space="0" w:color="auto"/>
          </w:divBdr>
        </w:div>
      </w:divsChild>
    </w:div>
    <w:div w:id="976421659">
      <w:bodyDiv w:val="1"/>
      <w:marLeft w:val="0"/>
      <w:marRight w:val="0"/>
      <w:marTop w:val="0"/>
      <w:marBottom w:val="0"/>
      <w:divBdr>
        <w:top w:val="none" w:sz="0" w:space="0" w:color="auto"/>
        <w:left w:val="none" w:sz="0" w:space="0" w:color="auto"/>
        <w:bottom w:val="none" w:sz="0" w:space="0" w:color="auto"/>
        <w:right w:val="none" w:sz="0" w:space="0" w:color="auto"/>
      </w:divBdr>
      <w:divsChild>
        <w:div w:id="792091779">
          <w:marLeft w:val="0"/>
          <w:marRight w:val="0"/>
          <w:marTop w:val="0"/>
          <w:marBottom w:val="0"/>
          <w:divBdr>
            <w:top w:val="none" w:sz="0" w:space="0" w:color="auto"/>
            <w:left w:val="none" w:sz="0" w:space="0" w:color="auto"/>
            <w:bottom w:val="none" w:sz="0" w:space="0" w:color="auto"/>
            <w:right w:val="none" w:sz="0" w:space="0" w:color="auto"/>
          </w:divBdr>
        </w:div>
        <w:div w:id="1047988700">
          <w:marLeft w:val="0"/>
          <w:marRight w:val="0"/>
          <w:marTop w:val="0"/>
          <w:marBottom w:val="0"/>
          <w:divBdr>
            <w:top w:val="none" w:sz="0" w:space="0" w:color="auto"/>
            <w:left w:val="none" w:sz="0" w:space="0" w:color="auto"/>
            <w:bottom w:val="none" w:sz="0" w:space="0" w:color="auto"/>
            <w:right w:val="none" w:sz="0" w:space="0" w:color="auto"/>
          </w:divBdr>
        </w:div>
        <w:div w:id="1296519421">
          <w:marLeft w:val="0"/>
          <w:marRight w:val="0"/>
          <w:marTop w:val="0"/>
          <w:marBottom w:val="0"/>
          <w:divBdr>
            <w:top w:val="none" w:sz="0" w:space="0" w:color="auto"/>
            <w:left w:val="none" w:sz="0" w:space="0" w:color="auto"/>
            <w:bottom w:val="none" w:sz="0" w:space="0" w:color="auto"/>
            <w:right w:val="none" w:sz="0" w:space="0" w:color="auto"/>
          </w:divBdr>
        </w:div>
        <w:div w:id="436415590">
          <w:marLeft w:val="0"/>
          <w:marRight w:val="0"/>
          <w:marTop w:val="0"/>
          <w:marBottom w:val="0"/>
          <w:divBdr>
            <w:top w:val="none" w:sz="0" w:space="0" w:color="auto"/>
            <w:left w:val="none" w:sz="0" w:space="0" w:color="auto"/>
            <w:bottom w:val="none" w:sz="0" w:space="0" w:color="auto"/>
            <w:right w:val="none" w:sz="0" w:space="0" w:color="auto"/>
          </w:divBdr>
        </w:div>
        <w:div w:id="1312976265">
          <w:marLeft w:val="0"/>
          <w:marRight w:val="0"/>
          <w:marTop w:val="0"/>
          <w:marBottom w:val="0"/>
          <w:divBdr>
            <w:top w:val="none" w:sz="0" w:space="0" w:color="auto"/>
            <w:left w:val="none" w:sz="0" w:space="0" w:color="auto"/>
            <w:bottom w:val="none" w:sz="0" w:space="0" w:color="auto"/>
            <w:right w:val="none" w:sz="0" w:space="0" w:color="auto"/>
          </w:divBdr>
        </w:div>
      </w:divsChild>
    </w:div>
    <w:div w:id="1033921860">
      <w:bodyDiv w:val="1"/>
      <w:marLeft w:val="0"/>
      <w:marRight w:val="0"/>
      <w:marTop w:val="0"/>
      <w:marBottom w:val="0"/>
      <w:divBdr>
        <w:top w:val="none" w:sz="0" w:space="0" w:color="auto"/>
        <w:left w:val="none" w:sz="0" w:space="0" w:color="auto"/>
        <w:bottom w:val="none" w:sz="0" w:space="0" w:color="auto"/>
        <w:right w:val="none" w:sz="0" w:space="0" w:color="auto"/>
      </w:divBdr>
    </w:div>
    <w:div w:id="1077243275">
      <w:bodyDiv w:val="1"/>
      <w:marLeft w:val="0"/>
      <w:marRight w:val="0"/>
      <w:marTop w:val="0"/>
      <w:marBottom w:val="0"/>
      <w:divBdr>
        <w:top w:val="none" w:sz="0" w:space="0" w:color="auto"/>
        <w:left w:val="none" w:sz="0" w:space="0" w:color="auto"/>
        <w:bottom w:val="none" w:sz="0" w:space="0" w:color="auto"/>
        <w:right w:val="none" w:sz="0" w:space="0" w:color="auto"/>
      </w:divBdr>
    </w:div>
    <w:div w:id="1088619209">
      <w:bodyDiv w:val="1"/>
      <w:marLeft w:val="0"/>
      <w:marRight w:val="0"/>
      <w:marTop w:val="0"/>
      <w:marBottom w:val="0"/>
      <w:divBdr>
        <w:top w:val="none" w:sz="0" w:space="0" w:color="auto"/>
        <w:left w:val="none" w:sz="0" w:space="0" w:color="auto"/>
        <w:bottom w:val="none" w:sz="0" w:space="0" w:color="auto"/>
        <w:right w:val="none" w:sz="0" w:space="0" w:color="auto"/>
      </w:divBdr>
    </w:div>
    <w:div w:id="1229919778">
      <w:bodyDiv w:val="1"/>
      <w:marLeft w:val="0"/>
      <w:marRight w:val="0"/>
      <w:marTop w:val="0"/>
      <w:marBottom w:val="0"/>
      <w:divBdr>
        <w:top w:val="none" w:sz="0" w:space="0" w:color="auto"/>
        <w:left w:val="none" w:sz="0" w:space="0" w:color="auto"/>
        <w:bottom w:val="none" w:sz="0" w:space="0" w:color="auto"/>
        <w:right w:val="none" w:sz="0" w:space="0" w:color="auto"/>
      </w:divBdr>
      <w:divsChild>
        <w:div w:id="1062562319">
          <w:marLeft w:val="0"/>
          <w:marRight w:val="0"/>
          <w:marTop w:val="0"/>
          <w:marBottom w:val="0"/>
          <w:divBdr>
            <w:top w:val="none" w:sz="0" w:space="0" w:color="auto"/>
            <w:left w:val="none" w:sz="0" w:space="0" w:color="auto"/>
            <w:bottom w:val="none" w:sz="0" w:space="0" w:color="auto"/>
            <w:right w:val="none" w:sz="0" w:space="0" w:color="auto"/>
          </w:divBdr>
        </w:div>
        <w:div w:id="1761246485">
          <w:marLeft w:val="0"/>
          <w:marRight w:val="0"/>
          <w:marTop w:val="0"/>
          <w:marBottom w:val="0"/>
          <w:divBdr>
            <w:top w:val="none" w:sz="0" w:space="0" w:color="auto"/>
            <w:left w:val="none" w:sz="0" w:space="0" w:color="auto"/>
            <w:bottom w:val="none" w:sz="0" w:space="0" w:color="auto"/>
            <w:right w:val="none" w:sz="0" w:space="0" w:color="auto"/>
          </w:divBdr>
        </w:div>
      </w:divsChild>
    </w:div>
    <w:div w:id="1257639837">
      <w:bodyDiv w:val="1"/>
      <w:marLeft w:val="0"/>
      <w:marRight w:val="0"/>
      <w:marTop w:val="0"/>
      <w:marBottom w:val="0"/>
      <w:divBdr>
        <w:top w:val="none" w:sz="0" w:space="0" w:color="auto"/>
        <w:left w:val="none" w:sz="0" w:space="0" w:color="auto"/>
        <w:bottom w:val="none" w:sz="0" w:space="0" w:color="auto"/>
        <w:right w:val="none" w:sz="0" w:space="0" w:color="auto"/>
      </w:divBdr>
      <w:divsChild>
        <w:div w:id="1287658916">
          <w:marLeft w:val="0"/>
          <w:marRight w:val="0"/>
          <w:marTop w:val="0"/>
          <w:marBottom w:val="0"/>
          <w:divBdr>
            <w:top w:val="none" w:sz="0" w:space="0" w:color="auto"/>
            <w:left w:val="none" w:sz="0" w:space="0" w:color="auto"/>
            <w:bottom w:val="none" w:sz="0" w:space="0" w:color="auto"/>
            <w:right w:val="none" w:sz="0" w:space="0" w:color="auto"/>
          </w:divBdr>
        </w:div>
        <w:div w:id="689061649">
          <w:marLeft w:val="0"/>
          <w:marRight w:val="0"/>
          <w:marTop w:val="0"/>
          <w:marBottom w:val="0"/>
          <w:divBdr>
            <w:top w:val="none" w:sz="0" w:space="0" w:color="auto"/>
            <w:left w:val="none" w:sz="0" w:space="0" w:color="auto"/>
            <w:bottom w:val="none" w:sz="0" w:space="0" w:color="auto"/>
            <w:right w:val="none" w:sz="0" w:space="0" w:color="auto"/>
          </w:divBdr>
        </w:div>
        <w:div w:id="146551609">
          <w:marLeft w:val="0"/>
          <w:marRight w:val="0"/>
          <w:marTop w:val="0"/>
          <w:marBottom w:val="0"/>
          <w:divBdr>
            <w:top w:val="none" w:sz="0" w:space="0" w:color="auto"/>
            <w:left w:val="none" w:sz="0" w:space="0" w:color="auto"/>
            <w:bottom w:val="none" w:sz="0" w:space="0" w:color="auto"/>
            <w:right w:val="none" w:sz="0" w:space="0" w:color="auto"/>
          </w:divBdr>
        </w:div>
        <w:div w:id="521631824">
          <w:marLeft w:val="0"/>
          <w:marRight w:val="0"/>
          <w:marTop w:val="0"/>
          <w:marBottom w:val="0"/>
          <w:divBdr>
            <w:top w:val="none" w:sz="0" w:space="0" w:color="auto"/>
            <w:left w:val="none" w:sz="0" w:space="0" w:color="auto"/>
            <w:bottom w:val="none" w:sz="0" w:space="0" w:color="auto"/>
            <w:right w:val="none" w:sz="0" w:space="0" w:color="auto"/>
          </w:divBdr>
        </w:div>
      </w:divsChild>
    </w:div>
    <w:div w:id="1319580291">
      <w:bodyDiv w:val="1"/>
      <w:marLeft w:val="0"/>
      <w:marRight w:val="0"/>
      <w:marTop w:val="0"/>
      <w:marBottom w:val="0"/>
      <w:divBdr>
        <w:top w:val="none" w:sz="0" w:space="0" w:color="auto"/>
        <w:left w:val="none" w:sz="0" w:space="0" w:color="auto"/>
        <w:bottom w:val="none" w:sz="0" w:space="0" w:color="auto"/>
        <w:right w:val="none" w:sz="0" w:space="0" w:color="auto"/>
      </w:divBdr>
      <w:divsChild>
        <w:div w:id="14771566">
          <w:marLeft w:val="0"/>
          <w:marRight w:val="0"/>
          <w:marTop w:val="0"/>
          <w:marBottom w:val="0"/>
          <w:divBdr>
            <w:top w:val="none" w:sz="0" w:space="0" w:color="auto"/>
            <w:left w:val="none" w:sz="0" w:space="0" w:color="auto"/>
            <w:bottom w:val="none" w:sz="0" w:space="0" w:color="auto"/>
            <w:right w:val="none" w:sz="0" w:space="0" w:color="auto"/>
          </w:divBdr>
        </w:div>
        <w:div w:id="1144808247">
          <w:marLeft w:val="0"/>
          <w:marRight w:val="0"/>
          <w:marTop w:val="0"/>
          <w:marBottom w:val="0"/>
          <w:divBdr>
            <w:top w:val="none" w:sz="0" w:space="0" w:color="auto"/>
            <w:left w:val="none" w:sz="0" w:space="0" w:color="auto"/>
            <w:bottom w:val="none" w:sz="0" w:space="0" w:color="auto"/>
            <w:right w:val="none" w:sz="0" w:space="0" w:color="auto"/>
          </w:divBdr>
        </w:div>
        <w:div w:id="1705446131">
          <w:marLeft w:val="0"/>
          <w:marRight w:val="0"/>
          <w:marTop w:val="0"/>
          <w:marBottom w:val="0"/>
          <w:divBdr>
            <w:top w:val="none" w:sz="0" w:space="0" w:color="auto"/>
            <w:left w:val="none" w:sz="0" w:space="0" w:color="auto"/>
            <w:bottom w:val="none" w:sz="0" w:space="0" w:color="auto"/>
            <w:right w:val="none" w:sz="0" w:space="0" w:color="auto"/>
          </w:divBdr>
        </w:div>
        <w:div w:id="466052303">
          <w:marLeft w:val="0"/>
          <w:marRight w:val="0"/>
          <w:marTop w:val="0"/>
          <w:marBottom w:val="0"/>
          <w:divBdr>
            <w:top w:val="none" w:sz="0" w:space="0" w:color="auto"/>
            <w:left w:val="none" w:sz="0" w:space="0" w:color="auto"/>
            <w:bottom w:val="none" w:sz="0" w:space="0" w:color="auto"/>
            <w:right w:val="none" w:sz="0" w:space="0" w:color="auto"/>
          </w:divBdr>
        </w:div>
        <w:div w:id="2636500">
          <w:marLeft w:val="0"/>
          <w:marRight w:val="0"/>
          <w:marTop w:val="0"/>
          <w:marBottom w:val="0"/>
          <w:divBdr>
            <w:top w:val="none" w:sz="0" w:space="0" w:color="auto"/>
            <w:left w:val="none" w:sz="0" w:space="0" w:color="auto"/>
            <w:bottom w:val="none" w:sz="0" w:space="0" w:color="auto"/>
            <w:right w:val="none" w:sz="0" w:space="0" w:color="auto"/>
          </w:divBdr>
        </w:div>
        <w:div w:id="1774278881">
          <w:marLeft w:val="0"/>
          <w:marRight w:val="0"/>
          <w:marTop w:val="0"/>
          <w:marBottom w:val="0"/>
          <w:divBdr>
            <w:top w:val="none" w:sz="0" w:space="0" w:color="auto"/>
            <w:left w:val="none" w:sz="0" w:space="0" w:color="auto"/>
            <w:bottom w:val="none" w:sz="0" w:space="0" w:color="auto"/>
            <w:right w:val="none" w:sz="0" w:space="0" w:color="auto"/>
          </w:divBdr>
        </w:div>
        <w:div w:id="1142312375">
          <w:marLeft w:val="0"/>
          <w:marRight w:val="0"/>
          <w:marTop w:val="0"/>
          <w:marBottom w:val="0"/>
          <w:divBdr>
            <w:top w:val="none" w:sz="0" w:space="0" w:color="auto"/>
            <w:left w:val="none" w:sz="0" w:space="0" w:color="auto"/>
            <w:bottom w:val="none" w:sz="0" w:space="0" w:color="auto"/>
            <w:right w:val="none" w:sz="0" w:space="0" w:color="auto"/>
          </w:divBdr>
        </w:div>
        <w:div w:id="99686478">
          <w:marLeft w:val="0"/>
          <w:marRight w:val="0"/>
          <w:marTop w:val="0"/>
          <w:marBottom w:val="0"/>
          <w:divBdr>
            <w:top w:val="none" w:sz="0" w:space="0" w:color="auto"/>
            <w:left w:val="none" w:sz="0" w:space="0" w:color="auto"/>
            <w:bottom w:val="none" w:sz="0" w:space="0" w:color="auto"/>
            <w:right w:val="none" w:sz="0" w:space="0" w:color="auto"/>
          </w:divBdr>
        </w:div>
        <w:div w:id="1688025163">
          <w:marLeft w:val="0"/>
          <w:marRight w:val="0"/>
          <w:marTop w:val="0"/>
          <w:marBottom w:val="0"/>
          <w:divBdr>
            <w:top w:val="none" w:sz="0" w:space="0" w:color="auto"/>
            <w:left w:val="none" w:sz="0" w:space="0" w:color="auto"/>
            <w:bottom w:val="none" w:sz="0" w:space="0" w:color="auto"/>
            <w:right w:val="none" w:sz="0" w:space="0" w:color="auto"/>
          </w:divBdr>
        </w:div>
        <w:div w:id="504784501">
          <w:marLeft w:val="0"/>
          <w:marRight w:val="0"/>
          <w:marTop w:val="0"/>
          <w:marBottom w:val="0"/>
          <w:divBdr>
            <w:top w:val="none" w:sz="0" w:space="0" w:color="auto"/>
            <w:left w:val="none" w:sz="0" w:space="0" w:color="auto"/>
            <w:bottom w:val="none" w:sz="0" w:space="0" w:color="auto"/>
            <w:right w:val="none" w:sz="0" w:space="0" w:color="auto"/>
          </w:divBdr>
        </w:div>
        <w:div w:id="1030641690">
          <w:marLeft w:val="0"/>
          <w:marRight w:val="0"/>
          <w:marTop w:val="0"/>
          <w:marBottom w:val="0"/>
          <w:divBdr>
            <w:top w:val="none" w:sz="0" w:space="0" w:color="auto"/>
            <w:left w:val="none" w:sz="0" w:space="0" w:color="auto"/>
            <w:bottom w:val="none" w:sz="0" w:space="0" w:color="auto"/>
            <w:right w:val="none" w:sz="0" w:space="0" w:color="auto"/>
          </w:divBdr>
        </w:div>
        <w:div w:id="198006916">
          <w:marLeft w:val="0"/>
          <w:marRight w:val="0"/>
          <w:marTop w:val="0"/>
          <w:marBottom w:val="0"/>
          <w:divBdr>
            <w:top w:val="none" w:sz="0" w:space="0" w:color="auto"/>
            <w:left w:val="none" w:sz="0" w:space="0" w:color="auto"/>
            <w:bottom w:val="none" w:sz="0" w:space="0" w:color="auto"/>
            <w:right w:val="none" w:sz="0" w:space="0" w:color="auto"/>
          </w:divBdr>
        </w:div>
        <w:div w:id="1671173673">
          <w:marLeft w:val="0"/>
          <w:marRight w:val="0"/>
          <w:marTop w:val="0"/>
          <w:marBottom w:val="0"/>
          <w:divBdr>
            <w:top w:val="none" w:sz="0" w:space="0" w:color="auto"/>
            <w:left w:val="none" w:sz="0" w:space="0" w:color="auto"/>
            <w:bottom w:val="none" w:sz="0" w:space="0" w:color="auto"/>
            <w:right w:val="none" w:sz="0" w:space="0" w:color="auto"/>
          </w:divBdr>
        </w:div>
        <w:div w:id="1136263553">
          <w:marLeft w:val="0"/>
          <w:marRight w:val="0"/>
          <w:marTop w:val="0"/>
          <w:marBottom w:val="0"/>
          <w:divBdr>
            <w:top w:val="none" w:sz="0" w:space="0" w:color="auto"/>
            <w:left w:val="none" w:sz="0" w:space="0" w:color="auto"/>
            <w:bottom w:val="none" w:sz="0" w:space="0" w:color="auto"/>
            <w:right w:val="none" w:sz="0" w:space="0" w:color="auto"/>
          </w:divBdr>
        </w:div>
        <w:div w:id="798450753">
          <w:marLeft w:val="0"/>
          <w:marRight w:val="0"/>
          <w:marTop w:val="0"/>
          <w:marBottom w:val="0"/>
          <w:divBdr>
            <w:top w:val="none" w:sz="0" w:space="0" w:color="auto"/>
            <w:left w:val="none" w:sz="0" w:space="0" w:color="auto"/>
            <w:bottom w:val="none" w:sz="0" w:space="0" w:color="auto"/>
            <w:right w:val="none" w:sz="0" w:space="0" w:color="auto"/>
          </w:divBdr>
        </w:div>
        <w:div w:id="1199247034">
          <w:marLeft w:val="0"/>
          <w:marRight w:val="0"/>
          <w:marTop w:val="0"/>
          <w:marBottom w:val="0"/>
          <w:divBdr>
            <w:top w:val="none" w:sz="0" w:space="0" w:color="auto"/>
            <w:left w:val="none" w:sz="0" w:space="0" w:color="auto"/>
            <w:bottom w:val="none" w:sz="0" w:space="0" w:color="auto"/>
            <w:right w:val="none" w:sz="0" w:space="0" w:color="auto"/>
          </w:divBdr>
        </w:div>
        <w:div w:id="348718272">
          <w:marLeft w:val="0"/>
          <w:marRight w:val="0"/>
          <w:marTop w:val="0"/>
          <w:marBottom w:val="0"/>
          <w:divBdr>
            <w:top w:val="none" w:sz="0" w:space="0" w:color="auto"/>
            <w:left w:val="none" w:sz="0" w:space="0" w:color="auto"/>
            <w:bottom w:val="none" w:sz="0" w:space="0" w:color="auto"/>
            <w:right w:val="none" w:sz="0" w:space="0" w:color="auto"/>
          </w:divBdr>
        </w:div>
        <w:div w:id="1037464886">
          <w:marLeft w:val="0"/>
          <w:marRight w:val="0"/>
          <w:marTop w:val="0"/>
          <w:marBottom w:val="0"/>
          <w:divBdr>
            <w:top w:val="none" w:sz="0" w:space="0" w:color="auto"/>
            <w:left w:val="none" w:sz="0" w:space="0" w:color="auto"/>
            <w:bottom w:val="none" w:sz="0" w:space="0" w:color="auto"/>
            <w:right w:val="none" w:sz="0" w:space="0" w:color="auto"/>
          </w:divBdr>
        </w:div>
        <w:div w:id="915626602">
          <w:marLeft w:val="0"/>
          <w:marRight w:val="0"/>
          <w:marTop w:val="0"/>
          <w:marBottom w:val="0"/>
          <w:divBdr>
            <w:top w:val="none" w:sz="0" w:space="0" w:color="auto"/>
            <w:left w:val="none" w:sz="0" w:space="0" w:color="auto"/>
            <w:bottom w:val="none" w:sz="0" w:space="0" w:color="auto"/>
            <w:right w:val="none" w:sz="0" w:space="0" w:color="auto"/>
          </w:divBdr>
        </w:div>
        <w:div w:id="672149160">
          <w:marLeft w:val="0"/>
          <w:marRight w:val="0"/>
          <w:marTop w:val="0"/>
          <w:marBottom w:val="0"/>
          <w:divBdr>
            <w:top w:val="none" w:sz="0" w:space="0" w:color="auto"/>
            <w:left w:val="none" w:sz="0" w:space="0" w:color="auto"/>
            <w:bottom w:val="none" w:sz="0" w:space="0" w:color="auto"/>
            <w:right w:val="none" w:sz="0" w:space="0" w:color="auto"/>
          </w:divBdr>
        </w:div>
        <w:div w:id="1936673497">
          <w:marLeft w:val="0"/>
          <w:marRight w:val="0"/>
          <w:marTop w:val="0"/>
          <w:marBottom w:val="0"/>
          <w:divBdr>
            <w:top w:val="none" w:sz="0" w:space="0" w:color="auto"/>
            <w:left w:val="none" w:sz="0" w:space="0" w:color="auto"/>
            <w:bottom w:val="none" w:sz="0" w:space="0" w:color="auto"/>
            <w:right w:val="none" w:sz="0" w:space="0" w:color="auto"/>
          </w:divBdr>
        </w:div>
        <w:div w:id="2102067234">
          <w:marLeft w:val="0"/>
          <w:marRight w:val="0"/>
          <w:marTop w:val="0"/>
          <w:marBottom w:val="0"/>
          <w:divBdr>
            <w:top w:val="none" w:sz="0" w:space="0" w:color="auto"/>
            <w:left w:val="none" w:sz="0" w:space="0" w:color="auto"/>
            <w:bottom w:val="none" w:sz="0" w:space="0" w:color="auto"/>
            <w:right w:val="none" w:sz="0" w:space="0" w:color="auto"/>
          </w:divBdr>
        </w:div>
        <w:div w:id="753168073">
          <w:marLeft w:val="0"/>
          <w:marRight w:val="0"/>
          <w:marTop w:val="0"/>
          <w:marBottom w:val="0"/>
          <w:divBdr>
            <w:top w:val="none" w:sz="0" w:space="0" w:color="auto"/>
            <w:left w:val="none" w:sz="0" w:space="0" w:color="auto"/>
            <w:bottom w:val="none" w:sz="0" w:space="0" w:color="auto"/>
            <w:right w:val="none" w:sz="0" w:space="0" w:color="auto"/>
          </w:divBdr>
        </w:div>
        <w:div w:id="1016660535">
          <w:marLeft w:val="0"/>
          <w:marRight w:val="0"/>
          <w:marTop w:val="0"/>
          <w:marBottom w:val="0"/>
          <w:divBdr>
            <w:top w:val="none" w:sz="0" w:space="0" w:color="auto"/>
            <w:left w:val="none" w:sz="0" w:space="0" w:color="auto"/>
            <w:bottom w:val="none" w:sz="0" w:space="0" w:color="auto"/>
            <w:right w:val="none" w:sz="0" w:space="0" w:color="auto"/>
          </w:divBdr>
        </w:div>
        <w:div w:id="26759874">
          <w:marLeft w:val="0"/>
          <w:marRight w:val="0"/>
          <w:marTop w:val="0"/>
          <w:marBottom w:val="0"/>
          <w:divBdr>
            <w:top w:val="none" w:sz="0" w:space="0" w:color="auto"/>
            <w:left w:val="none" w:sz="0" w:space="0" w:color="auto"/>
            <w:bottom w:val="none" w:sz="0" w:space="0" w:color="auto"/>
            <w:right w:val="none" w:sz="0" w:space="0" w:color="auto"/>
          </w:divBdr>
        </w:div>
        <w:div w:id="1975790793">
          <w:marLeft w:val="0"/>
          <w:marRight w:val="0"/>
          <w:marTop w:val="0"/>
          <w:marBottom w:val="0"/>
          <w:divBdr>
            <w:top w:val="none" w:sz="0" w:space="0" w:color="auto"/>
            <w:left w:val="none" w:sz="0" w:space="0" w:color="auto"/>
            <w:bottom w:val="none" w:sz="0" w:space="0" w:color="auto"/>
            <w:right w:val="none" w:sz="0" w:space="0" w:color="auto"/>
          </w:divBdr>
        </w:div>
        <w:div w:id="1121917346">
          <w:marLeft w:val="0"/>
          <w:marRight w:val="0"/>
          <w:marTop w:val="0"/>
          <w:marBottom w:val="0"/>
          <w:divBdr>
            <w:top w:val="none" w:sz="0" w:space="0" w:color="auto"/>
            <w:left w:val="none" w:sz="0" w:space="0" w:color="auto"/>
            <w:bottom w:val="none" w:sz="0" w:space="0" w:color="auto"/>
            <w:right w:val="none" w:sz="0" w:space="0" w:color="auto"/>
          </w:divBdr>
        </w:div>
        <w:div w:id="2075736365">
          <w:marLeft w:val="0"/>
          <w:marRight w:val="0"/>
          <w:marTop w:val="0"/>
          <w:marBottom w:val="0"/>
          <w:divBdr>
            <w:top w:val="none" w:sz="0" w:space="0" w:color="auto"/>
            <w:left w:val="none" w:sz="0" w:space="0" w:color="auto"/>
            <w:bottom w:val="none" w:sz="0" w:space="0" w:color="auto"/>
            <w:right w:val="none" w:sz="0" w:space="0" w:color="auto"/>
          </w:divBdr>
        </w:div>
        <w:div w:id="118569004">
          <w:marLeft w:val="0"/>
          <w:marRight w:val="0"/>
          <w:marTop w:val="0"/>
          <w:marBottom w:val="0"/>
          <w:divBdr>
            <w:top w:val="none" w:sz="0" w:space="0" w:color="auto"/>
            <w:left w:val="none" w:sz="0" w:space="0" w:color="auto"/>
            <w:bottom w:val="none" w:sz="0" w:space="0" w:color="auto"/>
            <w:right w:val="none" w:sz="0" w:space="0" w:color="auto"/>
          </w:divBdr>
        </w:div>
        <w:div w:id="209995500">
          <w:marLeft w:val="0"/>
          <w:marRight w:val="0"/>
          <w:marTop w:val="0"/>
          <w:marBottom w:val="0"/>
          <w:divBdr>
            <w:top w:val="none" w:sz="0" w:space="0" w:color="auto"/>
            <w:left w:val="none" w:sz="0" w:space="0" w:color="auto"/>
            <w:bottom w:val="none" w:sz="0" w:space="0" w:color="auto"/>
            <w:right w:val="none" w:sz="0" w:space="0" w:color="auto"/>
          </w:divBdr>
        </w:div>
        <w:div w:id="1630672227">
          <w:marLeft w:val="0"/>
          <w:marRight w:val="0"/>
          <w:marTop w:val="0"/>
          <w:marBottom w:val="0"/>
          <w:divBdr>
            <w:top w:val="none" w:sz="0" w:space="0" w:color="auto"/>
            <w:left w:val="none" w:sz="0" w:space="0" w:color="auto"/>
            <w:bottom w:val="none" w:sz="0" w:space="0" w:color="auto"/>
            <w:right w:val="none" w:sz="0" w:space="0" w:color="auto"/>
          </w:divBdr>
        </w:div>
        <w:div w:id="1915582491">
          <w:marLeft w:val="0"/>
          <w:marRight w:val="0"/>
          <w:marTop w:val="0"/>
          <w:marBottom w:val="0"/>
          <w:divBdr>
            <w:top w:val="none" w:sz="0" w:space="0" w:color="auto"/>
            <w:left w:val="none" w:sz="0" w:space="0" w:color="auto"/>
            <w:bottom w:val="none" w:sz="0" w:space="0" w:color="auto"/>
            <w:right w:val="none" w:sz="0" w:space="0" w:color="auto"/>
          </w:divBdr>
        </w:div>
        <w:div w:id="1105619200">
          <w:marLeft w:val="0"/>
          <w:marRight w:val="0"/>
          <w:marTop w:val="0"/>
          <w:marBottom w:val="0"/>
          <w:divBdr>
            <w:top w:val="none" w:sz="0" w:space="0" w:color="auto"/>
            <w:left w:val="none" w:sz="0" w:space="0" w:color="auto"/>
            <w:bottom w:val="none" w:sz="0" w:space="0" w:color="auto"/>
            <w:right w:val="none" w:sz="0" w:space="0" w:color="auto"/>
          </w:divBdr>
        </w:div>
        <w:div w:id="1207521699">
          <w:marLeft w:val="0"/>
          <w:marRight w:val="0"/>
          <w:marTop w:val="0"/>
          <w:marBottom w:val="0"/>
          <w:divBdr>
            <w:top w:val="none" w:sz="0" w:space="0" w:color="auto"/>
            <w:left w:val="none" w:sz="0" w:space="0" w:color="auto"/>
            <w:bottom w:val="none" w:sz="0" w:space="0" w:color="auto"/>
            <w:right w:val="none" w:sz="0" w:space="0" w:color="auto"/>
          </w:divBdr>
        </w:div>
        <w:div w:id="2095277153">
          <w:marLeft w:val="0"/>
          <w:marRight w:val="0"/>
          <w:marTop w:val="0"/>
          <w:marBottom w:val="0"/>
          <w:divBdr>
            <w:top w:val="none" w:sz="0" w:space="0" w:color="auto"/>
            <w:left w:val="none" w:sz="0" w:space="0" w:color="auto"/>
            <w:bottom w:val="none" w:sz="0" w:space="0" w:color="auto"/>
            <w:right w:val="none" w:sz="0" w:space="0" w:color="auto"/>
          </w:divBdr>
        </w:div>
        <w:div w:id="200555161">
          <w:marLeft w:val="0"/>
          <w:marRight w:val="0"/>
          <w:marTop w:val="0"/>
          <w:marBottom w:val="0"/>
          <w:divBdr>
            <w:top w:val="none" w:sz="0" w:space="0" w:color="auto"/>
            <w:left w:val="none" w:sz="0" w:space="0" w:color="auto"/>
            <w:bottom w:val="none" w:sz="0" w:space="0" w:color="auto"/>
            <w:right w:val="none" w:sz="0" w:space="0" w:color="auto"/>
          </w:divBdr>
        </w:div>
        <w:div w:id="277419737">
          <w:marLeft w:val="0"/>
          <w:marRight w:val="0"/>
          <w:marTop w:val="0"/>
          <w:marBottom w:val="0"/>
          <w:divBdr>
            <w:top w:val="none" w:sz="0" w:space="0" w:color="auto"/>
            <w:left w:val="none" w:sz="0" w:space="0" w:color="auto"/>
            <w:bottom w:val="none" w:sz="0" w:space="0" w:color="auto"/>
            <w:right w:val="none" w:sz="0" w:space="0" w:color="auto"/>
          </w:divBdr>
        </w:div>
        <w:div w:id="462622137">
          <w:marLeft w:val="0"/>
          <w:marRight w:val="0"/>
          <w:marTop w:val="0"/>
          <w:marBottom w:val="0"/>
          <w:divBdr>
            <w:top w:val="none" w:sz="0" w:space="0" w:color="auto"/>
            <w:left w:val="none" w:sz="0" w:space="0" w:color="auto"/>
            <w:bottom w:val="none" w:sz="0" w:space="0" w:color="auto"/>
            <w:right w:val="none" w:sz="0" w:space="0" w:color="auto"/>
          </w:divBdr>
        </w:div>
        <w:div w:id="1986467829">
          <w:marLeft w:val="0"/>
          <w:marRight w:val="0"/>
          <w:marTop w:val="0"/>
          <w:marBottom w:val="0"/>
          <w:divBdr>
            <w:top w:val="none" w:sz="0" w:space="0" w:color="auto"/>
            <w:left w:val="none" w:sz="0" w:space="0" w:color="auto"/>
            <w:bottom w:val="none" w:sz="0" w:space="0" w:color="auto"/>
            <w:right w:val="none" w:sz="0" w:space="0" w:color="auto"/>
          </w:divBdr>
        </w:div>
        <w:div w:id="771900646">
          <w:marLeft w:val="0"/>
          <w:marRight w:val="0"/>
          <w:marTop w:val="0"/>
          <w:marBottom w:val="0"/>
          <w:divBdr>
            <w:top w:val="none" w:sz="0" w:space="0" w:color="auto"/>
            <w:left w:val="none" w:sz="0" w:space="0" w:color="auto"/>
            <w:bottom w:val="none" w:sz="0" w:space="0" w:color="auto"/>
            <w:right w:val="none" w:sz="0" w:space="0" w:color="auto"/>
          </w:divBdr>
        </w:div>
      </w:divsChild>
    </w:div>
    <w:div w:id="1355115233">
      <w:bodyDiv w:val="1"/>
      <w:marLeft w:val="0"/>
      <w:marRight w:val="0"/>
      <w:marTop w:val="0"/>
      <w:marBottom w:val="0"/>
      <w:divBdr>
        <w:top w:val="none" w:sz="0" w:space="0" w:color="auto"/>
        <w:left w:val="none" w:sz="0" w:space="0" w:color="auto"/>
        <w:bottom w:val="none" w:sz="0" w:space="0" w:color="auto"/>
        <w:right w:val="none" w:sz="0" w:space="0" w:color="auto"/>
      </w:divBdr>
      <w:divsChild>
        <w:div w:id="1006904825">
          <w:marLeft w:val="0"/>
          <w:marRight w:val="0"/>
          <w:marTop w:val="0"/>
          <w:marBottom w:val="0"/>
          <w:divBdr>
            <w:top w:val="none" w:sz="0" w:space="0" w:color="auto"/>
            <w:left w:val="none" w:sz="0" w:space="0" w:color="auto"/>
            <w:bottom w:val="none" w:sz="0" w:space="0" w:color="auto"/>
            <w:right w:val="none" w:sz="0" w:space="0" w:color="auto"/>
          </w:divBdr>
        </w:div>
      </w:divsChild>
    </w:div>
    <w:div w:id="1470711088">
      <w:bodyDiv w:val="1"/>
      <w:marLeft w:val="0"/>
      <w:marRight w:val="0"/>
      <w:marTop w:val="0"/>
      <w:marBottom w:val="0"/>
      <w:divBdr>
        <w:top w:val="none" w:sz="0" w:space="0" w:color="auto"/>
        <w:left w:val="none" w:sz="0" w:space="0" w:color="auto"/>
        <w:bottom w:val="none" w:sz="0" w:space="0" w:color="auto"/>
        <w:right w:val="none" w:sz="0" w:space="0" w:color="auto"/>
      </w:divBdr>
      <w:divsChild>
        <w:div w:id="276258420">
          <w:marLeft w:val="0"/>
          <w:marRight w:val="0"/>
          <w:marTop w:val="0"/>
          <w:marBottom w:val="0"/>
          <w:divBdr>
            <w:top w:val="none" w:sz="0" w:space="0" w:color="auto"/>
            <w:left w:val="none" w:sz="0" w:space="0" w:color="auto"/>
            <w:bottom w:val="none" w:sz="0" w:space="0" w:color="auto"/>
            <w:right w:val="none" w:sz="0" w:space="0" w:color="auto"/>
          </w:divBdr>
        </w:div>
        <w:div w:id="643462254">
          <w:marLeft w:val="0"/>
          <w:marRight w:val="0"/>
          <w:marTop w:val="0"/>
          <w:marBottom w:val="0"/>
          <w:divBdr>
            <w:top w:val="none" w:sz="0" w:space="0" w:color="auto"/>
            <w:left w:val="none" w:sz="0" w:space="0" w:color="auto"/>
            <w:bottom w:val="none" w:sz="0" w:space="0" w:color="auto"/>
            <w:right w:val="none" w:sz="0" w:space="0" w:color="auto"/>
          </w:divBdr>
        </w:div>
      </w:divsChild>
    </w:div>
    <w:div w:id="1514539304">
      <w:bodyDiv w:val="1"/>
      <w:marLeft w:val="0"/>
      <w:marRight w:val="0"/>
      <w:marTop w:val="0"/>
      <w:marBottom w:val="0"/>
      <w:divBdr>
        <w:top w:val="none" w:sz="0" w:space="0" w:color="auto"/>
        <w:left w:val="none" w:sz="0" w:space="0" w:color="auto"/>
        <w:bottom w:val="none" w:sz="0" w:space="0" w:color="auto"/>
        <w:right w:val="none" w:sz="0" w:space="0" w:color="auto"/>
      </w:divBdr>
      <w:divsChild>
        <w:div w:id="421342918">
          <w:marLeft w:val="0"/>
          <w:marRight w:val="0"/>
          <w:marTop w:val="0"/>
          <w:marBottom w:val="0"/>
          <w:divBdr>
            <w:top w:val="none" w:sz="0" w:space="0" w:color="auto"/>
            <w:left w:val="none" w:sz="0" w:space="0" w:color="auto"/>
            <w:bottom w:val="none" w:sz="0" w:space="0" w:color="auto"/>
            <w:right w:val="none" w:sz="0" w:space="0" w:color="auto"/>
          </w:divBdr>
        </w:div>
        <w:div w:id="1766808451">
          <w:marLeft w:val="0"/>
          <w:marRight w:val="0"/>
          <w:marTop w:val="0"/>
          <w:marBottom w:val="0"/>
          <w:divBdr>
            <w:top w:val="none" w:sz="0" w:space="0" w:color="auto"/>
            <w:left w:val="none" w:sz="0" w:space="0" w:color="auto"/>
            <w:bottom w:val="none" w:sz="0" w:space="0" w:color="auto"/>
            <w:right w:val="none" w:sz="0" w:space="0" w:color="auto"/>
          </w:divBdr>
        </w:div>
      </w:divsChild>
    </w:div>
    <w:div w:id="1528565523">
      <w:bodyDiv w:val="1"/>
      <w:marLeft w:val="0"/>
      <w:marRight w:val="0"/>
      <w:marTop w:val="0"/>
      <w:marBottom w:val="0"/>
      <w:divBdr>
        <w:top w:val="none" w:sz="0" w:space="0" w:color="auto"/>
        <w:left w:val="none" w:sz="0" w:space="0" w:color="auto"/>
        <w:bottom w:val="none" w:sz="0" w:space="0" w:color="auto"/>
        <w:right w:val="none" w:sz="0" w:space="0" w:color="auto"/>
      </w:divBdr>
      <w:divsChild>
        <w:div w:id="1329290429">
          <w:marLeft w:val="0"/>
          <w:marRight w:val="0"/>
          <w:marTop w:val="0"/>
          <w:marBottom w:val="0"/>
          <w:divBdr>
            <w:top w:val="none" w:sz="0" w:space="0" w:color="auto"/>
            <w:left w:val="none" w:sz="0" w:space="0" w:color="auto"/>
            <w:bottom w:val="none" w:sz="0" w:space="0" w:color="auto"/>
            <w:right w:val="none" w:sz="0" w:space="0" w:color="auto"/>
          </w:divBdr>
        </w:div>
        <w:div w:id="1666593461">
          <w:marLeft w:val="0"/>
          <w:marRight w:val="0"/>
          <w:marTop w:val="0"/>
          <w:marBottom w:val="0"/>
          <w:divBdr>
            <w:top w:val="none" w:sz="0" w:space="0" w:color="auto"/>
            <w:left w:val="none" w:sz="0" w:space="0" w:color="auto"/>
            <w:bottom w:val="none" w:sz="0" w:space="0" w:color="auto"/>
            <w:right w:val="none" w:sz="0" w:space="0" w:color="auto"/>
          </w:divBdr>
        </w:div>
      </w:divsChild>
    </w:div>
    <w:div w:id="1629311347">
      <w:bodyDiv w:val="1"/>
      <w:marLeft w:val="0"/>
      <w:marRight w:val="0"/>
      <w:marTop w:val="0"/>
      <w:marBottom w:val="0"/>
      <w:divBdr>
        <w:top w:val="none" w:sz="0" w:space="0" w:color="auto"/>
        <w:left w:val="none" w:sz="0" w:space="0" w:color="auto"/>
        <w:bottom w:val="none" w:sz="0" w:space="0" w:color="auto"/>
        <w:right w:val="none" w:sz="0" w:space="0" w:color="auto"/>
      </w:divBdr>
      <w:divsChild>
        <w:div w:id="37169213">
          <w:marLeft w:val="0"/>
          <w:marRight w:val="0"/>
          <w:marTop w:val="0"/>
          <w:marBottom w:val="0"/>
          <w:divBdr>
            <w:top w:val="none" w:sz="0" w:space="0" w:color="auto"/>
            <w:left w:val="none" w:sz="0" w:space="0" w:color="auto"/>
            <w:bottom w:val="none" w:sz="0" w:space="0" w:color="auto"/>
            <w:right w:val="none" w:sz="0" w:space="0" w:color="auto"/>
          </w:divBdr>
        </w:div>
        <w:div w:id="1005211033">
          <w:marLeft w:val="0"/>
          <w:marRight w:val="0"/>
          <w:marTop w:val="0"/>
          <w:marBottom w:val="0"/>
          <w:divBdr>
            <w:top w:val="none" w:sz="0" w:space="0" w:color="auto"/>
            <w:left w:val="none" w:sz="0" w:space="0" w:color="auto"/>
            <w:bottom w:val="none" w:sz="0" w:space="0" w:color="auto"/>
            <w:right w:val="none" w:sz="0" w:space="0" w:color="auto"/>
          </w:divBdr>
        </w:div>
        <w:div w:id="2018725263">
          <w:marLeft w:val="0"/>
          <w:marRight w:val="0"/>
          <w:marTop w:val="0"/>
          <w:marBottom w:val="0"/>
          <w:divBdr>
            <w:top w:val="none" w:sz="0" w:space="0" w:color="auto"/>
            <w:left w:val="none" w:sz="0" w:space="0" w:color="auto"/>
            <w:bottom w:val="none" w:sz="0" w:space="0" w:color="auto"/>
            <w:right w:val="none" w:sz="0" w:space="0" w:color="auto"/>
          </w:divBdr>
        </w:div>
        <w:div w:id="277493156">
          <w:marLeft w:val="0"/>
          <w:marRight w:val="0"/>
          <w:marTop w:val="0"/>
          <w:marBottom w:val="0"/>
          <w:divBdr>
            <w:top w:val="none" w:sz="0" w:space="0" w:color="auto"/>
            <w:left w:val="none" w:sz="0" w:space="0" w:color="auto"/>
            <w:bottom w:val="none" w:sz="0" w:space="0" w:color="auto"/>
            <w:right w:val="none" w:sz="0" w:space="0" w:color="auto"/>
          </w:divBdr>
        </w:div>
        <w:div w:id="1504667384">
          <w:marLeft w:val="0"/>
          <w:marRight w:val="0"/>
          <w:marTop w:val="0"/>
          <w:marBottom w:val="0"/>
          <w:divBdr>
            <w:top w:val="none" w:sz="0" w:space="0" w:color="auto"/>
            <w:left w:val="none" w:sz="0" w:space="0" w:color="auto"/>
            <w:bottom w:val="none" w:sz="0" w:space="0" w:color="auto"/>
            <w:right w:val="none" w:sz="0" w:space="0" w:color="auto"/>
          </w:divBdr>
        </w:div>
        <w:div w:id="1713190278">
          <w:marLeft w:val="0"/>
          <w:marRight w:val="0"/>
          <w:marTop w:val="0"/>
          <w:marBottom w:val="0"/>
          <w:divBdr>
            <w:top w:val="none" w:sz="0" w:space="0" w:color="auto"/>
            <w:left w:val="none" w:sz="0" w:space="0" w:color="auto"/>
            <w:bottom w:val="none" w:sz="0" w:space="0" w:color="auto"/>
            <w:right w:val="none" w:sz="0" w:space="0" w:color="auto"/>
          </w:divBdr>
        </w:div>
      </w:divsChild>
    </w:div>
    <w:div w:id="1796564313">
      <w:bodyDiv w:val="1"/>
      <w:marLeft w:val="0"/>
      <w:marRight w:val="0"/>
      <w:marTop w:val="0"/>
      <w:marBottom w:val="0"/>
      <w:divBdr>
        <w:top w:val="none" w:sz="0" w:space="0" w:color="auto"/>
        <w:left w:val="none" w:sz="0" w:space="0" w:color="auto"/>
        <w:bottom w:val="none" w:sz="0" w:space="0" w:color="auto"/>
        <w:right w:val="none" w:sz="0" w:space="0" w:color="auto"/>
      </w:divBdr>
      <w:divsChild>
        <w:div w:id="309872478">
          <w:marLeft w:val="0"/>
          <w:marRight w:val="0"/>
          <w:marTop w:val="0"/>
          <w:marBottom w:val="0"/>
          <w:divBdr>
            <w:top w:val="none" w:sz="0" w:space="0" w:color="auto"/>
            <w:left w:val="none" w:sz="0" w:space="0" w:color="auto"/>
            <w:bottom w:val="none" w:sz="0" w:space="0" w:color="auto"/>
            <w:right w:val="none" w:sz="0" w:space="0" w:color="auto"/>
          </w:divBdr>
        </w:div>
        <w:div w:id="2048069499">
          <w:marLeft w:val="0"/>
          <w:marRight w:val="0"/>
          <w:marTop w:val="0"/>
          <w:marBottom w:val="0"/>
          <w:divBdr>
            <w:top w:val="none" w:sz="0" w:space="0" w:color="auto"/>
            <w:left w:val="none" w:sz="0" w:space="0" w:color="auto"/>
            <w:bottom w:val="none" w:sz="0" w:space="0" w:color="auto"/>
            <w:right w:val="none" w:sz="0" w:space="0" w:color="auto"/>
          </w:divBdr>
        </w:div>
        <w:div w:id="2009820900">
          <w:marLeft w:val="0"/>
          <w:marRight w:val="0"/>
          <w:marTop w:val="0"/>
          <w:marBottom w:val="0"/>
          <w:divBdr>
            <w:top w:val="none" w:sz="0" w:space="0" w:color="auto"/>
            <w:left w:val="none" w:sz="0" w:space="0" w:color="auto"/>
            <w:bottom w:val="none" w:sz="0" w:space="0" w:color="auto"/>
            <w:right w:val="none" w:sz="0" w:space="0" w:color="auto"/>
          </w:divBdr>
        </w:div>
        <w:div w:id="1144932463">
          <w:marLeft w:val="0"/>
          <w:marRight w:val="0"/>
          <w:marTop w:val="0"/>
          <w:marBottom w:val="0"/>
          <w:divBdr>
            <w:top w:val="none" w:sz="0" w:space="0" w:color="auto"/>
            <w:left w:val="none" w:sz="0" w:space="0" w:color="auto"/>
            <w:bottom w:val="none" w:sz="0" w:space="0" w:color="auto"/>
            <w:right w:val="none" w:sz="0" w:space="0" w:color="auto"/>
          </w:divBdr>
        </w:div>
      </w:divsChild>
    </w:div>
    <w:div w:id="1809392450">
      <w:bodyDiv w:val="1"/>
      <w:marLeft w:val="0"/>
      <w:marRight w:val="0"/>
      <w:marTop w:val="0"/>
      <w:marBottom w:val="0"/>
      <w:divBdr>
        <w:top w:val="none" w:sz="0" w:space="0" w:color="auto"/>
        <w:left w:val="none" w:sz="0" w:space="0" w:color="auto"/>
        <w:bottom w:val="none" w:sz="0" w:space="0" w:color="auto"/>
        <w:right w:val="none" w:sz="0" w:space="0" w:color="auto"/>
      </w:divBdr>
      <w:divsChild>
        <w:div w:id="298607218">
          <w:marLeft w:val="0"/>
          <w:marRight w:val="0"/>
          <w:marTop w:val="0"/>
          <w:marBottom w:val="0"/>
          <w:divBdr>
            <w:top w:val="none" w:sz="0" w:space="0" w:color="auto"/>
            <w:left w:val="none" w:sz="0" w:space="0" w:color="auto"/>
            <w:bottom w:val="none" w:sz="0" w:space="0" w:color="auto"/>
            <w:right w:val="none" w:sz="0" w:space="0" w:color="auto"/>
          </w:divBdr>
        </w:div>
        <w:div w:id="1421488056">
          <w:marLeft w:val="0"/>
          <w:marRight w:val="0"/>
          <w:marTop w:val="0"/>
          <w:marBottom w:val="0"/>
          <w:divBdr>
            <w:top w:val="none" w:sz="0" w:space="0" w:color="auto"/>
            <w:left w:val="none" w:sz="0" w:space="0" w:color="auto"/>
            <w:bottom w:val="none" w:sz="0" w:space="0" w:color="auto"/>
            <w:right w:val="none" w:sz="0" w:space="0" w:color="auto"/>
          </w:divBdr>
        </w:div>
        <w:div w:id="985277399">
          <w:marLeft w:val="0"/>
          <w:marRight w:val="0"/>
          <w:marTop w:val="0"/>
          <w:marBottom w:val="0"/>
          <w:divBdr>
            <w:top w:val="none" w:sz="0" w:space="0" w:color="auto"/>
            <w:left w:val="none" w:sz="0" w:space="0" w:color="auto"/>
            <w:bottom w:val="none" w:sz="0" w:space="0" w:color="auto"/>
            <w:right w:val="none" w:sz="0" w:space="0" w:color="auto"/>
          </w:divBdr>
        </w:div>
        <w:div w:id="1860847942">
          <w:marLeft w:val="0"/>
          <w:marRight w:val="0"/>
          <w:marTop w:val="0"/>
          <w:marBottom w:val="0"/>
          <w:divBdr>
            <w:top w:val="none" w:sz="0" w:space="0" w:color="auto"/>
            <w:left w:val="none" w:sz="0" w:space="0" w:color="auto"/>
            <w:bottom w:val="none" w:sz="0" w:space="0" w:color="auto"/>
            <w:right w:val="none" w:sz="0" w:space="0" w:color="auto"/>
          </w:divBdr>
        </w:div>
        <w:div w:id="536353464">
          <w:marLeft w:val="0"/>
          <w:marRight w:val="0"/>
          <w:marTop w:val="0"/>
          <w:marBottom w:val="0"/>
          <w:divBdr>
            <w:top w:val="none" w:sz="0" w:space="0" w:color="auto"/>
            <w:left w:val="none" w:sz="0" w:space="0" w:color="auto"/>
            <w:bottom w:val="none" w:sz="0" w:space="0" w:color="auto"/>
            <w:right w:val="none" w:sz="0" w:space="0" w:color="auto"/>
          </w:divBdr>
        </w:div>
        <w:div w:id="578948488">
          <w:marLeft w:val="0"/>
          <w:marRight w:val="0"/>
          <w:marTop w:val="0"/>
          <w:marBottom w:val="0"/>
          <w:divBdr>
            <w:top w:val="none" w:sz="0" w:space="0" w:color="auto"/>
            <w:left w:val="none" w:sz="0" w:space="0" w:color="auto"/>
            <w:bottom w:val="none" w:sz="0" w:space="0" w:color="auto"/>
            <w:right w:val="none" w:sz="0" w:space="0" w:color="auto"/>
          </w:divBdr>
        </w:div>
        <w:div w:id="321467016">
          <w:marLeft w:val="0"/>
          <w:marRight w:val="0"/>
          <w:marTop w:val="0"/>
          <w:marBottom w:val="0"/>
          <w:divBdr>
            <w:top w:val="none" w:sz="0" w:space="0" w:color="auto"/>
            <w:left w:val="none" w:sz="0" w:space="0" w:color="auto"/>
            <w:bottom w:val="none" w:sz="0" w:space="0" w:color="auto"/>
            <w:right w:val="none" w:sz="0" w:space="0" w:color="auto"/>
          </w:divBdr>
        </w:div>
        <w:div w:id="375204796">
          <w:marLeft w:val="0"/>
          <w:marRight w:val="0"/>
          <w:marTop w:val="0"/>
          <w:marBottom w:val="0"/>
          <w:divBdr>
            <w:top w:val="none" w:sz="0" w:space="0" w:color="auto"/>
            <w:left w:val="none" w:sz="0" w:space="0" w:color="auto"/>
            <w:bottom w:val="none" w:sz="0" w:space="0" w:color="auto"/>
            <w:right w:val="none" w:sz="0" w:space="0" w:color="auto"/>
          </w:divBdr>
        </w:div>
      </w:divsChild>
    </w:div>
    <w:div w:id="1860313998">
      <w:bodyDiv w:val="1"/>
      <w:marLeft w:val="0"/>
      <w:marRight w:val="0"/>
      <w:marTop w:val="0"/>
      <w:marBottom w:val="0"/>
      <w:divBdr>
        <w:top w:val="none" w:sz="0" w:space="0" w:color="auto"/>
        <w:left w:val="none" w:sz="0" w:space="0" w:color="auto"/>
        <w:bottom w:val="none" w:sz="0" w:space="0" w:color="auto"/>
        <w:right w:val="none" w:sz="0" w:space="0" w:color="auto"/>
      </w:divBdr>
    </w:div>
    <w:div w:id="1884370279">
      <w:bodyDiv w:val="1"/>
      <w:marLeft w:val="0"/>
      <w:marRight w:val="0"/>
      <w:marTop w:val="0"/>
      <w:marBottom w:val="0"/>
      <w:divBdr>
        <w:top w:val="none" w:sz="0" w:space="0" w:color="auto"/>
        <w:left w:val="none" w:sz="0" w:space="0" w:color="auto"/>
        <w:bottom w:val="none" w:sz="0" w:space="0" w:color="auto"/>
        <w:right w:val="none" w:sz="0" w:space="0" w:color="auto"/>
      </w:divBdr>
      <w:divsChild>
        <w:div w:id="349571272">
          <w:marLeft w:val="0"/>
          <w:marRight w:val="0"/>
          <w:marTop w:val="0"/>
          <w:marBottom w:val="0"/>
          <w:divBdr>
            <w:top w:val="none" w:sz="0" w:space="0" w:color="auto"/>
            <w:left w:val="none" w:sz="0" w:space="0" w:color="auto"/>
            <w:bottom w:val="none" w:sz="0" w:space="0" w:color="auto"/>
            <w:right w:val="none" w:sz="0" w:space="0" w:color="auto"/>
          </w:divBdr>
        </w:div>
        <w:div w:id="1912231681">
          <w:marLeft w:val="0"/>
          <w:marRight w:val="0"/>
          <w:marTop w:val="0"/>
          <w:marBottom w:val="0"/>
          <w:divBdr>
            <w:top w:val="none" w:sz="0" w:space="0" w:color="auto"/>
            <w:left w:val="none" w:sz="0" w:space="0" w:color="auto"/>
            <w:bottom w:val="none" w:sz="0" w:space="0" w:color="auto"/>
            <w:right w:val="none" w:sz="0" w:space="0" w:color="auto"/>
          </w:divBdr>
        </w:div>
        <w:div w:id="1496870760">
          <w:marLeft w:val="0"/>
          <w:marRight w:val="0"/>
          <w:marTop w:val="0"/>
          <w:marBottom w:val="0"/>
          <w:divBdr>
            <w:top w:val="none" w:sz="0" w:space="0" w:color="auto"/>
            <w:left w:val="none" w:sz="0" w:space="0" w:color="auto"/>
            <w:bottom w:val="none" w:sz="0" w:space="0" w:color="auto"/>
            <w:right w:val="none" w:sz="0" w:space="0" w:color="auto"/>
          </w:divBdr>
        </w:div>
        <w:div w:id="232739670">
          <w:marLeft w:val="0"/>
          <w:marRight w:val="0"/>
          <w:marTop w:val="0"/>
          <w:marBottom w:val="0"/>
          <w:divBdr>
            <w:top w:val="none" w:sz="0" w:space="0" w:color="auto"/>
            <w:left w:val="none" w:sz="0" w:space="0" w:color="auto"/>
            <w:bottom w:val="none" w:sz="0" w:space="0" w:color="auto"/>
            <w:right w:val="none" w:sz="0" w:space="0" w:color="auto"/>
          </w:divBdr>
        </w:div>
        <w:div w:id="1039473454">
          <w:marLeft w:val="0"/>
          <w:marRight w:val="0"/>
          <w:marTop w:val="0"/>
          <w:marBottom w:val="0"/>
          <w:divBdr>
            <w:top w:val="none" w:sz="0" w:space="0" w:color="auto"/>
            <w:left w:val="none" w:sz="0" w:space="0" w:color="auto"/>
            <w:bottom w:val="none" w:sz="0" w:space="0" w:color="auto"/>
            <w:right w:val="none" w:sz="0" w:space="0" w:color="auto"/>
          </w:divBdr>
        </w:div>
        <w:div w:id="1390954902">
          <w:marLeft w:val="0"/>
          <w:marRight w:val="0"/>
          <w:marTop w:val="0"/>
          <w:marBottom w:val="0"/>
          <w:divBdr>
            <w:top w:val="none" w:sz="0" w:space="0" w:color="auto"/>
            <w:left w:val="none" w:sz="0" w:space="0" w:color="auto"/>
            <w:bottom w:val="none" w:sz="0" w:space="0" w:color="auto"/>
            <w:right w:val="none" w:sz="0" w:space="0" w:color="auto"/>
          </w:divBdr>
        </w:div>
        <w:div w:id="770707344">
          <w:marLeft w:val="0"/>
          <w:marRight w:val="0"/>
          <w:marTop w:val="0"/>
          <w:marBottom w:val="0"/>
          <w:divBdr>
            <w:top w:val="none" w:sz="0" w:space="0" w:color="auto"/>
            <w:left w:val="none" w:sz="0" w:space="0" w:color="auto"/>
            <w:bottom w:val="none" w:sz="0" w:space="0" w:color="auto"/>
            <w:right w:val="none" w:sz="0" w:space="0" w:color="auto"/>
          </w:divBdr>
        </w:div>
        <w:div w:id="439373762">
          <w:marLeft w:val="0"/>
          <w:marRight w:val="0"/>
          <w:marTop w:val="0"/>
          <w:marBottom w:val="0"/>
          <w:divBdr>
            <w:top w:val="none" w:sz="0" w:space="0" w:color="auto"/>
            <w:left w:val="none" w:sz="0" w:space="0" w:color="auto"/>
            <w:bottom w:val="none" w:sz="0" w:space="0" w:color="auto"/>
            <w:right w:val="none" w:sz="0" w:space="0" w:color="auto"/>
          </w:divBdr>
        </w:div>
        <w:div w:id="1921254346">
          <w:marLeft w:val="0"/>
          <w:marRight w:val="0"/>
          <w:marTop w:val="0"/>
          <w:marBottom w:val="0"/>
          <w:divBdr>
            <w:top w:val="none" w:sz="0" w:space="0" w:color="auto"/>
            <w:left w:val="none" w:sz="0" w:space="0" w:color="auto"/>
            <w:bottom w:val="none" w:sz="0" w:space="0" w:color="auto"/>
            <w:right w:val="none" w:sz="0" w:space="0" w:color="auto"/>
          </w:divBdr>
        </w:div>
      </w:divsChild>
    </w:div>
    <w:div w:id="1885407003">
      <w:bodyDiv w:val="1"/>
      <w:marLeft w:val="0"/>
      <w:marRight w:val="0"/>
      <w:marTop w:val="0"/>
      <w:marBottom w:val="0"/>
      <w:divBdr>
        <w:top w:val="none" w:sz="0" w:space="0" w:color="auto"/>
        <w:left w:val="none" w:sz="0" w:space="0" w:color="auto"/>
        <w:bottom w:val="none" w:sz="0" w:space="0" w:color="auto"/>
        <w:right w:val="none" w:sz="0" w:space="0" w:color="auto"/>
      </w:divBdr>
    </w:div>
    <w:div w:id="1921059289">
      <w:bodyDiv w:val="1"/>
      <w:marLeft w:val="0"/>
      <w:marRight w:val="0"/>
      <w:marTop w:val="0"/>
      <w:marBottom w:val="0"/>
      <w:divBdr>
        <w:top w:val="none" w:sz="0" w:space="0" w:color="auto"/>
        <w:left w:val="none" w:sz="0" w:space="0" w:color="auto"/>
        <w:bottom w:val="none" w:sz="0" w:space="0" w:color="auto"/>
        <w:right w:val="none" w:sz="0" w:space="0" w:color="auto"/>
      </w:divBdr>
      <w:divsChild>
        <w:div w:id="2063363136">
          <w:marLeft w:val="0"/>
          <w:marRight w:val="0"/>
          <w:marTop w:val="0"/>
          <w:marBottom w:val="0"/>
          <w:divBdr>
            <w:top w:val="none" w:sz="0" w:space="0" w:color="auto"/>
            <w:left w:val="none" w:sz="0" w:space="0" w:color="auto"/>
            <w:bottom w:val="none" w:sz="0" w:space="0" w:color="auto"/>
            <w:right w:val="none" w:sz="0" w:space="0" w:color="auto"/>
          </w:divBdr>
        </w:div>
      </w:divsChild>
    </w:div>
    <w:div w:id="2028022852">
      <w:bodyDiv w:val="1"/>
      <w:marLeft w:val="0"/>
      <w:marRight w:val="0"/>
      <w:marTop w:val="0"/>
      <w:marBottom w:val="0"/>
      <w:divBdr>
        <w:top w:val="none" w:sz="0" w:space="0" w:color="auto"/>
        <w:left w:val="none" w:sz="0" w:space="0" w:color="auto"/>
        <w:bottom w:val="none" w:sz="0" w:space="0" w:color="auto"/>
        <w:right w:val="none" w:sz="0" w:space="0" w:color="auto"/>
      </w:divBdr>
      <w:divsChild>
        <w:div w:id="901213375">
          <w:marLeft w:val="0"/>
          <w:marRight w:val="0"/>
          <w:marTop w:val="0"/>
          <w:marBottom w:val="0"/>
          <w:divBdr>
            <w:top w:val="none" w:sz="0" w:space="0" w:color="auto"/>
            <w:left w:val="none" w:sz="0" w:space="0" w:color="auto"/>
            <w:bottom w:val="none" w:sz="0" w:space="0" w:color="auto"/>
            <w:right w:val="none" w:sz="0" w:space="0" w:color="auto"/>
          </w:divBdr>
        </w:div>
        <w:div w:id="318929388">
          <w:marLeft w:val="0"/>
          <w:marRight w:val="0"/>
          <w:marTop w:val="0"/>
          <w:marBottom w:val="0"/>
          <w:divBdr>
            <w:top w:val="none" w:sz="0" w:space="0" w:color="auto"/>
            <w:left w:val="none" w:sz="0" w:space="0" w:color="auto"/>
            <w:bottom w:val="none" w:sz="0" w:space="0" w:color="auto"/>
            <w:right w:val="none" w:sz="0" w:space="0" w:color="auto"/>
          </w:divBdr>
        </w:div>
        <w:div w:id="252708594">
          <w:marLeft w:val="0"/>
          <w:marRight w:val="0"/>
          <w:marTop w:val="0"/>
          <w:marBottom w:val="0"/>
          <w:divBdr>
            <w:top w:val="none" w:sz="0" w:space="0" w:color="auto"/>
            <w:left w:val="none" w:sz="0" w:space="0" w:color="auto"/>
            <w:bottom w:val="none" w:sz="0" w:space="0" w:color="auto"/>
            <w:right w:val="none" w:sz="0" w:space="0" w:color="auto"/>
          </w:divBdr>
        </w:div>
        <w:div w:id="2124182143">
          <w:marLeft w:val="0"/>
          <w:marRight w:val="0"/>
          <w:marTop w:val="0"/>
          <w:marBottom w:val="0"/>
          <w:divBdr>
            <w:top w:val="none" w:sz="0" w:space="0" w:color="auto"/>
            <w:left w:val="none" w:sz="0" w:space="0" w:color="auto"/>
            <w:bottom w:val="none" w:sz="0" w:space="0" w:color="auto"/>
            <w:right w:val="none" w:sz="0" w:space="0" w:color="auto"/>
          </w:divBdr>
        </w:div>
        <w:div w:id="592057035">
          <w:marLeft w:val="0"/>
          <w:marRight w:val="0"/>
          <w:marTop w:val="0"/>
          <w:marBottom w:val="0"/>
          <w:divBdr>
            <w:top w:val="none" w:sz="0" w:space="0" w:color="auto"/>
            <w:left w:val="none" w:sz="0" w:space="0" w:color="auto"/>
            <w:bottom w:val="none" w:sz="0" w:space="0" w:color="auto"/>
            <w:right w:val="none" w:sz="0" w:space="0" w:color="auto"/>
          </w:divBdr>
        </w:div>
        <w:div w:id="152065775">
          <w:marLeft w:val="0"/>
          <w:marRight w:val="0"/>
          <w:marTop w:val="0"/>
          <w:marBottom w:val="0"/>
          <w:divBdr>
            <w:top w:val="none" w:sz="0" w:space="0" w:color="auto"/>
            <w:left w:val="none" w:sz="0" w:space="0" w:color="auto"/>
            <w:bottom w:val="none" w:sz="0" w:space="0" w:color="auto"/>
            <w:right w:val="none" w:sz="0" w:space="0" w:color="auto"/>
          </w:divBdr>
        </w:div>
        <w:div w:id="825167202">
          <w:marLeft w:val="0"/>
          <w:marRight w:val="0"/>
          <w:marTop w:val="0"/>
          <w:marBottom w:val="0"/>
          <w:divBdr>
            <w:top w:val="none" w:sz="0" w:space="0" w:color="auto"/>
            <w:left w:val="none" w:sz="0" w:space="0" w:color="auto"/>
            <w:bottom w:val="none" w:sz="0" w:space="0" w:color="auto"/>
            <w:right w:val="none" w:sz="0" w:space="0" w:color="auto"/>
          </w:divBdr>
        </w:div>
      </w:divsChild>
    </w:div>
    <w:div w:id="2082479489">
      <w:bodyDiv w:val="1"/>
      <w:marLeft w:val="0"/>
      <w:marRight w:val="0"/>
      <w:marTop w:val="0"/>
      <w:marBottom w:val="0"/>
      <w:divBdr>
        <w:top w:val="none" w:sz="0" w:space="0" w:color="auto"/>
        <w:left w:val="none" w:sz="0" w:space="0" w:color="auto"/>
        <w:bottom w:val="none" w:sz="0" w:space="0" w:color="auto"/>
        <w:right w:val="none" w:sz="0" w:space="0" w:color="auto"/>
      </w:divBdr>
      <w:divsChild>
        <w:div w:id="1839955775">
          <w:marLeft w:val="0"/>
          <w:marRight w:val="0"/>
          <w:marTop w:val="0"/>
          <w:marBottom w:val="0"/>
          <w:divBdr>
            <w:top w:val="none" w:sz="0" w:space="0" w:color="auto"/>
            <w:left w:val="none" w:sz="0" w:space="0" w:color="auto"/>
            <w:bottom w:val="none" w:sz="0" w:space="0" w:color="auto"/>
            <w:right w:val="none" w:sz="0" w:space="0" w:color="auto"/>
          </w:divBdr>
        </w:div>
        <w:div w:id="1398089531">
          <w:marLeft w:val="0"/>
          <w:marRight w:val="0"/>
          <w:marTop w:val="0"/>
          <w:marBottom w:val="0"/>
          <w:divBdr>
            <w:top w:val="none" w:sz="0" w:space="0" w:color="auto"/>
            <w:left w:val="none" w:sz="0" w:space="0" w:color="auto"/>
            <w:bottom w:val="none" w:sz="0" w:space="0" w:color="auto"/>
            <w:right w:val="none" w:sz="0" w:space="0" w:color="auto"/>
          </w:divBdr>
        </w:div>
        <w:div w:id="624391926">
          <w:marLeft w:val="0"/>
          <w:marRight w:val="0"/>
          <w:marTop w:val="0"/>
          <w:marBottom w:val="0"/>
          <w:divBdr>
            <w:top w:val="none" w:sz="0" w:space="0" w:color="auto"/>
            <w:left w:val="none" w:sz="0" w:space="0" w:color="auto"/>
            <w:bottom w:val="none" w:sz="0" w:space="0" w:color="auto"/>
            <w:right w:val="none" w:sz="0" w:space="0" w:color="auto"/>
          </w:divBdr>
        </w:div>
        <w:div w:id="1753352812">
          <w:marLeft w:val="0"/>
          <w:marRight w:val="0"/>
          <w:marTop w:val="0"/>
          <w:marBottom w:val="0"/>
          <w:divBdr>
            <w:top w:val="none" w:sz="0" w:space="0" w:color="auto"/>
            <w:left w:val="none" w:sz="0" w:space="0" w:color="auto"/>
            <w:bottom w:val="none" w:sz="0" w:space="0" w:color="auto"/>
            <w:right w:val="none" w:sz="0" w:space="0" w:color="auto"/>
          </w:divBdr>
        </w:div>
        <w:div w:id="1763532021">
          <w:marLeft w:val="0"/>
          <w:marRight w:val="0"/>
          <w:marTop w:val="0"/>
          <w:marBottom w:val="0"/>
          <w:divBdr>
            <w:top w:val="none" w:sz="0" w:space="0" w:color="auto"/>
            <w:left w:val="none" w:sz="0" w:space="0" w:color="auto"/>
            <w:bottom w:val="none" w:sz="0" w:space="0" w:color="auto"/>
            <w:right w:val="none" w:sz="0" w:space="0" w:color="auto"/>
          </w:divBdr>
        </w:div>
        <w:div w:id="1150445726">
          <w:marLeft w:val="0"/>
          <w:marRight w:val="0"/>
          <w:marTop w:val="0"/>
          <w:marBottom w:val="0"/>
          <w:divBdr>
            <w:top w:val="none" w:sz="0" w:space="0" w:color="auto"/>
            <w:left w:val="none" w:sz="0" w:space="0" w:color="auto"/>
            <w:bottom w:val="none" w:sz="0" w:space="0" w:color="auto"/>
            <w:right w:val="none" w:sz="0" w:space="0" w:color="auto"/>
          </w:divBdr>
        </w:div>
        <w:div w:id="265967221">
          <w:marLeft w:val="0"/>
          <w:marRight w:val="0"/>
          <w:marTop w:val="0"/>
          <w:marBottom w:val="0"/>
          <w:divBdr>
            <w:top w:val="none" w:sz="0" w:space="0" w:color="auto"/>
            <w:left w:val="none" w:sz="0" w:space="0" w:color="auto"/>
            <w:bottom w:val="none" w:sz="0" w:space="0" w:color="auto"/>
            <w:right w:val="none" w:sz="0" w:space="0" w:color="auto"/>
          </w:divBdr>
        </w:div>
        <w:div w:id="1637222153">
          <w:marLeft w:val="0"/>
          <w:marRight w:val="0"/>
          <w:marTop w:val="0"/>
          <w:marBottom w:val="0"/>
          <w:divBdr>
            <w:top w:val="none" w:sz="0" w:space="0" w:color="auto"/>
            <w:left w:val="none" w:sz="0" w:space="0" w:color="auto"/>
            <w:bottom w:val="none" w:sz="0" w:space="0" w:color="auto"/>
            <w:right w:val="none" w:sz="0" w:space="0" w:color="auto"/>
          </w:divBdr>
        </w:div>
        <w:div w:id="2019040415">
          <w:marLeft w:val="0"/>
          <w:marRight w:val="0"/>
          <w:marTop w:val="0"/>
          <w:marBottom w:val="0"/>
          <w:divBdr>
            <w:top w:val="none" w:sz="0" w:space="0" w:color="auto"/>
            <w:left w:val="none" w:sz="0" w:space="0" w:color="auto"/>
            <w:bottom w:val="none" w:sz="0" w:space="0" w:color="auto"/>
            <w:right w:val="none" w:sz="0" w:space="0" w:color="auto"/>
          </w:divBdr>
        </w:div>
        <w:div w:id="304358910">
          <w:marLeft w:val="0"/>
          <w:marRight w:val="0"/>
          <w:marTop w:val="0"/>
          <w:marBottom w:val="0"/>
          <w:divBdr>
            <w:top w:val="none" w:sz="0" w:space="0" w:color="auto"/>
            <w:left w:val="none" w:sz="0" w:space="0" w:color="auto"/>
            <w:bottom w:val="none" w:sz="0" w:space="0" w:color="auto"/>
            <w:right w:val="none" w:sz="0" w:space="0" w:color="auto"/>
          </w:divBdr>
        </w:div>
        <w:div w:id="358628528">
          <w:marLeft w:val="0"/>
          <w:marRight w:val="0"/>
          <w:marTop w:val="0"/>
          <w:marBottom w:val="0"/>
          <w:divBdr>
            <w:top w:val="none" w:sz="0" w:space="0" w:color="auto"/>
            <w:left w:val="none" w:sz="0" w:space="0" w:color="auto"/>
            <w:bottom w:val="none" w:sz="0" w:space="0" w:color="auto"/>
            <w:right w:val="none" w:sz="0" w:space="0" w:color="auto"/>
          </w:divBdr>
        </w:div>
        <w:div w:id="1396583512">
          <w:marLeft w:val="0"/>
          <w:marRight w:val="0"/>
          <w:marTop w:val="0"/>
          <w:marBottom w:val="0"/>
          <w:divBdr>
            <w:top w:val="none" w:sz="0" w:space="0" w:color="auto"/>
            <w:left w:val="none" w:sz="0" w:space="0" w:color="auto"/>
            <w:bottom w:val="none" w:sz="0" w:space="0" w:color="auto"/>
            <w:right w:val="none" w:sz="0" w:space="0" w:color="auto"/>
          </w:divBdr>
        </w:div>
        <w:div w:id="1182624385">
          <w:marLeft w:val="0"/>
          <w:marRight w:val="0"/>
          <w:marTop w:val="0"/>
          <w:marBottom w:val="0"/>
          <w:divBdr>
            <w:top w:val="none" w:sz="0" w:space="0" w:color="auto"/>
            <w:left w:val="none" w:sz="0" w:space="0" w:color="auto"/>
            <w:bottom w:val="none" w:sz="0" w:space="0" w:color="auto"/>
            <w:right w:val="none" w:sz="0" w:space="0" w:color="auto"/>
          </w:divBdr>
        </w:div>
        <w:div w:id="173347754">
          <w:marLeft w:val="0"/>
          <w:marRight w:val="0"/>
          <w:marTop w:val="0"/>
          <w:marBottom w:val="0"/>
          <w:divBdr>
            <w:top w:val="none" w:sz="0" w:space="0" w:color="auto"/>
            <w:left w:val="none" w:sz="0" w:space="0" w:color="auto"/>
            <w:bottom w:val="none" w:sz="0" w:space="0" w:color="auto"/>
            <w:right w:val="none" w:sz="0" w:space="0" w:color="auto"/>
          </w:divBdr>
        </w:div>
      </w:divsChild>
    </w:div>
    <w:div w:id="2105417173">
      <w:bodyDiv w:val="1"/>
      <w:marLeft w:val="0"/>
      <w:marRight w:val="0"/>
      <w:marTop w:val="0"/>
      <w:marBottom w:val="0"/>
      <w:divBdr>
        <w:top w:val="none" w:sz="0" w:space="0" w:color="auto"/>
        <w:left w:val="none" w:sz="0" w:space="0" w:color="auto"/>
        <w:bottom w:val="none" w:sz="0" w:space="0" w:color="auto"/>
        <w:right w:val="none" w:sz="0" w:space="0" w:color="auto"/>
      </w:divBdr>
      <w:divsChild>
        <w:div w:id="1607499718">
          <w:marLeft w:val="0"/>
          <w:marRight w:val="0"/>
          <w:marTop w:val="0"/>
          <w:marBottom w:val="0"/>
          <w:divBdr>
            <w:top w:val="none" w:sz="0" w:space="0" w:color="auto"/>
            <w:left w:val="none" w:sz="0" w:space="0" w:color="auto"/>
            <w:bottom w:val="none" w:sz="0" w:space="0" w:color="auto"/>
            <w:right w:val="none" w:sz="0" w:space="0" w:color="auto"/>
          </w:divBdr>
        </w:div>
        <w:div w:id="261033746">
          <w:marLeft w:val="0"/>
          <w:marRight w:val="0"/>
          <w:marTop w:val="0"/>
          <w:marBottom w:val="0"/>
          <w:divBdr>
            <w:top w:val="none" w:sz="0" w:space="0" w:color="auto"/>
            <w:left w:val="none" w:sz="0" w:space="0" w:color="auto"/>
            <w:bottom w:val="none" w:sz="0" w:space="0" w:color="auto"/>
            <w:right w:val="none" w:sz="0" w:space="0" w:color="auto"/>
          </w:divBdr>
        </w:div>
        <w:div w:id="958487185">
          <w:marLeft w:val="0"/>
          <w:marRight w:val="0"/>
          <w:marTop w:val="0"/>
          <w:marBottom w:val="0"/>
          <w:divBdr>
            <w:top w:val="none" w:sz="0" w:space="0" w:color="auto"/>
            <w:left w:val="none" w:sz="0" w:space="0" w:color="auto"/>
            <w:bottom w:val="none" w:sz="0" w:space="0" w:color="auto"/>
            <w:right w:val="none" w:sz="0" w:space="0" w:color="auto"/>
          </w:divBdr>
        </w:div>
        <w:div w:id="2138983984">
          <w:marLeft w:val="0"/>
          <w:marRight w:val="0"/>
          <w:marTop w:val="0"/>
          <w:marBottom w:val="0"/>
          <w:divBdr>
            <w:top w:val="none" w:sz="0" w:space="0" w:color="auto"/>
            <w:left w:val="none" w:sz="0" w:space="0" w:color="auto"/>
            <w:bottom w:val="none" w:sz="0" w:space="0" w:color="auto"/>
            <w:right w:val="none" w:sz="0" w:space="0" w:color="auto"/>
          </w:divBdr>
        </w:div>
        <w:div w:id="771704761">
          <w:marLeft w:val="0"/>
          <w:marRight w:val="0"/>
          <w:marTop w:val="0"/>
          <w:marBottom w:val="0"/>
          <w:divBdr>
            <w:top w:val="none" w:sz="0" w:space="0" w:color="auto"/>
            <w:left w:val="none" w:sz="0" w:space="0" w:color="auto"/>
            <w:bottom w:val="none" w:sz="0" w:space="0" w:color="auto"/>
            <w:right w:val="none" w:sz="0" w:space="0" w:color="auto"/>
          </w:divBdr>
        </w:div>
        <w:div w:id="861822704">
          <w:marLeft w:val="0"/>
          <w:marRight w:val="0"/>
          <w:marTop w:val="0"/>
          <w:marBottom w:val="0"/>
          <w:divBdr>
            <w:top w:val="none" w:sz="0" w:space="0" w:color="auto"/>
            <w:left w:val="none" w:sz="0" w:space="0" w:color="auto"/>
            <w:bottom w:val="none" w:sz="0" w:space="0" w:color="auto"/>
            <w:right w:val="none" w:sz="0" w:space="0" w:color="auto"/>
          </w:divBdr>
        </w:div>
        <w:div w:id="1069692191">
          <w:marLeft w:val="0"/>
          <w:marRight w:val="0"/>
          <w:marTop w:val="0"/>
          <w:marBottom w:val="0"/>
          <w:divBdr>
            <w:top w:val="none" w:sz="0" w:space="0" w:color="auto"/>
            <w:left w:val="none" w:sz="0" w:space="0" w:color="auto"/>
            <w:bottom w:val="none" w:sz="0" w:space="0" w:color="auto"/>
            <w:right w:val="none" w:sz="0" w:space="0" w:color="auto"/>
          </w:divBdr>
        </w:div>
        <w:div w:id="2121490347">
          <w:marLeft w:val="0"/>
          <w:marRight w:val="0"/>
          <w:marTop w:val="0"/>
          <w:marBottom w:val="0"/>
          <w:divBdr>
            <w:top w:val="none" w:sz="0" w:space="0" w:color="auto"/>
            <w:left w:val="none" w:sz="0" w:space="0" w:color="auto"/>
            <w:bottom w:val="none" w:sz="0" w:space="0" w:color="auto"/>
            <w:right w:val="none" w:sz="0" w:space="0" w:color="auto"/>
          </w:divBdr>
        </w:div>
        <w:div w:id="1049647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chart" Target="charts/chart2.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jpg"/><Relationship Id="rId23" Type="http://schemas.microsoft.com/office/2016/09/relationships/commentsIds" Target="commentsIds.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 Id="rId22" Type="http://schemas.microsoft.com/office/2011/relationships/commentsExtended" Target="commentsExtended.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ottew\AppData\Local\Microsoft\Windows\Temporary%20Internet%20Files\Content.Outlook\MGRVQ7Z3\RSPB_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giovannizani%201\Desktop\per%20analisi\eyetracker\nocards\nocards_proportionFixDur%20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Users\giovannizani%201\Desktop\per%20analisi\eyetracker\nocards\nocards_FirstFixation_graph.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Users\giovannizani%201\Desktop\per%20analisi\helping%20behaviour\nocards_Helping%20Behaviour%20by%20condition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70342343810674"/>
          <c:y val="0.20094998486907295"/>
          <c:w val="0.64429456086708137"/>
          <c:h val="0.66805238267597866"/>
        </c:manualLayout>
      </c:layout>
      <c:lineChart>
        <c:grouping val="standard"/>
        <c:varyColors val="0"/>
        <c:ser>
          <c:idx val="0"/>
          <c:order val="0"/>
          <c:tx>
            <c:strRef>
              <c:f>Sheet1!$G$3</c:f>
              <c:strCache>
                <c:ptCount val="1"/>
                <c:pt idx="0">
                  <c:v>  False Belief</c:v>
                </c:pt>
              </c:strCache>
            </c:strRef>
          </c:tx>
          <c:spPr>
            <a:ln w="25400" cap="rnd">
              <a:solidFill>
                <a:schemeClr val="tx1"/>
              </a:solidFill>
              <a:prstDash val="sysDash"/>
              <a:round/>
              <a:headEnd type="diamond"/>
              <a:tailEnd type="diamond"/>
            </a:ln>
            <a:effectLst/>
          </c:spPr>
          <c:marker>
            <c:symbol val="none"/>
          </c:marker>
          <c:errBars>
            <c:errDir val="y"/>
            <c:errBarType val="both"/>
            <c:errValType val="fixedVal"/>
            <c:noEndCap val="0"/>
            <c:val val="5"/>
            <c:spPr>
              <a:noFill/>
              <a:ln w="9525" cap="flat" cmpd="sng" algn="ctr">
                <a:solidFill>
                  <a:schemeClr val="tx1">
                    <a:lumMod val="65000"/>
                    <a:lumOff val="35000"/>
                  </a:schemeClr>
                </a:solidFill>
                <a:round/>
              </a:ln>
              <a:effectLst/>
            </c:spPr>
          </c:errBars>
          <c:cat>
            <c:strRef>
              <c:f>Sheet1!$H$2:$I$2</c:f>
              <c:strCache>
                <c:ptCount val="2"/>
                <c:pt idx="0">
                  <c:v>now-full box</c:v>
                </c:pt>
                <c:pt idx="1">
                  <c:v>now-empty box </c:v>
                </c:pt>
              </c:strCache>
            </c:strRef>
          </c:cat>
          <c:val>
            <c:numRef>
              <c:f>Sheet1!$H$3:$I$3</c:f>
              <c:numCache>
                <c:formatCode>General</c:formatCode>
                <c:ptCount val="2"/>
                <c:pt idx="0">
                  <c:v>11.715</c:v>
                </c:pt>
                <c:pt idx="1">
                  <c:v>38.284999999999997</c:v>
                </c:pt>
              </c:numCache>
            </c:numRef>
          </c:val>
          <c:smooth val="0"/>
          <c:extLst>
            <c:ext xmlns:c16="http://schemas.microsoft.com/office/drawing/2014/chart" uri="{C3380CC4-5D6E-409C-BE32-E72D297353CC}">
              <c16:uniqueId val="{00000000-4D32-E54E-A261-F2DB8F32CBF8}"/>
            </c:ext>
          </c:extLst>
        </c:ser>
        <c:ser>
          <c:idx val="1"/>
          <c:order val="1"/>
          <c:tx>
            <c:strRef>
              <c:f>Sheet1!$G$4</c:f>
              <c:strCache>
                <c:ptCount val="1"/>
                <c:pt idx="0">
                  <c:v>  True Belief</c:v>
                </c:pt>
              </c:strCache>
            </c:strRef>
          </c:tx>
          <c:spPr>
            <a:ln w="25400" cap="rnd">
              <a:solidFill>
                <a:schemeClr val="tx1"/>
              </a:solidFill>
              <a:round/>
              <a:headEnd type="oval"/>
              <a:tailEnd type="oval"/>
            </a:ln>
            <a:effectLst/>
          </c:spPr>
          <c:marker>
            <c:symbol val="none"/>
          </c:marker>
          <c:errBars>
            <c:errDir val="y"/>
            <c:errBarType val="both"/>
            <c:errValType val="cust"/>
            <c:noEndCap val="0"/>
            <c:plus>
              <c:numRef>
                <c:f>Sheet1!$A$32:$B$32</c:f>
                <c:numCache>
                  <c:formatCode>General</c:formatCode>
                  <c:ptCount val="2"/>
                  <c:pt idx="0">
                    <c:v>9.6176916913941763</c:v>
                  </c:pt>
                  <c:pt idx="1">
                    <c:v>6.602555828670635</c:v>
                  </c:pt>
                </c:numCache>
              </c:numRef>
            </c:plus>
            <c:minus>
              <c:numRef>
                <c:f>Sheet1!$A$32:$B$32</c:f>
                <c:numCache>
                  <c:formatCode>General</c:formatCode>
                  <c:ptCount val="2"/>
                  <c:pt idx="0">
                    <c:v>9.6176916913941763</c:v>
                  </c:pt>
                  <c:pt idx="1">
                    <c:v>6.602555828670635</c:v>
                  </c:pt>
                </c:numCache>
              </c:numRef>
            </c:minus>
            <c:spPr>
              <a:noFill/>
              <a:ln w="9525" cap="flat" cmpd="sng" algn="ctr">
                <a:solidFill>
                  <a:schemeClr val="tx1">
                    <a:lumMod val="65000"/>
                    <a:lumOff val="35000"/>
                  </a:schemeClr>
                </a:solidFill>
                <a:round/>
              </a:ln>
              <a:effectLst/>
            </c:spPr>
          </c:errBars>
          <c:cat>
            <c:strRef>
              <c:f>Sheet1!$H$2:$I$2</c:f>
              <c:strCache>
                <c:ptCount val="2"/>
                <c:pt idx="0">
                  <c:v>now-full box</c:v>
                </c:pt>
                <c:pt idx="1">
                  <c:v>now-empty box </c:v>
                </c:pt>
              </c:strCache>
            </c:strRef>
          </c:cat>
          <c:val>
            <c:numRef>
              <c:f>Sheet1!$H$4:$I$4</c:f>
              <c:numCache>
                <c:formatCode>General</c:formatCode>
                <c:ptCount val="2"/>
                <c:pt idx="0">
                  <c:v>46.247916666666661</c:v>
                </c:pt>
                <c:pt idx="1">
                  <c:v>16.252083333333331</c:v>
                </c:pt>
              </c:numCache>
            </c:numRef>
          </c:val>
          <c:smooth val="0"/>
          <c:extLst>
            <c:ext xmlns:c16="http://schemas.microsoft.com/office/drawing/2014/chart" uri="{C3380CC4-5D6E-409C-BE32-E72D297353CC}">
              <c16:uniqueId val="{00000001-4D32-E54E-A261-F2DB8F32CBF8}"/>
            </c:ext>
          </c:extLst>
        </c:ser>
        <c:dLbls>
          <c:showLegendKey val="0"/>
          <c:showVal val="0"/>
          <c:showCatName val="0"/>
          <c:showSerName val="0"/>
          <c:showPercent val="0"/>
          <c:showBubbleSize val="0"/>
        </c:dLbls>
        <c:smooth val="0"/>
        <c:axId val="444676752"/>
        <c:axId val="496199168"/>
      </c:lineChart>
      <c:catAx>
        <c:axId val="444676752"/>
        <c:scaling>
          <c:orientation val="minMax"/>
        </c:scaling>
        <c:delete val="0"/>
        <c:axPos val="b"/>
        <c:numFmt formatCode="General" sourceLinked="1"/>
        <c:majorTickMark val="out"/>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496199168"/>
        <c:crosses val="autoZero"/>
        <c:auto val="1"/>
        <c:lblAlgn val="ctr"/>
        <c:lblOffset val="100"/>
        <c:noMultiLvlLbl val="0"/>
      </c:catAx>
      <c:valAx>
        <c:axId val="496199168"/>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solidFill>
                      <a:schemeClr val="tx1"/>
                    </a:solidFill>
                    <a:highlight>
                      <a:srgbClr val="FFFF00"/>
                    </a:highlight>
                  </a:rPr>
                  <a:t>Proportion Of Fixation</a:t>
                </a:r>
                <a:r>
                  <a:rPr lang="en-US" sz="1200" baseline="0">
                    <a:solidFill>
                      <a:schemeClr val="tx1"/>
                    </a:solidFill>
                    <a:highlight>
                      <a:srgbClr val="FFFF00"/>
                    </a:highlight>
                  </a:rPr>
                  <a:t> Duration </a:t>
                </a:r>
              </a:p>
              <a:p>
                <a:pPr>
                  <a:defRPr sz="1200"/>
                </a:pPr>
                <a:r>
                  <a:rPr lang="en-US" sz="1200" baseline="0">
                    <a:solidFill>
                      <a:schemeClr val="tx1"/>
                    </a:solidFill>
                    <a:highlight>
                      <a:srgbClr val="FFFF00"/>
                    </a:highlight>
                  </a:rPr>
                  <a:t>(in percentage)</a:t>
                </a:r>
                <a:endParaRPr lang="en-US" sz="1200">
                  <a:solidFill>
                    <a:schemeClr val="tx1"/>
                  </a:solidFill>
                  <a:highlight>
                    <a:srgbClr val="FFFF00"/>
                  </a:highlight>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44676752"/>
        <c:crosses val="autoZero"/>
        <c:crossBetween val="between"/>
      </c:valAx>
      <c:spPr>
        <a:noFill/>
        <a:ln>
          <a:noFill/>
        </a:ln>
        <a:effectLst/>
      </c:spPr>
    </c:plotArea>
    <c:legend>
      <c:legendPos val="tr"/>
      <c:layout>
        <c:manualLayout>
          <c:xMode val="edge"/>
          <c:yMode val="edge"/>
          <c:x val="0.62500792058295496"/>
          <c:y val="7.7551341312177738E-2"/>
          <c:w val="0.21860626012940695"/>
          <c:h val="0.1879145428976615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272767391938185"/>
          <c:y val="0.20656503687354338"/>
          <c:w val="0.6826478326857538"/>
          <c:h val="0.63214232521060976"/>
        </c:manualLayout>
      </c:layout>
      <c:barChart>
        <c:barDir val="col"/>
        <c:grouping val="stacked"/>
        <c:varyColors val="0"/>
        <c:ser>
          <c:idx val="0"/>
          <c:order val="0"/>
          <c:tx>
            <c:strRef>
              <c:f>Sheet1!$A$18</c:f>
              <c:strCache>
                <c:ptCount val="1"/>
                <c:pt idx="0">
                  <c:v>now-full box</c:v>
                </c:pt>
              </c:strCache>
            </c:strRef>
          </c:tx>
          <c:spPr>
            <a:solidFill>
              <a:schemeClr val="bg2">
                <a:lumMod val="75000"/>
              </a:schemeClr>
            </a:solidFill>
            <a:ln>
              <a:noFill/>
            </a:ln>
            <a:effectLst/>
          </c:spPr>
          <c:invertIfNegative val="0"/>
          <c:dLbls>
            <c:dLbl>
              <c:idx val="0"/>
              <c:tx>
                <c:rich>
                  <a:bodyPr/>
                  <a:lstStyle/>
                  <a:p>
                    <a:r>
                      <a:rPr lang="en-US" sz="1200"/>
                      <a:t>3/9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669-DC4E-A8D4-513ACFC4BDB0}"/>
                </c:ext>
              </c:extLst>
            </c:dLbl>
            <c:dLbl>
              <c:idx val="1"/>
              <c:tx>
                <c:rich>
                  <a:bodyPr/>
                  <a:lstStyle/>
                  <a:p>
                    <a:r>
                      <a:rPr lang="en-US" sz="1200"/>
                      <a:t>10/15</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669-DC4E-A8D4-513ACFC4BDB0}"/>
                </c:ext>
              </c:extLst>
            </c:dLbl>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Sheet1!$B$17:$C$17</c:f>
              <c:strCache>
                <c:ptCount val="2"/>
                <c:pt idx="0">
                  <c:v>False Belief</c:v>
                </c:pt>
                <c:pt idx="1">
                  <c:v>True Belief</c:v>
                </c:pt>
              </c:strCache>
            </c:strRef>
          </c:cat>
          <c:val>
            <c:numRef>
              <c:f>Sheet1!$B$18:$C$18</c:f>
              <c:numCache>
                <c:formatCode>General</c:formatCode>
                <c:ptCount val="2"/>
                <c:pt idx="0">
                  <c:v>33.333333333333329</c:v>
                </c:pt>
                <c:pt idx="1">
                  <c:v>66.666666666666657</c:v>
                </c:pt>
              </c:numCache>
            </c:numRef>
          </c:val>
          <c:extLst>
            <c:ext xmlns:c16="http://schemas.microsoft.com/office/drawing/2014/chart" uri="{C3380CC4-5D6E-409C-BE32-E72D297353CC}">
              <c16:uniqueId val="{00000002-3669-DC4E-A8D4-513ACFC4BDB0}"/>
            </c:ext>
          </c:extLst>
        </c:ser>
        <c:ser>
          <c:idx val="1"/>
          <c:order val="1"/>
          <c:tx>
            <c:strRef>
              <c:f>Sheet1!$A$19</c:f>
              <c:strCache>
                <c:ptCount val="1"/>
                <c:pt idx="0">
                  <c:v>now-empty box</c:v>
                </c:pt>
              </c:strCache>
            </c:strRef>
          </c:tx>
          <c:spPr>
            <a:solidFill>
              <a:schemeClr val="bg2">
                <a:lumMod val="25000"/>
              </a:schemeClr>
            </a:solidFill>
            <a:ln>
              <a:noFill/>
            </a:ln>
            <a:effectLst/>
          </c:spPr>
          <c:invertIfNegative val="0"/>
          <c:dLbls>
            <c:dLbl>
              <c:idx val="0"/>
              <c:tx>
                <c:rich>
                  <a:bodyPr/>
                  <a:lstStyle/>
                  <a:p>
                    <a:r>
                      <a:rPr lang="en-US" sz="1200"/>
                      <a:t>6/9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669-DC4E-A8D4-513ACFC4BDB0}"/>
                </c:ext>
              </c:extLst>
            </c:dLbl>
            <c:dLbl>
              <c:idx val="1"/>
              <c:tx>
                <c:rich>
                  <a:bodyPr/>
                  <a:lstStyle/>
                  <a:p>
                    <a:r>
                      <a:rPr lang="en-US" sz="1200"/>
                      <a:t>5/15</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669-DC4E-A8D4-513ACFC4BDB0}"/>
                </c:ext>
              </c:extLst>
            </c:dLbl>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Sheet1!$B$17:$C$17</c:f>
              <c:strCache>
                <c:ptCount val="2"/>
                <c:pt idx="0">
                  <c:v>False Belief</c:v>
                </c:pt>
                <c:pt idx="1">
                  <c:v>True Belief</c:v>
                </c:pt>
              </c:strCache>
            </c:strRef>
          </c:cat>
          <c:val>
            <c:numRef>
              <c:f>Sheet1!$B$19:$C$19</c:f>
              <c:numCache>
                <c:formatCode>General</c:formatCode>
                <c:ptCount val="2"/>
                <c:pt idx="0">
                  <c:v>66.666666666666671</c:v>
                </c:pt>
                <c:pt idx="1">
                  <c:v>33.333333333333343</c:v>
                </c:pt>
              </c:numCache>
            </c:numRef>
          </c:val>
          <c:extLst>
            <c:ext xmlns:c16="http://schemas.microsoft.com/office/drawing/2014/chart" uri="{C3380CC4-5D6E-409C-BE32-E72D297353CC}">
              <c16:uniqueId val="{00000005-3669-DC4E-A8D4-513ACFC4BDB0}"/>
            </c:ext>
          </c:extLst>
        </c:ser>
        <c:dLbls>
          <c:showLegendKey val="0"/>
          <c:showVal val="0"/>
          <c:showCatName val="0"/>
          <c:showSerName val="0"/>
          <c:showPercent val="0"/>
          <c:showBubbleSize val="0"/>
        </c:dLbls>
        <c:gapWidth val="150"/>
        <c:overlap val="100"/>
        <c:axId val="496200736"/>
        <c:axId val="503560560"/>
      </c:barChart>
      <c:catAx>
        <c:axId val="496200736"/>
        <c:scaling>
          <c:orientation val="minMax"/>
        </c:scaling>
        <c:delete val="0"/>
        <c:axPos val="b"/>
        <c:numFmt formatCode="General" sourceLinked="1"/>
        <c:majorTickMark val="out"/>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03560560"/>
        <c:crosses val="autoZero"/>
        <c:auto val="1"/>
        <c:lblAlgn val="ctr"/>
        <c:lblOffset val="100"/>
        <c:noMultiLvlLbl val="0"/>
      </c:catAx>
      <c:valAx>
        <c:axId val="503560560"/>
        <c:scaling>
          <c:orientation val="minMax"/>
          <c:max val="10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solidFill>
                      <a:schemeClr val="tx1"/>
                    </a:solidFill>
                  </a:rPr>
                  <a:t>Percent Of Participants</a:t>
                </a:r>
                <a:r>
                  <a:rPr lang="en-US" sz="1200" baseline="0">
                    <a:solidFill>
                      <a:schemeClr val="tx1"/>
                    </a:solidFill>
                  </a:rPr>
                  <a:t> </a:t>
                </a:r>
              </a:p>
              <a:p>
                <a:pPr>
                  <a:defRPr sz="1200"/>
                </a:pPr>
                <a:r>
                  <a:rPr lang="en-US" sz="1200" baseline="0">
                    <a:solidFill>
                      <a:schemeClr val="tx1"/>
                    </a:solidFill>
                  </a:rPr>
                  <a:t>Fixating First At Each Box</a:t>
                </a:r>
                <a:endParaRPr lang="en-US" sz="1200">
                  <a:solidFill>
                    <a:schemeClr val="tx1"/>
                  </a:solidFill>
                </a:endParaRPr>
              </a:p>
            </c:rich>
          </c:tx>
          <c:layout>
            <c:manualLayout>
              <c:xMode val="edge"/>
              <c:yMode val="edge"/>
              <c:x val="5.0435982111476471E-2"/>
              <c:y val="0.28225112170911426"/>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2700">
            <a:solidFill>
              <a:sysClr val="windowText" lastClr="000000"/>
            </a:solid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96200736"/>
        <c:crosses val="autoZero"/>
        <c:crossBetween val="between"/>
      </c:valAx>
      <c:spPr>
        <a:noFill/>
        <a:ln w="25400">
          <a:noFill/>
        </a:ln>
        <a:effectLst/>
      </c:spPr>
    </c:plotArea>
    <c:legend>
      <c:legendPos val="tr"/>
      <c:layout>
        <c:manualLayout>
          <c:xMode val="edge"/>
          <c:yMode val="edge"/>
          <c:x val="0.62414915441756158"/>
          <c:y val="4.0026050701840017E-2"/>
          <c:w val="0.20710344335196443"/>
          <c:h val="0.1477466640755655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legend>
    <c:plotVisOnly val="1"/>
    <c:dispBlanksAs val="gap"/>
    <c:showDLblsOverMax val="0"/>
    <c:extLst/>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4552351765688379"/>
          <c:y val="0.22137469427811299"/>
          <c:w val="0.59605702696253882"/>
          <c:h val="0.62876507525166947"/>
        </c:manualLayout>
      </c:layout>
      <c:barChart>
        <c:barDir val="col"/>
        <c:grouping val="stacked"/>
        <c:varyColors val="0"/>
        <c:ser>
          <c:idx val="0"/>
          <c:order val="0"/>
          <c:tx>
            <c:strRef>
              <c:f>Sheet1!$B$27</c:f>
              <c:strCache>
                <c:ptCount val="1"/>
                <c:pt idx="0">
                  <c:v>now-full box</c:v>
                </c:pt>
              </c:strCache>
            </c:strRef>
          </c:tx>
          <c:spPr>
            <a:solidFill>
              <a:schemeClr val="bg2">
                <a:lumMod val="75000"/>
              </a:schemeClr>
            </a:solidFill>
            <a:ln>
              <a:noFill/>
            </a:ln>
            <a:effectLst/>
          </c:spPr>
          <c:invertIfNegative val="0"/>
          <c:dLbls>
            <c:dLbl>
              <c:idx val="0"/>
              <c:tx>
                <c:rich>
                  <a:bodyPr/>
                  <a:lstStyle/>
                  <a:p>
                    <a:r>
                      <a:rPr lang="en-US" sz="1200"/>
                      <a:t>3/18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9BE-4F4F-AD32-6F50ADC54568}"/>
                </c:ext>
              </c:extLst>
            </c:dLbl>
            <c:dLbl>
              <c:idx val="1"/>
              <c:tx>
                <c:rich>
                  <a:bodyPr/>
                  <a:lstStyle/>
                  <a:p>
                    <a:r>
                      <a:rPr lang="en-US" sz="1200">
                        <a:solidFill>
                          <a:schemeClr val="tx1"/>
                        </a:solidFill>
                      </a:rPr>
                      <a:t>3/24</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9BE-4F4F-AD32-6F50ADC54568}"/>
                </c:ext>
              </c:extLst>
            </c:dLbl>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Sheet1!$C$26:$D$26</c:f>
              <c:strCache>
                <c:ptCount val="2"/>
                <c:pt idx="0">
                  <c:v>False Belief</c:v>
                </c:pt>
                <c:pt idx="1">
                  <c:v>True Belief</c:v>
                </c:pt>
              </c:strCache>
            </c:strRef>
          </c:cat>
          <c:val>
            <c:numRef>
              <c:f>Sheet1!$C$27:$D$27</c:f>
              <c:numCache>
                <c:formatCode>General</c:formatCode>
                <c:ptCount val="2"/>
                <c:pt idx="0">
                  <c:v>16.666666666666664</c:v>
                </c:pt>
                <c:pt idx="1">
                  <c:v>12.5</c:v>
                </c:pt>
              </c:numCache>
            </c:numRef>
          </c:val>
          <c:extLst>
            <c:ext xmlns:c16="http://schemas.microsoft.com/office/drawing/2014/chart" uri="{C3380CC4-5D6E-409C-BE32-E72D297353CC}">
              <c16:uniqueId val="{00000002-E9BE-4F4F-AD32-6F50ADC54568}"/>
            </c:ext>
          </c:extLst>
        </c:ser>
        <c:ser>
          <c:idx val="1"/>
          <c:order val="1"/>
          <c:tx>
            <c:strRef>
              <c:f>Sheet1!$B$28</c:f>
              <c:strCache>
                <c:ptCount val="1"/>
                <c:pt idx="0">
                  <c:v>now-empty box</c:v>
                </c:pt>
              </c:strCache>
            </c:strRef>
          </c:tx>
          <c:spPr>
            <a:solidFill>
              <a:schemeClr val="bg2">
                <a:lumMod val="25000"/>
              </a:schemeClr>
            </a:solidFill>
            <a:ln>
              <a:noFill/>
            </a:ln>
            <a:effectLst/>
          </c:spPr>
          <c:invertIfNegative val="0"/>
          <c:dLbls>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r>
                      <a:rPr lang="en-US" sz="1200">
                        <a:solidFill>
                          <a:schemeClr val="tx1"/>
                        </a:solidFill>
                      </a:rPr>
                      <a:t>15/18</a:t>
                    </a:r>
                  </a:p>
                </c:rich>
              </c:tx>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9BE-4F4F-AD32-6F50ADC54568}"/>
                </c:ext>
              </c:extLst>
            </c:dLbl>
            <c:dLbl>
              <c:idx val="1"/>
              <c:tx>
                <c:rich>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r>
                      <a:rPr lang="en-US" sz="1200">
                        <a:solidFill>
                          <a:schemeClr val="tx1"/>
                        </a:solidFill>
                      </a:rPr>
                      <a:t>21/24</a:t>
                    </a:r>
                  </a:p>
                </c:rich>
              </c:tx>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9BE-4F4F-AD32-6F50ADC545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Sheet1!$C$26:$D$26</c:f>
              <c:strCache>
                <c:ptCount val="2"/>
                <c:pt idx="0">
                  <c:v>False Belief</c:v>
                </c:pt>
                <c:pt idx="1">
                  <c:v>True Belief</c:v>
                </c:pt>
              </c:strCache>
            </c:strRef>
          </c:cat>
          <c:val>
            <c:numRef>
              <c:f>Sheet1!$C$28:$D$28</c:f>
              <c:numCache>
                <c:formatCode>General</c:formatCode>
                <c:ptCount val="2"/>
                <c:pt idx="0">
                  <c:v>83.333333333333343</c:v>
                </c:pt>
                <c:pt idx="1">
                  <c:v>87.5</c:v>
                </c:pt>
              </c:numCache>
            </c:numRef>
          </c:val>
          <c:extLst>
            <c:ext xmlns:c16="http://schemas.microsoft.com/office/drawing/2014/chart" uri="{C3380CC4-5D6E-409C-BE32-E72D297353CC}">
              <c16:uniqueId val="{00000005-E9BE-4F4F-AD32-6F50ADC54568}"/>
            </c:ext>
          </c:extLst>
        </c:ser>
        <c:dLbls>
          <c:showLegendKey val="0"/>
          <c:showVal val="0"/>
          <c:showCatName val="0"/>
          <c:showSerName val="0"/>
          <c:showPercent val="0"/>
          <c:showBubbleSize val="0"/>
        </c:dLbls>
        <c:gapWidth val="150"/>
        <c:overlap val="100"/>
        <c:axId val="503562128"/>
        <c:axId val="496584552"/>
      </c:barChart>
      <c:catAx>
        <c:axId val="503562128"/>
        <c:scaling>
          <c:orientation val="minMax"/>
        </c:scaling>
        <c:delete val="0"/>
        <c:axPos val="b"/>
        <c:numFmt formatCode="General" sourceLinked="1"/>
        <c:majorTickMark val="out"/>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496584552"/>
        <c:crosses val="autoZero"/>
        <c:auto val="1"/>
        <c:lblAlgn val="ctr"/>
        <c:lblOffset val="100"/>
        <c:noMultiLvlLbl val="0"/>
      </c:catAx>
      <c:valAx>
        <c:axId val="496584552"/>
        <c:scaling>
          <c:orientation val="minMax"/>
          <c:max val="100"/>
        </c:scaling>
        <c:delete val="0"/>
        <c:axPos val="l"/>
        <c:title>
          <c:tx>
            <c:rich>
              <a:bodyPr rot="-5400000" spcFirstLastPara="1" vertOverflow="ellipsis" vert="horz" wrap="square" anchor="ctr" anchorCtr="1"/>
              <a:lstStyle/>
              <a:p>
                <a:pPr>
                  <a:defRPr sz="1200" b="0" i="0" u="none" strike="noStrike" kern="1200" baseline="0">
                    <a:solidFill>
                      <a:schemeClr val="tx1"/>
                    </a:solidFill>
                    <a:latin typeface="+mn-lt"/>
                    <a:ea typeface="+mn-ea"/>
                    <a:cs typeface="+mn-cs"/>
                  </a:defRPr>
                </a:pPr>
                <a:r>
                  <a:rPr lang="en-US" sz="1200">
                    <a:solidFill>
                      <a:schemeClr val="tx1"/>
                    </a:solidFill>
                  </a:rPr>
                  <a:t>Percent Of</a:t>
                </a:r>
                <a:r>
                  <a:rPr lang="en-US" sz="1200" baseline="0">
                    <a:solidFill>
                      <a:schemeClr val="tx1"/>
                    </a:solidFill>
                  </a:rPr>
                  <a:t> Participants </a:t>
                </a:r>
              </a:p>
              <a:p>
                <a:pPr>
                  <a:defRPr sz="1200">
                    <a:solidFill>
                      <a:schemeClr val="tx1"/>
                    </a:solidFill>
                  </a:defRPr>
                </a:pPr>
                <a:r>
                  <a:rPr lang="en-US" sz="1200" baseline="0">
                    <a:solidFill>
                      <a:schemeClr val="tx1"/>
                    </a:solidFill>
                  </a:rPr>
                  <a:t>Helping With Each Box</a:t>
                </a:r>
                <a:endParaRPr lang="en-US" sz="1200">
                  <a:solidFill>
                    <a:schemeClr val="tx1"/>
                  </a:solidFill>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12700">
            <a:solidFill>
              <a:sysClr val="windowText" lastClr="000000"/>
            </a:solid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503562128"/>
        <c:crosses val="autoZero"/>
        <c:crossBetween val="between"/>
      </c:valAx>
      <c:spPr>
        <a:noFill/>
        <a:ln w="25400">
          <a:noFill/>
        </a:ln>
        <a:effectLst/>
      </c:spPr>
    </c:plotArea>
    <c:legend>
      <c:legendPos val="tr"/>
      <c:layout>
        <c:manualLayout>
          <c:xMode val="edge"/>
          <c:yMode val="edge"/>
          <c:x val="0.60480512556669064"/>
          <c:y val="3.5053554040895815E-2"/>
          <c:w val="0.22710775322118826"/>
          <c:h val="0.1597160140766240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legend>
    <c:plotVisOnly val="1"/>
    <c:dispBlanksAs val="gap"/>
    <c:showDLblsOverMax val="0"/>
    <c:extLst/>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91505-51F1-1A4B-8B65-7131421CD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C:\Users\charlottew\AppData\Local\Microsoft\Windows\Temporary Internet Files\Content.Outlook\MGRVQ7Z3\RSPB_template.dot</Template>
  <TotalTime>156</TotalTime>
  <Pages>19</Pages>
  <Words>27837</Words>
  <Characters>158673</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Proc R Soc B template (v. 1.0)</vt:lpstr>
    </vt:vector>
  </TitlesOfParts>
  <Company>Royal Society</Company>
  <LinksUpToDate>false</LinksUpToDate>
  <CharactersWithSpaces>186138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 R Soc B template (v. 1.0)</dc:title>
  <dc:creator>charlottew</dc:creator>
  <cp:lastModifiedBy>s</cp:lastModifiedBy>
  <cp:revision>13</cp:revision>
  <cp:lastPrinted>2019-11-18T23:54:00Z</cp:lastPrinted>
  <dcterms:created xsi:type="dcterms:W3CDTF">2019-11-19T22:44:00Z</dcterms:created>
  <dcterms:modified xsi:type="dcterms:W3CDTF">2019-11-20T20:43:00Z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id="29phIpHL"/&gt;&lt;style id="http://www.zotero.org/styles/elsevier-vancouver"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